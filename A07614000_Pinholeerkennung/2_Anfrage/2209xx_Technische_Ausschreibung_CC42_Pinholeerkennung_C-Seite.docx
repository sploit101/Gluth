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AC0A3" w14:textId="77777777" w:rsidR="00477B3F" w:rsidRDefault="00477B3F" w:rsidP="00754F3C">
      <w:pPr>
        <w:rPr>
          <w:b/>
          <w:bCs/>
          <w:sz w:val="40"/>
        </w:rPr>
      </w:pPr>
    </w:p>
    <w:p w14:paraId="42DD1956" w14:textId="77777777" w:rsidR="00E44002" w:rsidRPr="003F376D" w:rsidRDefault="00E44002" w:rsidP="00754F3C">
      <w:pPr>
        <w:rPr>
          <w:b/>
          <w:bCs/>
          <w:sz w:val="40"/>
        </w:rPr>
      </w:pPr>
    </w:p>
    <w:p w14:paraId="4B242162" w14:textId="5BC6D070" w:rsidR="5720A24F" w:rsidRDefault="5720A24F" w:rsidP="445BE71B">
      <w:r w:rsidRPr="445BE71B">
        <w:rPr>
          <w:rFonts w:eastAsia="BMWType V2 Light" w:cs="BMWType V2 Light"/>
          <w:b/>
          <w:bCs/>
          <w:sz w:val="28"/>
          <w:szCs w:val="28"/>
        </w:rPr>
        <w:t>Werk Leipzig 07.10</w:t>
      </w:r>
    </w:p>
    <w:p w14:paraId="54BCF142" w14:textId="5629DE78" w:rsidR="445BE71B" w:rsidRDefault="445BE71B" w:rsidP="445BE71B">
      <w:pPr>
        <w:rPr>
          <w:b/>
          <w:bCs/>
          <w:sz w:val="28"/>
          <w:szCs w:val="28"/>
        </w:rPr>
      </w:pPr>
    </w:p>
    <w:p w14:paraId="28235A31" w14:textId="77777777" w:rsidR="00AB5687" w:rsidRPr="00C011A3" w:rsidRDefault="00AB5687" w:rsidP="00477B3F">
      <w:pPr>
        <w:rPr>
          <w:rFonts w:cs="BMWType V2 Light"/>
          <w:b/>
          <w:bCs/>
          <w:sz w:val="28"/>
        </w:rPr>
      </w:pPr>
    </w:p>
    <w:p w14:paraId="6F47C059" w14:textId="77777777" w:rsidR="00AB5687" w:rsidRPr="00C011A3" w:rsidRDefault="00AB5687" w:rsidP="00477B3F">
      <w:pPr>
        <w:rPr>
          <w:rFonts w:cs="BMWType V2 Light"/>
          <w:b/>
          <w:bCs/>
          <w:sz w:val="28"/>
        </w:rPr>
      </w:pPr>
    </w:p>
    <w:p w14:paraId="2EAAF92A" w14:textId="77777777" w:rsidR="00AB5687" w:rsidRPr="00C011A3" w:rsidRDefault="00AB5687" w:rsidP="00477B3F">
      <w:pPr>
        <w:rPr>
          <w:rFonts w:cs="BMWType V2 Light"/>
          <w:b/>
          <w:bCs/>
          <w:sz w:val="28"/>
        </w:rPr>
      </w:pPr>
    </w:p>
    <w:p w14:paraId="70258A36" w14:textId="77777777" w:rsidR="00AB5687" w:rsidRPr="00C011A3" w:rsidRDefault="00AB5687" w:rsidP="00477B3F">
      <w:pPr>
        <w:rPr>
          <w:rFonts w:cs="BMWType V2 Light"/>
          <w:b/>
          <w:bCs/>
          <w:sz w:val="28"/>
        </w:rPr>
      </w:pPr>
    </w:p>
    <w:p w14:paraId="6B341E2B" w14:textId="77777777" w:rsidR="00AB5687" w:rsidRPr="00C011A3" w:rsidRDefault="00AB5687" w:rsidP="00477B3F">
      <w:pPr>
        <w:rPr>
          <w:rFonts w:cs="BMWType V2 Light"/>
          <w:b/>
          <w:bCs/>
          <w:sz w:val="28"/>
        </w:rPr>
      </w:pPr>
    </w:p>
    <w:p w14:paraId="49764ED5" w14:textId="77777777" w:rsidR="00AB5687" w:rsidRPr="00C011A3" w:rsidRDefault="00AB5687" w:rsidP="00477B3F">
      <w:pPr>
        <w:rPr>
          <w:rFonts w:cs="BMWType V2 Light"/>
          <w:b/>
          <w:bCs/>
          <w:sz w:val="28"/>
        </w:rPr>
      </w:pPr>
    </w:p>
    <w:p w14:paraId="5ABB1AEB" w14:textId="77777777" w:rsidR="00AB5687" w:rsidRPr="00C011A3" w:rsidRDefault="00AB5687" w:rsidP="00477B3F">
      <w:pPr>
        <w:rPr>
          <w:rFonts w:cs="BMWType V2 Light"/>
          <w:b/>
          <w:bCs/>
          <w:sz w:val="28"/>
        </w:rPr>
      </w:pPr>
    </w:p>
    <w:p w14:paraId="57048588" w14:textId="77777777" w:rsidR="00AB5687" w:rsidRPr="00C011A3" w:rsidRDefault="00AB5687" w:rsidP="00477B3F">
      <w:pPr>
        <w:rPr>
          <w:rFonts w:cs="BMWType V2 Light"/>
          <w:b/>
          <w:bCs/>
          <w:sz w:val="28"/>
        </w:rPr>
      </w:pPr>
    </w:p>
    <w:p w14:paraId="63839C47" w14:textId="77777777" w:rsidR="00477B3F" w:rsidRPr="00C011A3" w:rsidRDefault="00477B3F" w:rsidP="00477B3F">
      <w:pPr>
        <w:rPr>
          <w:rFonts w:cs="BMWType V2 Light"/>
          <w:sz w:val="18"/>
        </w:rPr>
      </w:pPr>
    </w:p>
    <w:p w14:paraId="4B0F42E2" w14:textId="77777777" w:rsidR="00477B3F" w:rsidRPr="00C011A3" w:rsidRDefault="00477B3F" w:rsidP="00477B3F">
      <w:pPr>
        <w:rPr>
          <w:rFonts w:cs="BMWType V2 Light"/>
          <w:sz w:val="18"/>
        </w:rPr>
      </w:pPr>
    </w:p>
    <w:p w14:paraId="2385B1F1" w14:textId="77777777" w:rsidR="00477B3F" w:rsidRPr="00C011A3" w:rsidRDefault="00477B3F" w:rsidP="00477B3F">
      <w:pPr>
        <w:rPr>
          <w:rFonts w:cs="BMWType V2 Light"/>
          <w:sz w:val="18"/>
        </w:rPr>
      </w:pPr>
    </w:p>
    <w:p w14:paraId="5B083C39" w14:textId="77777777" w:rsidR="00477B3F" w:rsidRPr="00C011A3" w:rsidRDefault="00477B3F" w:rsidP="00477B3F">
      <w:pPr>
        <w:rPr>
          <w:rFonts w:cs="BMWType V2 Light"/>
          <w:sz w:val="18"/>
        </w:rPr>
      </w:pPr>
    </w:p>
    <w:p w14:paraId="65FB3018" w14:textId="77777777" w:rsidR="00477B3F" w:rsidRPr="00C011A3" w:rsidRDefault="00477B3F" w:rsidP="00477B3F">
      <w:pPr>
        <w:rPr>
          <w:rFonts w:cs="BMWType V2 Light"/>
          <w:sz w:val="18"/>
        </w:rPr>
      </w:pPr>
    </w:p>
    <w:p w14:paraId="7070FD4E" w14:textId="77777777" w:rsidR="00477B3F" w:rsidRPr="00C011A3" w:rsidRDefault="00477B3F" w:rsidP="00477B3F">
      <w:pPr>
        <w:rPr>
          <w:rFonts w:cs="BMWType V2 Light"/>
          <w:sz w:val="18"/>
        </w:rPr>
      </w:pPr>
    </w:p>
    <w:p w14:paraId="39B28B74" w14:textId="77777777" w:rsidR="00477B3F" w:rsidRPr="00C011A3" w:rsidRDefault="00477B3F" w:rsidP="00477B3F">
      <w:pPr>
        <w:rPr>
          <w:rFonts w:cs="BMWType V2 Light"/>
          <w:sz w:val="18"/>
        </w:rPr>
      </w:pPr>
    </w:p>
    <w:p w14:paraId="119CAD32" w14:textId="77777777" w:rsidR="00B72C59" w:rsidRDefault="00470991" w:rsidP="00832605">
      <w:pPr>
        <w:jc w:val="center"/>
        <w:rPr>
          <w:b/>
          <w:color w:val="A6A6A6" w:themeColor="background1" w:themeShade="A6"/>
          <w:sz w:val="40"/>
          <w:szCs w:val="40"/>
        </w:rPr>
      </w:pPr>
      <w:r w:rsidRPr="00C011A3">
        <w:rPr>
          <w:b/>
          <w:sz w:val="40"/>
          <w:szCs w:val="40"/>
        </w:rPr>
        <w:t>Ausschreibung</w:t>
      </w:r>
    </w:p>
    <w:p w14:paraId="42AD18A7" w14:textId="77777777" w:rsidR="00165373" w:rsidRPr="00C011A3" w:rsidRDefault="00165373" w:rsidP="00832605">
      <w:pPr>
        <w:jc w:val="center"/>
        <w:rPr>
          <w:b/>
          <w:sz w:val="40"/>
          <w:szCs w:val="40"/>
        </w:rPr>
      </w:pPr>
    </w:p>
    <w:p w14:paraId="05978F12" w14:textId="77777777" w:rsidR="00832605" w:rsidRPr="00C011A3" w:rsidRDefault="00832605" w:rsidP="00832605">
      <w:pPr>
        <w:rPr>
          <w:sz w:val="28"/>
          <w:szCs w:val="28"/>
        </w:rPr>
      </w:pPr>
    </w:p>
    <w:p w14:paraId="64309FB8" w14:textId="42D6DAE3" w:rsidR="00470991" w:rsidRPr="006F397A" w:rsidRDefault="00D54C17" w:rsidP="445BE71B">
      <w:pPr>
        <w:rPr>
          <w:sz w:val="28"/>
          <w:szCs w:val="28"/>
        </w:rPr>
      </w:pPr>
      <w:r w:rsidRPr="445BE71B">
        <w:rPr>
          <w:sz w:val="28"/>
          <w:szCs w:val="28"/>
        </w:rPr>
        <w:t>Projek</w:t>
      </w:r>
      <w:r w:rsidR="00470991" w:rsidRPr="445BE71B">
        <w:rPr>
          <w:sz w:val="28"/>
          <w:szCs w:val="28"/>
        </w:rPr>
        <w:t>t</w:t>
      </w:r>
      <w:r w:rsidR="00C6031F" w:rsidRPr="445BE71B">
        <w:rPr>
          <w:sz w:val="28"/>
          <w:szCs w:val="28"/>
        </w:rPr>
        <w:t xml:space="preserve"> </w:t>
      </w:r>
      <w:r w:rsidR="00AF11EA" w:rsidRPr="445BE71B">
        <w:rPr>
          <w:sz w:val="28"/>
          <w:szCs w:val="28"/>
        </w:rPr>
        <w:t>N</w:t>
      </w:r>
      <w:r w:rsidR="00470991" w:rsidRPr="445BE71B">
        <w:rPr>
          <w:sz w:val="28"/>
          <w:szCs w:val="28"/>
        </w:rPr>
        <w:t>ame:</w:t>
      </w:r>
      <w:r>
        <w:tab/>
      </w:r>
      <w:proofErr w:type="spellStart"/>
      <w:r w:rsidR="2D09C827" w:rsidRPr="445BE71B">
        <w:rPr>
          <w:rFonts w:eastAsia="BMWType V2 Light" w:cs="BMWType V2 Light"/>
          <w:sz w:val="28"/>
          <w:szCs w:val="28"/>
        </w:rPr>
        <w:t>Pinholeerkennung</w:t>
      </w:r>
      <w:proofErr w:type="spellEnd"/>
      <w:r w:rsidR="2D09C827" w:rsidRPr="445BE71B">
        <w:rPr>
          <w:rFonts w:eastAsia="BMWType V2 Light" w:cs="BMWType V2 Light"/>
          <w:sz w:val="28"/>
          <w:szCs w:val="28"/>
        </w:rPr>
        <w:t xml:space="preserve"> CC42 C-Seite </w:t>
      </w:r>
    </w:p>
    <w:p w14:paraId="31C926B9" w14:textId="0813556D" w:rsidR="00470991" w:rsidRPr="006F397A" w:rsidRDefault="00D54C17" w:rsidP="445BE71B">
      <w:pPr>
        <w:rPr>
          <w:sz w:val="28"/>
          <w:szCs w:val="28"/>
        </w:rPr>
      </w:pPr>
      <w:r w:rsidRPr="445BE71B">
        <w:rPr>
          <w:sz w:val="28"/>
          <w:szCs w:val="28"/>
        </w:rPr>
        <w:t>Werk</w:t>
      </w:r>
      <w:r w:rsidR="00470991" w:rsidRPr="445BE71B">
        <w:rPr>
          <w:sz w:val="28"/>
          <w:szCs w:val="28"/>
        </w:rPr>
        <w:t>:</w:t>
      </w:r>
      <w:r>
        <w:tab/>
      </w:r>
      <w:r>
        <w:tab/>
      </w:r>
      <w:r w:rsidR="54F9C33D" w:rsidRPr="445BE71B">
        <w:rPr>
          <w:rFonts w:eastAsia="BMWType V2 Light" w:cs="BMWType V2 Light"/>
          <w:sz w:val="28"/>
          <w:szCs w:val="28"/>
        </w:rPr>
        <w:t>07.10 (Leipzig); Gebäude 32</w:t>
      </w:r>
    </w:p>
    <w:p w14:paraId="0CDF4C98" w14:textId="459AAF2B" w:rsidR="00F55CD1" w:rsidRDefault="00492202" w:rsidP="00832605">
      <w:pPr>
        <w:rPr>
          <w:sz w:val="28"/>
          <w:szCs w:val="28"/>
        </w:rPr>
      </w:pPr>
      <w:r w:rsidRPr="445BE71B">
        <w:rPr>
          <w:sz w:val="28"/>
          <w:szCs w:val="28"/>
        </w:rPr>
        <w:t>Status:</w:t>
      </w:r>
      <w:r>
        <w:tab/>
      </w:r>
      <w:r>
        <w:tab/>
      </w:r>
      <w:r w:rsidR="685BA5F4" w:rsidRPr="445BE71B">
        <w:rPr>
          <w:sz w:val="28"/>
          <w:szCs w:val="28"/>
          <w:highlight w:val="yellow"/>
        </w:rPr>
        <w:t>xx</w:t>
      </w:r>
      <w:r w:rsidR="002F172B" w:rsidRPr="445BE71B">
        <w:rPr>
          <w:sz w:val="28"/>
          <w:szCs w:val="28"/>
          <w:highlight w:val="yellow"/>
        </w:rPr>
        <w:t>.</w:t>
      </w:r>
      <w:r w:rsidR="002F172B" w:rsidRPr="445BE71B">
        <w:rPr>
          <w:sz w:val="28"/>
          <w:szCs w:val="28"/>
        </w:rPr>
        <w:t>0</w:t>
      </w:r>
      <w:r w:rsidR="4CC6DA3A" w:rsidRPr="445BE71B">
        <w:rPr>
          <w:sz w:val="28"/>
          <w:szCs w:val="28"/>
        </w:rPr>
        <w:t>9</w:t>
      </w:r>
      <w:r w:rsidR="00D54C17" w:rsidRPr="445BE71B">
        <w:rPr>
          <w:sz w:val="28"/>
          <w:szCs w:val="28"/>
        </w:rPr>
        <w:t>.20</w:t>
      </w:r>
      <w:r w:rsidR="0020592E" w:rsidRPr="445BE71B">
        <w:rPr>
          <w:sz w:val="28"/>
          <w:szCs w:val="28"/>
        </w:rPr>
        <w:t>22</w:t>
      </w:r>
    </w:p>
    <w:p w14:paraId="6825F545" w14:textId="37780EE8" w:rsidR="000B39C5" w:rsidRPr="00777789" w:rsidRDefault="000B39C5" w:rsidP="00832605">
      <w:pPr>
        <w:rPr>
          <w:sz w:val="28"/>
          <w:szCs w:val="28"/>
        </w:rPr>
      </w:pPr>
      <w:r w:rsidRPr="445BE71B">
        <w:rPr>
          <w:sz w:val="28"/>
          <w:szCs w:val="28"/>
        </w:rPr>
        <w:t>Version:</w:t>
      </w:r>
      <w:r>
        <w:tab/>
      </w:r>
      <w:r>
        <w:tab/>
      </w:r>
      <w:r w:rsidR="397940D7" w:rsidRPr="445BE71B">
        <w:rPr>
          <w:sz w:val="28"/>
          <w:szCs w:val="28"/>
          <w:highlight w:val="yellow"/>
        </w:rPr>
        <w:t>neu</w:t>
      </w:r>
      <w:r>
        <w:tab/>
      </w:r>
      <w:r>
        <w:tab/>
      </w:r>
    </w:p>
    <w:p w14:paraId="6D8A1E56" w14:textId="77777777" w:rsidR="00492202" w:rsidRPr="00777789" w:rsidRDefault="00492202" w:rsidP="00832605">
      <w:pPr>
        <w:rPr>
          <w:sz w:val="28"/>
          <w:szCs w:val="28"/>
        </w:rPr>
      </w:pPr>
    </w:p>
    <w:p w14:paraId="66BAAF25" w14:textId="663AD657" w:rsidR="00B72C59" w:rsidRPr="00777789" w:rsidRDefault="00B72C59" w:rsidP="00120EE7">
      <w:pPr>
        <w:rPr>
          <w:rFonts w:cs="BMWType V2 Light"/>
        </w:rPr>
      </w:pPr>
    </w:p>
    <w:p w14:paraId="22DDF97B" w14:textId="77777777" w:rsidR="0087664B" w:rsidRPr="00C76C27" w:rsidRDefault="008D41DB">
      <w:pPr>
        <w:overflowPunct/>
        <w:autoSpaceDE/>
        <w:autoSpaceDN/>
        <w:adjustRightInd/>
        <w:jc w:val="left"/>
        <w:textAlignment w:val="auto"/>
        <w:rPr>
          <w:rFonts w:cs="BMWType V2 Light"/>
          <w:sz w:val="15"/>
          <w:szCs w:val="15"/>
        </w:rPr>
      </w:pPr>
      <w:r>
        <w:rPr>
          <w:rFonts w:cs="BMWType V2 Light"/>
          <w:noProof/>
          <w:color w:val="2B579A"/>
          <w:sz w:val="18"/>
          <w:shd w:val="clear" w:color="auto" w:fill="E6E6E6"/>
          <w:lang w:eastAsia="de-DE"/>
        </w:rPr>
        <mc:AlternateContent>
          <mc:Choice Requires="wps">
            <w:drawing>
              <wp:anchor distT="0" distB="0" distL="114300" distR="114300" simplePos="0" relativeHeight="251658240" behindDoc="0" locked="0" layoutInCell="1" allowOverlap="1" wp14:anchorId="51F74AC7" wp14:editId="16FC9507">
                <wp:simplePos x="0" y="0"/>
                <wp:positionH relativeFrom="margin">
                  <wp:align>left</wp:align>
                </wp:positionH>
                <wp:positionV relativeFrom="paragraph">
                  <wp:posOffset>1169670</wp:posOffset>
                </wp:positionV>
                <wp:extent cx="812165" cy="2000250"/>
                <wp:effectExtent l="0" t="0" r="698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165"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D3CF6"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Firma</w:t>
                            </w:r>
                          </w:p>
                          <w:p w14:paraId="1DE878B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Bayrische</w:t>
                            </w:r>
                          </w:p>
                          <w:p w14:paraId="7A6BEC0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Motoren Werke</w:t>
                            </w:r>
                          </w:p>
                          <w:p w14:paraId="194AC9CC"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Aktiengesellschaft</w:t>
                            </w:r>
                          </w:p>
                          <w:p w14:paraId="652C5752" w14:textId="77777777" w:rsidR="00AF74FD" w:rsidRPr="0003126E" w:rsidRDefault="00AF74FD" w:rsidP="00D7651D">
                            <w:pPr>
                              <w:jc w:val="right"/>
                              <w:rPr>
                                <w:rFonts w:ascii="BMWTypeLight" w:hAnsi="BMWTypeLight"/>
                                <w:sz w:val="12"/>
                                <w:szCs w:val="12"/>
                              </w:rPr>
                            </w:pPr>
                          </w:p>
                          <w:p w14:paraId="711ED82D"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Postanschrift</w:t>
                            </w:r>
                          </w:p>
                          <w:p w14:paraId="47582C0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BMW AG</w:t>
                            </w:r>
                          </w:p>
                          <w:p w14:paraId="1C9F2314"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80788 München</w:t>
                            </w:r>
                          </w:p>
                          <w:p w14:paraId="201171C3" w14:textId="77777777" w:rsidR="00AF74FD" w:rsidRPr="0003126E" w:rsidRDefault="00AF74FD" w:rsidP="00D7651D">
                            <w:pPr>
                              <w:jc w:val="right"/>
                              <w:rPr>
                                <w:rFonts w:ascii="BMWTypeLight" w:hAnsi="BMWTypeLight"/>
                                <w:sz w:val="12"/>
                                <w:szCs w:val="12"/>
                              </w:rPr>
                            </w:pPr>
                          </w:p>
                          <w:p w14:paraId="584601D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Hausanschrift</w:t>
                            </w:r>
                          </w:p>
                          <w:p w14:paraId="10C21B5C" w14:textId="77777777" w:rsidR="00AF74FD" w:rsidRPr="0003126E" w:rsidRDefault="00AF74FD" w:rsidP="00D7651D">
                            <w:pPr>
                              <w:jc w:val="right"/>
                              <w:rPr>
                                <w:rFonts w:ascii="BMWTypeLight" w:hAnsi="BMWTypeLight"/>
                                <w:sz w:val="12"/>
                                <w:szCs w:val="12"/>
                              </w:rPr>
                            </w:pPr>
                            <w:proofErr w:type="spellStart"/>
                            <w:r w:rsidRPr="0003126E">
                              <w:rPr>
                                <w:rFonts w:ascii="BMWTypeLight" w:hAnsi="BMWTypeLight"/>
                                <w:sz w:val="12"/>
                                <w:szCs w:val="12"/>
                              </w:rPr>
                              <w:t>Petuelring</w:t>
                            </w:r>
                            <w:proofErr w:type="spellEnd"/>
                            <w:r w:rsidRPr="0003126E">
                              <w:rPr>
                                <w:rFonts w:ascii="BMWTypeLight" w:hAnsi="BMWTypeLight"/>
                                <w:sz w:val="12"/>
                                <w:szCs w:val="12"/>
                              </w:rPr>
                              <w:t xml:space="preserve"> 130</w:t>
                            </w:r>
                          </w:p>
                          <w:p w14:paraId="01A04203" w14:textId="77777777" w:rsidR="00AF74FD" w:rsidRPr="0003126E" w:rsidRDefault="00AF74FD" w:rsidP="00D7651D">
                            <w:pPr>
                              <w:jc w:val="right"/>
                              <w:rPr>
                                <w:rFonts w:ascii="BMWTypeLight" w:hAnsi="BMWTypeLight"/>
                                <w:sz w:val="12"/>
                                <w:szCs w:val="12"/>
                              </w:rPr>
                            </w:pPr>
                          </w:p>
                          <w:p w14:paraId="7C11194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Telefon</w:t>
                            </w:r>
                          </w:p>
                          <w:p w14:paraId="370458E5"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Zentrale</w:t>
                            </w:r>
                          </w:p>
                          <w:p w14:paraId="3CD317F1"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89 382-0</w:t>
                            </w:r>
                          </w:p>
                          <w:p w14:paraId="094A4EB9" w14:textId="77777777" w:rsidR="00AF74FD" w:rsidRPr="0003126E" w:rsidRDefault="00AF74FD" w:rsidP="00D7651D">
                            <w:pPr>
                              <w:jc w:val="right"/>
                              <w:rPr>
                                <w:rFonts w:ascii="BMWTypeLight" w:hAnsi="BMWTypeLight"/>
                                <w:sz w:val="12"/>
                                <w:szCs w:val="12"/>
                              </w:rPr>
                            </w:pPr>
                          </w:p>
                          <w:p w14:paraId="02BABE5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Fax</w:t>
                            </w:r>
                          </w:p>
                          <w:p w14:paraId="5124CCB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+49 89 382 25858</w:t>
                            </w:r>
                          </w:p>
                          <w:p w14:paraId="0BCF9DA0" w14:textId="77777777" w:rsidR="00AF74FD" w:rsidRPr="0003126E" w:rsidRDefault="00AF74FD" w:rsidP="00D7651D">
                            <w:pPr>
                              <w:jc w:val="right"/>
                              <w:rPr>
                                <w:rFonts w:ascii="BMWTypeLight" w:hAnsi="BMWTypeLight"/>
                                <w:sz w:val="12"/>
                                <w:szCs w:val="12"/>
                              </w:rPr>
                            </w:pPr>
                          </w:p>
                          <w:p w14:paraId="36DEAC43"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Internet</w:t>
                            </w:r>
                          </w:p>
                          <w:p w14:paraId="1783557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www.bmwgroup.com</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F74AC7" id="_x0000_t202" coordsize="21600,21600" o:spt="202" path="m,l,21600r21600,l21600,xe">
                <v:stroke joinstyle="miter"/>
                <v:path gradientshapeok="t" o:connecttype="rect"/>
              </v:shapetype>
              <v:shape id="Text Box 2" o:spid="_x0000_s1026" type="#_x0000_t202" style="position:absolute;margin-left:0;margin-top:92.1pt;width:63.95pt;height:15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" filled="f" stroked="f">
                <v:textbox inset="0,,0">
                  <w:txbxContent>
                    <w:p w14:paraId="330D3CF6"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Firma</w:t>
                      </w:r>
                    </w:p>
                    <w:p w14:paraId="1DE878B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Bayrische</w:t>
                      </w:r>
                    </w:p>
                    <w:p w14:paraId="7A6BEC0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Motoren Werke</w:t>
                      </w:r>
                    </w:p>
                    <w:p w14:paraId="194AC9CC"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Aktiengesellschaft</w:t>
                      </w:r>
                    </w:p>
                    <w:p w14:paraId="652C5752" w14:textId="77777777" w:rsidR="00AF74FD" w:rsidRPr="0003126E" w:rsidRDefault="00AF74FD" w:rsidP="00D7651D">
                      <w:pPr>
                        <w:jc w:val="right"/>
                        <w:rPr>
                          <w:rFonts w:ascii="BMWTypeLight" w:hAnsi="BMWTypeLight"/>
                          <w:sz w:val="12"/>
                          <w:szCs w:val="12"/>
                        </w:rPr>
                      </w:pPr>
                    </w:p>
                    <w:p w14:paraId="711ED82D"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Postanschrift</w:t>
                      </w:r>
                    </w:p>
                    <w:p w14:paraId="47582C0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BMW AG</w:t>
                      </w:r>
                    </w:p>
                    <w:p w14:paraId="1C9F2314"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80788 München</w:t>
                      </w:r>
                    </w:p>
                    <w:p w14:paraId="201171C3" w14:textId="77777777" w:rsidR="00AF74FD" w:rsidRPr="0003126E" w:rsidRDefault="00AF74FD" w:rsidP="00D7651D">
                      <w:pPr>
                        <w:jc w:val="right"/>
                        <w:rPr>
                          <w:rFonts w:ascii="BMWTypeLight" w:hAnsi="BMWTypeLight"/>
                          <w:sz w:val="12"/>
                          <w:szCs w:val="12"/>
                        </w:rPr>
                      </w:pPr>
                    </w:p>
                    <w:p w14:paraId="584601D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Hausanschrift</w:t>
                      </w:r>
                    </w:p>
                    <w:p w14:paraId="10C21B5C" w14:textId="77777777" w:rsidR="00AF74FD" w:rsidRPr="0003126E" w:rsidRDefault="00AF74FD" w:rsidP="00D7651D">
                      <w:pPr>
                        <w:jc w:val="right"/>
                        <w:rPr>
                          <w:rFonts w:ascii="BMWTypeLight" w:hAnsi="BMWTypeLight"/>
                          <w:sz w:val="12"/>
                          <w:szCs w:val="12"/>
                        </w:rPr>
                      </w:pPr>
                      <w:proofErr w:type="spellStart"/>
                      <w:r w:rsidRPr="0003126E">
                        <w:rPr>
                          <w:rFonts w:ascii="BMWTypeLight" w:hAnsi="BMWTypeLight"/>
                          <w:sz w:val="12"/>
                          <w:szCs w:val="12"/>
                        </w:rPr>
                        <w:t>Petuelring</w:t>
                      </w:r>
                      <w:proofErr w:type="spellEnd"/>
                      <w:r w:rsidRPr="0003126E">
                        <w:rPr>
                          <w:rFonts w:ascii="BMWTypeLight" w:hAnsi="BMWTypeLight"/>
                          <w:sz w:val="12"/>
                          <w:szCs w:val="12"/>
                        </w:rPr>
                        <w:t xml:space="preserve"> 130</w:t>
                      </w:r>
                    </w:p>
                    <w:p w14:paraId="01A04203" w14:textId="77777777" w:rsidR="00AF74FD" w:rsidRPr="0003126E" w:rsidRDefault="00AF74FD" w:rsidP="00D7651D">
                      <w:pPr>
                        <w:jc w:val="right"/>
                        <w:rPr>
                          <w:rFonts w:ascii="BMWTypeLight" w:hAnsi="BMWTypeLight"/>
                          <w:sz w:val="12"/>
                          <w:szCs w:val="12"/>
                        </w:rPr>
                      </w:pPr>
                    </w:p>
                    <w:p w14:paraId="7C11194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Telefon</w:t>
                      </w:r>
                    </w:p>
                    <w:p w14:paraId="370458E5"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Zentrale</w:t>
                      </w:r>
                    </w:p>
                    <w:p w14:paraId="3CD317F1"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89 382-0</w:t>
                      </w:r>
                    </w:p>
                    <w:p w14:paraId="094A4EB9" w14:textId="77777777" w:rsidR="00AF74FD" w:rsidRPr="0003126E" w:rsidRDefault="00AF74FD" w:rsidP="00D7651D">
                      <w:pPr>
                        <w:jc w:val="right"/>
                        <w:rPr>
                          <w:rFonts w:ascii="BMWTypeLight" w:hAnsi="BMWTypeLight"/>
                          <w:sz w:val="12"/>
                          <w:szCs w:val="12"/>
                        </w:rPr>
                      </w:pPr>
                    </w:p>
                    <w:p w14:paraId="02BABE5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Fax</w:t>
                      </w:r>
                    </w:p>
                    <w:p w14:paraId="5124CCB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+49 89 382 25858</w:t>
                      </w:r>
                    </w:p>
                    <w:p w14:paraId="0BCF9DA0" w14:textId="77777777" w:rsidR="00AF74FD" w:rsidRPr="0003126E" w:rsidRDefault="00AF74FD" w:rsidP="00D7651D">
                      <w:pPr>
                        <w:jc w:val="right"/>
                        <w:rPr>
                          <w:rFonts w:ascii="BMWTypeLight" w:hAnsi="BMWTypeLight"/>
                          <w:sz w:val="12"/>
                          <w:szCs w:val="12"/>
                        </w:rPr>
                      </w:pPr>
                    </w:p>
                    <w:p w14:paraId="36DEAC43"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Internet</w:t>
                      </w:r>
                    </w:p>
                    <w:p w14:paraId="1783557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www.bmwgroup.com</w:t>
                      </w:r>
                    </w:p>
                  </w:txbxContent>
                </v:textbox>
                <w10:wrap anchorx="margin"/>
              </v:shape>
            </w:pict>
          </mc:Fallback>
        </mc:AlternateContent>
      </w:r>
      <w:r w:rsidR="0087664B" w:rsidRPr="00C76C27">
        <w:rPr>
          <w:rFonts w:cs="BMWType V2 Light"/>
          <w:sz w:val="15"/>
          <w:szCs w:val="15"/>
        </w:rPr>
        <w:br w:type="page"/>
      </w:r>
    </w:p>
    <w:p w14:paraId="38B8B1C2" w14:textId="77777777" w:rsidR="00477308" w:rsidRPr="00C011A3" w:rsidRDefault="00477308" w:rsidP="00EE08BC">
      <w:pPr>
        <w:pStyle w:val="Abschnitt"/>
        <w:tabs>
          <w:tab w:val="left" w:pos="851"/>
        </w:tabs>
        <w:ind w:left="0" w:firstLine="0"/>
        <w:outlineLvl w:val="0"/>
        <w:rPr>
          <w:rFonts w:cs="BMWType V2 Light"/>
          <w:sz w:val="28"/>
          <w:szCs w:val="28"/>
        </w:rPr>
      </w:pPr>
      <w:r w:rsidRPr="00777789">
        <w:rPr>
          <w:rFonts w:cs="BMWType V2 Light"/>
          <w:b/>
          <w:sz w:val="28"/>
          <w:szCs w:val="28"/>
        </w:rPr>
        <w:lastRenderedPageBreak/>
        <w:t>Inhaltsverzeichnis</w:t>
      </w:r>
    </w:p>
    <w:p w14:paraId="7352B30E" w14:textId="77777777" w:rsidR="006759C7" w:rsidRDefault="4C8FC889" w:rsidP="4C8FC889">
      <w:pPr>
        <w:pStyle w:val="Verzeichnis1"/>
        <w:tabs>
          <w:tab w:val="right" w:leader="dot" w:pos="9060"/>
        </w:tabs>
        <w:rPr>
          <w:rFonts w:asciiTheme="minorHAnsi" w:eastAsiaTheme="minorEastAsia" w:hAnsiTheme="minorHAnsi" w:cstheme="minorBidi"/>
          <w:b w:val="0"/>
          <w:bCs w:val="0"/>
          <w:noProof/>
          <w:kern w:val="0"/>
          <w:sz w:val="22"/>
          <w:szCs w:val="22"/>
          <w:lang w:eastAsia="de-DE"/>
        </w:rPr>
      </w:pPr>
      <w:r>
        <w:fldChar w:fldCharType="begin"/>
      </w:r>
      <w:r w:rsidR="00D54A7F">
        <w:instrText>TOC \o "1-9" \z \u</w:instrText>
      </w:r>
      <w:r>
        <w:fldChar w:fldCharType="separate"/>
      </w:r>
      <w:r>
        <w:t>Inhaltsverzeichnis</w:t>
      </w:r>
      <w:r w:rsidR="00D54A7F">
        <w:tab/>
      </w:r>
      <w:r w:rsidR="00D54A7F">
        <w:fldChar w:fldCharType="begin"/>
      </w:r>
      <w:r w:rsidR="00D54A7F">
        <w:instrText>PAGEREF  \h</w:instrText>
      </w:r>
      <w:r w:rsidR="00D54A7F">
        <w:fldChar w:fldCharType="separate"/>
      </w:r>
      <w:r>
        <w:t>1</w:t>
      </w:r>
      <w:r w:rsidR="00D54A7F">
        <w:fldChar w:fldCharType="end"/>
      </w:r>
    </w:p>
    <w:p w14:paraId="46AC26BB" w14:textId="77777777" w:rsidR="006759C7" w:rsidRDefault="4C8FC889" w:rsidP="4C8FC889">
      <w:pPr>
        <w:pStyle w:val="Verzeichnis1"/>
        <w:tabs>
          <w:tab w:val="left" w:pos="390"/>
          <w:tab w:val="right" w:leader="dot" w:pos="9060"/>
        </w:tabs>
        <w:rPr>
          <w:rFonts w:asciiTheme="minorHAnsi" w:eastAsiaTheme="minorEastAsia" w:hAnsiTheme="minorHAnsi" w:cstheme="minorBidi"/>
          <w:b w:val="0"/>
          <w:bCs w:val="0"/>
          <w:noProof/>
          <w:kern w:val="0"/>
          <w:sz w:val="22"/>
          <w:szCs w:val="22"/>
          <w:lang w:eastAsia="de-DE"/>
        </w:rPr>
      </w:pPr>
      <w:r>
        <w:t>1</w:t>
      </w:r>
      <w:r w:rsidR="006759C7">
        <w:tab/>
      </w:r>
      <w:r>
        <w:t>Dokumenten-Historie</w:t>
      </w:r>
      <w:r w:rsidR="006759C7">
        <w:tab/>
      </w:r>
      <w:r w:rsidR="006759C7">
        <w:fldChar w:fldCharType="begin"/>
      </w:r>
      <w:r w:rsidR="006759C7">
        <w:instrText>PAGEREF  \h</w:instrText>
      </w:r>
      <w:r w:rsidR="006759C7">
        <w:fldChar w:fldCharType="separate"/>
      </w:r>
      <w:r>
        <w:t>2</w:t>
      </w:r>
      <w:r w:rsidR="006759C7">
        <w:fldChar w:fldCharType="end"/>
      </w:r>
    </w:p>
    <w:p w14:paraId="5556BD82"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2</w:t>
      </w:r>
      <w:r w:rsidR="006759C7">
        <w:tab/>
      </w:r>
      <w:r>
        <w:t>Aufgabenstellung</w:t>
      </w:r>
      <w:r w:rsidR="006759C7">
        <w:tab/>
      </w:r>
      <w:r w:rsidR="006759C7">
        <w:fldChar w:fldCharType="begin"/>
      </w:r>
      <w:r w:rsidR="006759C7">
        <w:instrText>PAGEREF  \h</w:instrText>
      </w:r>
      <w:r w:rsidR="006759C7">
        <w:fldChar w:fldCharType="separate"/>
      </w:r>
      <w:r>
        <w:t>2</w:t>
      </w:r>
      <w:r w:rsidR="006759C7">
        <w:fldChar w:fldCharType="end"/>
      </w:r>
    </w:p>
    <w:p w14:paraId="7BB0FB71"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2.1</w:t>
      </w:r>
      <w:r w:rsidR="006759C7">
        <w:tab/>
      </w:r>
      <w:r>
        <w:t>Auslegung Kenngrößen</w:t>
      </w:r>
      <w:r w:rsidR="006759C7">
        <w:tab/>
      </w:r>
      <w:r w:rsidR="006759C7">
        <w:fldChar w:fldCharType="begin"/>
      </w:r>
      <w:r w:rsidR="006759C7">
        <w:instrText>PAGEREF  \h</w:instrText>
      </w:r>
      <w:r w:rsidR="006759C7">
        <w:fldChar w:fldCharType="separate"/>
      </w:r>
      <w:r>
        <w:t>3</w:t>
      </w:r>
      <w:r w:rsidR="006759C7">
        <w:fldChar w:fldCharType="end"/>
      </w:r>
    </w:p>
    <w:p w14:paraId="4FAB0860"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3</w:t>
      </w:r>
      <w:r w:rsidR="006759C7">
        <w:tab/>
      </w:r>
      <w:r>
        <w:t>Produkt- und Prozessbeschreibung</w:t>
      </w:r>
      <w:r w:rsidR="006759C7">
        <w:tab/>
      </w:r>
      <w:r w:rsidR="006759C7">
        <w:fldChar w:fldCharType="begin"/>
      </w:r>
      <w:r w:rsidR="006759C7">
        <w:instrText>PAGEREF  \h</w:instrText>
      </w:r>
      <w:r w:rsidR="006759C7">
        <w:fldChar w:fldCharType="separate"/>
      </w:r>
      <w:r>
        <w:t>3</w:t>
      </w:r>
      <w:r w:rsidR="006759C7">
        <w:fldChar w:fldCharType="end"/>
      </w:r>
    </w:p>
    <w:p w14:paraId="6F6D1B1F"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3.1</w:t>
      </w:r>
      <w:r w:rsidR="006759C7">
        <w:tab/>
      </w:r>
      <w:r>
        <w:t>Produktbeschreibung Zellen</w:t>
      </w:r>
      <w:r w:rsidR="006759C7">
        <w:tab/>
      </w:r>
      <w:r w:rsidR="006759C7">
        <w:fldChar w:fldCharType="begin"/>
      </w:r>
      <w:r w:rsidR="006759C7">
        <w:instrText>PAGEREF  \h</w:instrText>
      </w:r>
      <w:r w:rsidR="006759C7">
        <w:fldChar w:fldCharType="separate"/>
      </w:r>
      <w:r>
        <w:t>4</w:t>
      </w:r>
      <w:r w:rsidR="006759C7">
        <w:fldChar w:fldCharType="end"/>
      </w:r>
    </w:p>
    <w:p w14:paraId="47B662B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3.1.1</w:t>
      </w:r>
      <w:r w:rsidR="006759C7">
        <w:tab/>
      </w:r>
      <w:r>
        <w:t>Zellen mit Varianten</w:t>
      </w:r>
      <w:r w:rsidR="006759C7">
        <w:tab/>
      </w:r>
      <w:r w:rsidR="006759C7">
        <w:fldChar w:fldCharType="begin"/>
      </w:r>
      <w:r w:rsidR="006759C7">
        <w:instrText>PAGEREF  \h</w:instrText>
      </w:r>
      <w:r w:rsidR="006759C7">
        <w:fldChar w:fldCharType="separate"/>
      </w:r>
      <w:r>
        <w:t>4</w:t>
      </w:r>
      <w:r w:rsidR="006759C7">
        <w:fldChar w:fldCharType="end"/>
      </w:r>
    </w:p>
    <w:p w14:paraId="3AF589B4"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3.2</w:t>
      </w:r>
      <w:r w:rsidR="006759C7">
        <w:tab/>
      </w:r>
      <w:r>
        <w:t>Bauteiltransport</w:t>
      </w:r>
      <w:r w:rsidR="006759C7">
        <w:tab/>
      </w:r>
      <w:r w:rsidR="006759C7">
        <w:fldChar w:fldCharType="begin"/>
      </w:r>
      <w:r w:rsidR="006759C7">
        <w:instrText>PAGEREF  \h</w:instrText>
      </w:r>
      <w:r w:rsidR="006759C7">
        <w:fldChar w:fldCharType="separate"/>
      </w:r>
      <w:r>
        <w:t>4</w:t>
      </w:r>
      <w:r w:rsidR="006759C7">
        <w:fldChar w:fldCharType="end"/>
      </w:r>
    </w:p>
    <w:p w14:paraId="78B090F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3.2.1</w:t>
      </w:r>
      <w:r w:rsidR="006759C7">
        <w:tab/>
      </w:r>
      <w:r>
        <w:t>Werkstückträger nicht erforderlich</w:t>
      </w:r>
      <w:r w:rsidR="006759C7">
        <w:tab/>
      </w:r>
      <w:r w:rsidR="006759C7">
        <w:fldChar w:fldCharType="begin"/>
      </w:r>
      <w:r w:rsidR="006759C7">
        <w:instrText>PAGEREF  \h</w:instrText>
      </w:r>
      <w:r w:rsidR="006759C7">
        <w:fldChar w:fldCharType="separate"/>
      </w:r>
      <w:r>
        <w:t>5</w:t>
      </w:r>
      <w:r w:rsidR="006759C7">
        <w:fldChar w:fldCharType="end"/>
      </w:r>
    </w:p>
    <w:p w14:paraId="28B60DA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3.2.2</w:t>
      </w:r>
      <w:r w:rsidR="006759C7">
        <w:tab/>
      </w:r>
      <w:r>
        <w:t>Fördertechnik</w:t>
      </w:r>
      <w:r w:rsidR="006759C7">
        <w:tab/>
      </w:r>
      <w:r w:rsidR="006759C7">
        <w:fldChar w:fldCharType="begin"/>
      </w:r>
      <w:r w:rsidR="006759C7">
        <w:instrText>PAGEREF  \h</w:instrText>
      </w:r>
      <w:r w:rsidR="006759C7">
        <w:fldChar w:fldCharType="separate"/>
      </w:r>
      <w:r>
        <w:t>5</w:t>
      </w:r>
      <w:r w:rsidR="006759C7">
        <w:fldChar w:fldCharType="end"/>
      </w:r>
    </w:p>
    <w:p w14:paraId="6B3682E0"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3.3</w:t>
      </w:r>
      <w:r w:rsidR="006759C7">
        <w:tab/>
      </w:r>
      <w:r>
        <w:t>Funktionsablauf</w:t>
      </w:r>
      <w:r w:rsidR="006759C7">
        <w:tab/>
      </w:r>
      <w:r w:rsidR="006759C7">
        <w:fldChar w:fldCharType="begin"/>
      </w:r>
      <w:r w:rsidR="006759C7">
        <w:instrText>PAGEREF  \h</w:instrText>
      </w:r>
      <w:r w:rsidR="006759C7">
        <w:fldChar w:fldCharType="separate"/>
      </w:r>
      <w:r>
        <w:t>5</w:t>
      </w:r>
      <w:r w:rsidR="006759C7">
        <w:fldChar w:fldCharType="end"/>
      </w:r>
    </w:p>
    <w:p w14:paraId="2547C8F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3.3.1</w:t>
      </w:r>
      <w:r w:rsidR="006759C7">
        <w:tab/>
      </w:r>
      <w:r>
        <w:t>Übergabe der zu prüfenden Zellen an die Prüfstation</w:t>
      </w:r>
      <w:r w:rsidR="006759C7">
        <w:tab/>
      </w:r>
      <w:r w:rsidR="006759C7">
        <w:fldChar w:fldCharType="begin"/>
      </w:r>
      <w:r w:rsidR="006759C7">
        <w:instrText>PAGEREF  \h</w:instrText>
      </w:r>
      <w:r w:rsidR="006759C7">
        <w:fldChar w:fldCharType="separate"/>
      </w:r>
      <w:r>
        <w:t>5</w:t>
      </w:r>
      <w:r w:rsidR="006759C7">
        <w:fldChar w:fldCharType="end"/>
      </w:r>
    </w:p>
    <w:p w14:paraId="4DF522F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3.3.2</w:t>
      </w:r>
      <w:r w:rsidR="006759C7">
        <w:tab/>
      </w:r>
      <w:r>
        <w:t>Vereinzeln der Zellen</w:t>
      </w:r>
      <w:r w:rsidR="006759C7">
        <w:tab/>
      </w:r>
      <w:r w:rsidR="006759C7">
        <w:fldChar w:fldCharType="begin"/>
      </w:r>
      <w:r w:rsidR="006759C7">
        <w:instrText>PAGEREF  \h</w:instrText>
      </w:r>
      <w:r w:rsidR="006759C7">
        <w:fldChar w:fldCharType="separate"/>
      </w:r>
      <w:r>
        <w:t>5</w:t>
      </w:r>
      <w:r w:rsidR="006759C7">
        <w:fldChar w:fldCharType="end"/>
      </w:r>
    </w:p>
    <w:p w14:paraId="504B2DE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3.3.3</w:t>
      </w:r>
      <w:r w:rsidR="006759C7">
        <w:tab/>
      </w:r>
      <w:r>
        <w:t>DMC lesen</w:t>
      </w:r>
      <w:r w:rsidR="006759C7">
        <w:tab/>
      </w:r>
      <w:r w:rsidR="006759C7">
        <w:fldChar w:fldCharType="begin"/>
      </w:r>
      <w:r w:rsidR="006759C7">
        <w:instrText>PAGEREF  \h</w:instrText>
      </w:r>
      <w:r w:rsidR="006759C7">
        <w:fldChar w:fldCharType="separate"/>
      </w:r>
      <w:r>
        <w:t>6</w:t>
      </w:r>
      <w:r w:rsidR="006759C7">
        <w:fldChar w:fldCharType="end"/>
      </w:r>
    </w:p>
    <w:p w14:paraId="6F2CDE6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3.3.4</w:t>
      </w:r>
      <w:r w:rsidR="006759C7">
        <w:tab/>
      </w:r>
      <w:r>
        <w:t>Prüfung</w:t>
      </w:r>
      <w:r w:rsidR="006759C7">
        <w:tab/>
      </w:r>
      <w:r w:rsidR="006759C7">
        <w:fldChar w:fldCharType="begin"/>
      </w:r>
      <w:r w:rsidR="006759C7">
        <w:instrText>PAGEREF  \h</w:instrText>
      </w:r>
      <w:r w:rsidR="006759C7">
        <w:fldChar w:fldCharType="separate"/>
      </w:r>
      <w:r>
        <w:t>6</w:t>
      </w:r>
      <w:r w:rsidR="006759C7">
        <w:fldChar w:fldCharType="end"/>
      </w:r>
    </w:p>
    <w:p w14:paraId="275C9C9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3.3.5</w:t>
      </w:r>
      <w:r w:rsidR="006759C7">
        <w:tab/>
      </w:r>
      <w:r>
        <w:t>Ergebnisbewertung (umbenannt vereinzeln)</w:t>
      </w:r>
      <w:r w:rsidR="006759C7">
        <w:tab/>
      </w:r>
      <w:r w:rsidR="006759C7">
        <w:fldChar w:fldCharType="begin"/>
      </w:r>
      <w:r w:rsidR="006759C7">
        <w:instrText>PAGEREF  \h</w:instrText>
      </w:r>
      <w:r w:rsidR="006759C7">
        <w:fldChar w:fldCharType="separate"/>
      </w:r>
      <w:r>
        <w:t>7</w:t>
      </w:r>
      <w:r w:rsidR="006759C7">
        <w:fldChar w:fldCharType="end"/>
      </w:r>
    </w:p>
    <w:p w14:paraId="26F0F74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3.3.6</w:t>
      </w:r>
      <w:r w:rsidR="006759C7">
        <w:tab/>
      </w:r>
      <w:r>
        <w:t>i.O. Zellen zurück an die Lackieranlage</w:t>
      </w:r>
      <w:r w:rsidR="006759C7">
        <w:tab/>
      </w:r>
      <w:r w:rsidR="006759C7">
        <w:fldChar w:fldCharType="begin"/>
      </w:r>
      <w:r w:rsidR="006759C7">
        <w:instrText>PAGEREF  \h</w:instrText>
      </w:r>
      <w:r w:rsidR="006759C7">
        <w:fldChar w:fldCharType="separate"/>
      </w:r>
      <w:r>
        <w:t>7</w:t>
      </w:r>
      <w:r w:rsidR="006759C7">
        <w:fldChar w:fldCharType="end"/>
      </w:r>
    </w:p>
    <w:p w14:paraId="054BE44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3.3.7</w:t>
      </w:r>
      <w:r w:rsidR="006759C7">
        <w:tab/>
      </w:r>
      <w:r>
        <w:t>n.i.O. Prozess - Eine vom Prüfsystem als n.i.O. detektierte Zelle wird vom Förderband über die n.i.O. Ausschleuse an Station 120 (vor dem verpacken der iO Zellen) aussortiert.</w:t>
      </w:r>
      <w:r w:rsidR="006759C7">
        <w:tab/>
      </w:r>
      <w:r w:rsidR="006759C7">
        <w:fldChar w:fldCharType="begin"/>
      </w:r>
      <w:r w:rsidR="006759C7">
        <w:instrText>PAGEREF  \h</w:instrText>
      </w:r>
      <w:r w:rsidR="006759C7">
        <w:fldChar w:fldCharType="separate"/>
      </w:r>
      <w:r>
        <w:t>7</w:t>
      </w:r>
      <w:r w:rsidR="006759C7">
        <w:fldChar w:fldCharType="end"/>
      </w:r>
    </w:p>
    <w:p w14:paraId="4B81E83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3.3.8</w:t>
      </w:r>
      <w:r w:rsidR="006759C7">
        <w:tab/>
      </w:r>
      <w:r>
        <w:t>Notstrategie</w:t>
      </w:r>
      <w:r w:rsidR="006759C7">
        <w:tab/>
      </w:r>
      <w:r w:rsidR="006759C7">
        <w:fldChar w:fldCharType="begin"/>
      </w:r>
      <w:r w:rsidR="006759C7">
        <w:instrText>PAGEREF  \h</w:instrText>
      </w:r>
      <w:r w:rsidR="006759C7">
        <w:fldChar w:fldCharType="separate"/>
      </w:r>
      <w:r>
        <w:t>7</w:t>
      </w:r>
      <w:r w:rsidR="006759C7">
        <w:fldChar w:fldCharType="end"/>
      </w:r>
    </w:p>
    <w:p w14:paraId="51B7419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3.3.9</w:t>
      </w:r>
      <w:r w:rsidR="006759C7">
        <w:tab/>
      </w:r>
      <w:r>
        <w:t>Umgang mit Leer-WTs</w:t>
      </w:r>
      <w:r w:rsidR="006759C7">
        <w:tab/>
      </w:r>
      <w:r w:rsidR="006759C7">
        <w:fldChar w:fldCharType="begin"/>
      </w:r>
      <w:r w:rsidR="006759C7">
        <w:instrText>PAGEREF  \h</w:instrText>
      </w:r>
      <w:r w:rsidR="006759C7">
        <w:fldChar w:fldCharType="separate"/>
      </w:r>
      <w:r>
        <w:t>8</w:t>
      </w:r>
      <w:r w:rsidR="006759C7">
        <w:fldChar w:fldCharType="end"/>
      </w:r>
    </w:p>
    <w:p w14:paraId="7E5BA74C"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3.3.10</w:t>
      </w:r>
      <w:r w:rsidR="006759C7">
        <w:tab/>
      </w:r>
      <w:r>
        <w:t>Steuerungstechnische Details</w:t>
      </w:r>
      <w:r w:rsidR="006759C7">
        <w:tab/>
      </w:r>
      <w:r w:rsidR="006759C7">
        <w:fldChar w:fldCharType="begin"/>
      </w:r>
      <w:r w:rsidR="006759C7">
        <w:instrText>PAGEREF  \h</w:instrText>
      </w:r>
      <w:r w:rsidR="006759C7">
        <w:fldChar w:fldCharType="separate"/>
      </w:r>
      <w:r>
        <w:t>8</w:t>
      </w:r>
      <w:r w:rsidR="006759C7">
        <w:fldChar w:fldCharType="end"/>
      </w:r>
    </w:p>
    <w:p w14:paraId="1D2E1B54"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3.3.11</w:t>
      </w:r>
      <w:r w:rsidR="006759C7">
        <w:tab/>
      </w:r>
      <w:r>
        <w:t>Schablonenprüfung</w:t>
      </w:r>
      <w:r w:rsidR="006759C7">
        <w:tab/>
      </w:r>
      <w:r w:rsidR="006759C7">
        <w:fldChar w:fldCharType="begin"/>
      </w:r>
      <w:r w:rsidR="006759C7">
        <w:instrText>PAGEREF  \h</w:instrText>
      </w:r>
      <w:r w:rsidR="006759C7">
        <w:fldChar w:fldCharType="separate"/>
      </w:r>
      <w:r>
        <w:t>9</w:t>
      </w:r>
      <w:r w:rsidR="006759C7">
        <w:fldChar w:fldCharType="end"/>
      </w:r>
    </w:p>
    <w:p w14:paraId="0CDB1DCA"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3.4</w:t>
      </w:r>
      <w:r w:rsidR="006759C7">
        <w:tab/>
      </w:r>
      <w:r>
        <w:t>Prozessverantwortung</w:t>
      </w:r>
      <w:r w:rsidR="006759C7">
        <w:tab/>
      </w:r>
      <w:r w:rsidR="006759C7">
        <w:fldChar w:fldCharType="begin"/>
      </w:r>
      <w:r w:rsidR="006759C7">
        <w:instrText>PAGEREF  \h</w:instrText>
      </w:r>
      <w:r w:rsidR="006759C7">
        <w:fldChar w:fldCharType="separate"/>
      </w:r>
      <w:r>
        <w:t>9</w:t>
      </w:r>
      <w:r w:rsidR="006759C7">
        <w:fldChar w:fldCharType="end"/>
      </w:r>
    </w:p>
    <w:p w14:paraId="4D1291AB"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3.5</w:t>
      </w:r>
      <w:r w:rsidR="006759C7">
        <w:tab/>
      </w:r>
      <w:r>
        <w:t>Allgemeine Prozesse</w:t>
      </w:r>
      <w:r w:rsidR="006759C7">
        <w:tab/>
      </w:r>
      <w:r w:rsidR="006759C7">
        <w:fldChar w:fldCharType="begin"/>
      </w:r>
      <w:r w:rsidR="006759C7">
        <w:instrText>PAGEREF  \h</w:instrText>
      </w:r>
      <w:r w:rsidR="006759C7">
        <w:fldChar w:fldCharType="separate"/>
      </w:r>
      <w:r>
        <w:t>10</w:t>
      </w:r>
      <w:r w:rsidR="006759C7">
        <w:fldChar w:fldCharType="end"/>
      </w:r>
    </w:p>
    <w:p w14:paraId="5C6B2B4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3.5.1</w:t>
      </w:r>
      <w:r w:rsidR="006759C7">
        <w:tab/>
      </w:r>
      <w:r>
        <w:t>Leerfahren der Anlage</w:t>
      </w:r>
      <w:r w:rsidR="006759C7">
        <w:tab/>
      </w:r>
      <w:r w:rsidR="006759C7">
        <w:fldChar w:fldCharType="begin"/>
      </w:r>
      <w:r w:rsidR="006759C7">
        <w:instrText>PAGEREF  \h</w:instrText>
      </w:r>
      <w:r w:rsidR="006759C7">
        <w:fldChar w:fldCharType="separate"/>
      </w:r>
      <w:r>
        <w:t>10</w:t>
      </w:r>
      <w:r w:rsidR="006759C7">
        <w:fldChar w:fldCharType="end"/>
      </w:r>
    </w:p>
    <w:p w14:paraId="1669358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3.5.2</w:t>
      </w:r>
      <w:r w:rsidR="006759C7">
        <w:tab/>
      </w:r>
      <w:r>
        <w:t>Vorgehen bei niO</w:t>
      </w:r>
      <w:r w:rsidR="006759C7">
        <w:tab/>
      </w:r>
      <w:r w:rsidR="006759C7">
        <w:fldChar w:fldCharType="begin"/>
      </w:r>
      <w:r w:rsidR="006759C7">
        <w:instrText>PAGEREF  \h</w:instrText>
      </w:r>
      <w:r w:rsidR="006759C7">
        <w:fldChar w:fldCharType="separate"/>
      </w:r>
      <w:r>
        <w:t>10</w:t>
      </w:r>
      <w:r w:rsidR="006759C7">
        <w:fldChar w:fldCharType="end"/>
      </w:r>
    </w:p>
    <w:p w14:paraId="5D37BFA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3.5.3</w:t>
      </w:r>
      <w:r w:rsidR="006759C7">
        <w:tab/>
      </w:r>
      <w:r>
        <w:t>Dokumentation Prozessdaten</w:t>
      </w:r>
      <w:r w:rsidR="006759C7">
        <w:tab/>
      </w:r>
      <w:r w:rsidR="006759C7">
        <w:fldChar w:fldCharType="begin"/>
      </w:r>
      <w:r w:rsidR="006759C7">
        <w:instrText>PAGEREF  \h</w:instrText>
      </w:r>
      <w:r w:rsidR="006759C7">
        <w:fldChar w:fldCharType="separate"/>
      </w:r>
      <w:r>
        <w:t>10</w:t>
      </w:r>
      <w:r w:rsidR="006759C7">
        <w:fldChar w:fldCharType="end"/>
      </w:r>
    </w:p>
    <w:p w14:paraId="3EC15A2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3.5.4</w:t>
      </w:r>
      <w:r w:rsidR="006759C7">
        <w:tab/>
      </w:r>
      <w:r>
        <w:t>Scannen von Bauteilen</w:t>
      </w:r>
      <w:r w:rsidR="006759C7">
        <w:tab/>
      </w:r>
      <w:r w:rsidR="006759C7">
        <w:fldChar w:fldCharType="begin"/>
      </w:r>
      <w:r w:rsidR="006759C7">
        <w:instrText>PAGEREF  \h</w:instrText>
      </w:r>
      <w:r w:rsidR="006759C7">
        <w:fldChar w:fldCharType="separate"/>
      </w:r>
      <w:r>
        <w:t>10</w:t>
      </w:r>
      <w:r w:rsidR="006759C7">
        <w:fldChar w:fldCharType="end"/>
      </w:r>
    </w:p>
    <w:p w14:paraId="1AACE2F0"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3.5.5</w:t>
      </w:r>
      <w:r w:rsidR="006759C7">
        <w:tab/>
      </w:r>
      <w:r>
        <w:t>Mess- und Prozessdatenspeicherung</w:t>
      </w:r>
      <w:r w:rsidR="006759C7">
        <w:tab/>
      </w:r>
      <w:r w:rsidR="006759C7">
        <w:fldChar w:fldCharType="begin"/>
      </w:r>
      <w:r w:rsidR="006759C7">
        <w:instrText>PAGEREF  \h</w:instrText>
      </w:r>
      <w:r w:rsidR="006759C7">
        <w:fldChar w:fldCharType="separate"/>
      </w:r>
      <w:r>
        <w:t>11</w:t>
      </w:r>
      <w:r w:rsidR="006759C7">
        <w:fldChar w:fldCharType="end"/>
      </w:r>
    </w:p>
    <w:p w14:paraId="758AD751"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4</w:t>
      </w:r>
      <w:r w:rsidR="006759C7">
        <w:tab/>
      </w:r>
      <w:r>
        <w:t>Auslegung</w:t>
      </w:r>
      <w:r w:rsidR="006759C7">
        <w:tab/>
      </w:r>
      <w:r w:rsidR="006759C7">
        <w:fldChar w:fldCharType="begin"/>
      </w:r>
      <w:r w:rsidR="006759C7">
        <w:instrText>PAGEREF  \h</w:instrText>
      </w:r>
      <w:r w:rsidR="006759C7">
        <w:fldChar w:fldCharType="separate"/>
      </w:r>
      <w:r>
        <w:t>12</w:t>
      </w:r>
      <w:r w:rsidR="006759C7">
        <w:fldChar w:fldCharType="end"/>
      </w:r>
    </w:p>
    <w:p w14:paraId="6A733F3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4.1.1</w:t>
      </w:r>
      <w:r w:rsidR="006759C7">
        <w:tab/>
      </w:r>
      <w:r>
        <w:t>Allgemeine Auslegungsprämissen</w:t>
      </w:r>
      <w:r w:rsidR="006759C7">
        <w:tab/>
      </w:r>
      <w:r w:rsidR="006759C7">
        <w:fldChar w:fldCharType="begin"/>
      </w:r>
      <w:r w:rsidR="006759C7">
        <w:instrText>PAGEREF  \h</w:instrText>
      </w:r>
      <w:r w:rsidR="006759C7">
        <w:fldChar w:fldCharType="separate"/>
      </w:r>
      <w:r>
        <w:t>12</w:t>
      </w:r>
      <w:r w:rsidR="006759C7">
        <w:fldChar w:fldCharType="end"/>
      </w:r>
    </w:p>
    <w:p w14:paraId="624D7733"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w:t>
      </w:r>
      <w:r w:rsidR="006759C7">
        <w:tab/>
      </w:r>
      <w:r>
        <w:t>Kenngrößen</w:t>
      </w:r>
      <w:r w:rsidR="006759C7">
        <w:tab/>
      </w:r>
      <w:r w:rsidR="006759C7">
        <w:fldChar w:fldCharType="begin"/>
      </w:r>
      <w:r w:rsidR="006759C7">
        <w:instrText>PAGEREF  \h</w:instrText>
      </w:r>
      <w:r w:rsidR="006759C7">
        <w:fldChar w:fldCharType="separate"/>
      </w:r>
      <w:r>
        <w:t>12</w:t>
      </w:r>
      <w:r w:rsidR="006759C7">
        <w:fldChar w:fldCharType="end"/>
      </w:r>
    </w:p>
    <w:p w14:paraId="50E2C54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4.2.1</w:t>
      </w:r>
      <w:r w:rsidR="006759C7">
        <w:tab/>
      </w:r>
      <w:r>
        <w:t>Begrifflichkeiten --&gt; 1zu1</w:t>
      </w:r>
      <w:r w:rsidR="006759C7">
        <w:tab/>
      </w:r>
      <w:r w:rsidR="006759C7">
        <w:fldChar w:fldCharType="begin"/>
      </w:r>
      <w:r w:rsidR="006759C7">
        <w:instrText>PAGEREF  \h</w:instrText>
      </w:r>
      <w:r w:rsidR="006759C7">
        <w:fldChar w:fldCharType="separate"/>
      </w:r>
      <w:r>
        <w:t>12</w:t>
      </w:r>
      <w:r w:rsidR="006759C7">
        <w:fldChar w:fldCharType="end"/>
      </w:r>
    </w:p>
    <w:p w14:paraId="26B7284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4.2.2</w:t>
      </w:r>
      <w:r w:rsidR="006759C7">
        <w:tab/>
      </w:r>
      <w:r>
        <w:t>Technische Verfügbarkeit</w:t>
      </w:r>
      <w:r w:rsidR="006759C7">
        <w:tab/>
      </w:r>
      <w:r w:rsidR="006759C7">
        <w:fldChar w:fldCharType="begin"/>
      </w:r>
      <w:r w:rsidR="006759C7">
        <w:instrText>PAGEREF  \h</w:instrText>
      </w:r>
      <w:r w:rsidR="006759C7">
        <w:fldChar w:fldCharType="separate"/>
      </w:r>
      <w:r>
        <w:t>13</w:t>
      </w:r>
      <w:r w:rsidR="006759C7">
        <w:fldChar w:fldCharType="end"/>
      </w:r>
    </w:p>
    <w:p w14:paraId="5B90424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4.2.3</w:t>
      </w:r>
      <w:r w:rsidR="006759C7">
        <w:tab/>
      </w:r>
      <w:r>
        <w:t>OEE</w:t>
      </w:r>
      <w:r w:rsidR="006759C7">
        <w:tab/>
      </w:r>
      <w:r w:rsidR="006759C7">
        <w:fldChar w:fldCharType="begin"/>
      </w:r>
      <w:r w:rsidR="006759C7">
        <w:instrText>PAGEREF  \h</w:instrText>
      </w:r>
      <w:r w:rsidR="006759C7">
        <w:fldChar w:fldCharType="separate"/>
      </w:r>
      <w:r>
        <w:t>13</w:t>
      </w:r>
      <w:r w:rsidR="006759C7">
        <w:fldChar w:fldCharType="end"/>
      </w:r>
    </w:p>
    <w:p w14:paraId="484C1AA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4.2.4</w:t>
      </w:r>
      <w:r w:rsidR="006759C7">
        <w:tab/>
      </w:r>
      <w:r>
        <w:t>Auslegungstaktzeit je Station und Variante</w:t>
      </w:r>
      <w:r w:rsidR="006759C7">
        <w:tab/>
      </w:r>
      <w:r w:rsidR="006759C7">
        <w:fldChar w:fldCharType="begin"/>
      </w:r>
      <w:r w:rsidR="006759C7">
        <w:instrText>PAGEREF  \h</w:instrText>
      </w:r>
      <w:r w:rsidR="006759C7">
        <w:fldChar w:fldCharType="separate"/>
      </w:r>
      <w:r>
        <w:t>13</w:t>
      </w:r>
      <w:r w:rsidR="006759C7">
        <w:fldChar w:fldCharType="end"/>
      </w:r>
    </w:p>
    <w:p w14:paraId="2AA83A1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4.2.5</w:t>
      </w:r>
      <w:r w:rsidR="006759C7">
        <w:tab/>
      </w:r>
      <w:r>
        <w:t>Ausbringung</w:t>
      </w:r>
      <w:r w:rsidR="006759C7">
        <w:tab/>
      </w:r>
      <w:r w:rsidR="006759C7">
        <w:fldChar w:fldCharType="begin"/>
      </w:r>
      <w:r w:rsidR="006759C7">
        <w:instrText>PAGEREF  \h</w:instrText>
      </w:r>
      <w:r w:rsidR="006759C7">
        <w:fldChar w:fldCharType="separate"/>
      </w:r>
      <w:r>
        <w:t>14</w:t>
      </w:r>
      <w:r w:rsidR="006759C7">
        <w:fldChar w:fldCharType="end"/>
      </w:r>
    </w:p>
    <w:p w14:paraId="12CA2728"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4.3</w:t>
      </w:r>
      <w:r w:rsidR="006759C7">
        <w:tab/>
      </w:r>
      <w:r>
        <w:t>Rüstzeiten</w:t>
      </w:r>
      <w:r w:rsidR="006759C7">
        <w:tab/>
      </w:r>
      <w:r w:rsidR="006759C7">
        <w:fldChar w:fldCharType="begin"/>
      </w:r>
      <w:r w:rsidR="006759C7">
        <w:instrText>PAGEREF  \h</w:instrText>
      </w:r>
      <w:r w:rsidR="006759C7">
        <w:fldChar w:fldCharType="separate"/>
      </w:r>
      <w:r>
        <w:t>14</w:t>
      </w:r>
      <w:r w:rsidR="006759C7">
        <w:fldChar w:fldCharType="end"/>
      </w:r>
    </w:p>
    <w:p w14:paraId="704CDAFB"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4.4</w:t>
      </w:r>
      <w:r w:rsidR="006759C7">
        <w:tab/>
      </w:r>
      <w:r>
        <w:t>Hoch- und Leerfahren der Anlage</w:t>
      </w:r>
      <w:r w:rsidR="006759C7">
        <w:tab/>
      </w:r>
      <w:r w:rsidR="006759C7">
        <w:fldChar w:fldCharType="begin"/>
      </w:r>
      <w:r w:rsidR="006759C7">
        <w:instrText>PAGEREF  \h</w:instrText>
      </w:r>
      <w:r w:rsidR="006759C7">
        <w:fldChar w:fldCharType="separate"/>
      </w:r>
      <w:r>
        <w:t>14</w:t>
      </w:r>
      <w:r w:rsidR="006759C7">
        <w:fldChar w:fldCharType="end"/>
      </w:r>
    </w:p>
    <w:p w14:paraId="4F79CAE4"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4.5</w:t>
      </w:r>
      <w:r w:rsidR="006759C7">
        <w:tab/>
      </w:r>
      <w:r>
        <w:t>Instandhaltungsgerechte Konstruktion</w:t>
      </w:r>
      <w:r w:rsidR="006759C7">
        <w:tab/>
      </w:r>
      <w:r w:rsidR="006759C7">
        <w:fldChar w:fldCharType="begin"/>
      </w:r>
      <w:r w:rsidR="006759C7">
        <w:instrText>PAGEREF  \h</w:instrText>
      </w:r>
      <w:r w:rsidR="006759C7">
        <w:fldChar w:fldCharType="separate"/>
      </w:r>
      <w:r>
        <w:t>14</w:t>
      </w:r>
      <w:r w:rsidR="006759C7">
        <w:fldChar w:fldCharType="end"/>
      </w:r>
    </w:p>
    <w:p w14:paraId="0E696279"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lastRenderedPageBreak/>
        <w:t>4.6</w:t>
      </w:r>
      <w:r w:rsidR="006759C7">
        <w:tab/>
      </w:r>
      <w:r>
        <w:t>Betriebszeiten</w:t>
      </w:r>
      <w:r w:rsidR="006759C7">
        <w:tab/>
      </w:r>
      <w:r w:rsidR="006759C7">
        <w:fldChar w:fldCharType="begin"/>
      </w:r>
      <w:r w:rsidR="006759C7">
        <w:instrText>PAGEREF  \h</w:instrText>
      </w:r>
      <w:r w:rsidR="006759C7">
        <w:fldChar w:fldCharType="separate"/>
      </w:r>
      <w:r>
        <w:t>15</w:t>
      </w:r>
      <w:r w:rsidR="006759C7">
        <w:fldChar w:fldCharType="end"/>
      </w:r>
    </w:p>
    <w:p w14:paraId="7BF38708"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4.7</w:t>
      </w:r>
      <w:r w:rsidR="006759C7">
        <w:tab/>
      </w:r>
      <w:r>
        <w:t>Normen und Vorschriften</w:t>
      </w:r>
      <w:r w:rsidR="006759C7">
        <w:tab/>
      </w:r>
      <w:r w:rsidR="006759C7">
        <w:fldChar w:fldCharType="begin"/>
      </w:r>
      <w:r w:rsidR="006759C7">
        <w:instrText>PAGEREF  \h</w:instrText>
      </w:r>
      <w:r w:rsidR="006759C7">
        <w:fldChar w:fldCharType="separate"/>
      </w:r>
      <w:r>
        <w:t>15</w:t>
      </w:r>
      <w:r w:rsidR="006759C7">
        <w:fldChar w:fldCharType="end"/>
      </w:r>
    </w:p>
    <w:p w14:paraId="48903E4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4.8</w:t>
      </w:r>
      <w:r w:rsidR="006759C7">
        <w:tab/>
      </w:r>
      <w:r>
        <w:t>Standardkomponenten</w:t>
      </w:r>
      <w:r w:rsidR="006759C7">
        <w:tab/>
      </w:r>
      <w:r w:rsidR="006759C7">
        <w:fldChar w:fldCharType="begin"/>
      </w:r>
      <w:r w:rsidR="006759C7">
        <w:instrText>PAGEREF  \h</w:instrText>
      </w:r>
      <w:r w:rsidR="006759C7">
        <w:fldChar w:fldCharType="separate"/>
      </w:r>
      <w:r>
        <w:t>16</w:t>
      </w:r>
      <w:r w:rsidR="006759C7">
        <w:fldChar w:fldCharType="end"/>
      </w:r>
    </w:p>
    <w:p w14:paraId="60B149A9"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4.9</w:t>
      </w:r>
      <w:r w:rsidR="006759C7">
        <w:tab/>
      </w:r>
      <w:r>
        <w:t>Beistellumfänge</w:t>
      </w:r>
      <w:r w:rsidR="006759C7">
        <w:tab/>
      </w:r>
      <w:r w:rsidR="006759C7">
        <w:fldChar w:fldCharType="begin"/>
      </w:r>
      <w:r w:rsidR="006759C7">
        <w:instrText>PAGEREF  \h</w:instrText>
      </w:r>
      <w:r w:rsidR="006759C7">
        <w:fldChar w:fldCharType="separate"/>
      </w:r>
      <w:r>
        <w:t>16</w:t>
      </w:r>
      <w:r w:rsidR="006759C7">
        <w:fldChar w:fldCharType="end"/>
      </w:r>
    </w:p>
    <w:p w14:paraId="0C63B084"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4.10</w:t>
      </w:r>
      <w:r w:rsidR="006759C7">
        <w:tab/>
      </w:r>
      <w:r>
        <w:t>Vorgeschriebene Unterlieferanten</w:t>
      </w:r>
      <w:r w:rsidR="006759C7">
        <w:tab/>
      </w:r>
      <w:r w:rsidR="006759C7">
        <w:fldChar w:fldCharType="begin"/>
      </w:r>
      <w:r w:rsidR="006759C7">
        <w:instrText>PAGEREF  \h</w:instrText>
      </w:r>
      <w:r w:rsidR="006759C7">
        <w:fldChar w:fldCharType="separate"/>
      </w:r>
      <w:r>
        <w:t>16</w:t>
      </w:r>
      <w:r w:rsidR="006759C7">
        <w:fldChar w:fldCharType="end"/>
      </w:r>
    </w:p>
    <w:p w14:paraId="67775C71"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4.11</w:t>
      </w:r>
      <w:r w:rsidR="006759C7">
        <w:tab/>
      </w:r>
      <w:r>
        <w:t>Anlagentechnik allgemein</w:t>
      </w:r>
      <w:r w:rsidR="006759C7">
        <w:tab/>
      </w:r>
      <w:r w:rsidR="006759C7">
        <w:fldChar w:fldCharType="begin"/>
      </w:r>
      <w:r w:rsidR="006759C7">
        <w:instrText>PAGEREF  \h</w:instrText>
      </w:r>
      <w:r w:rsidR="006759C7">
        <w:fldChar w:fldCharType="separate"/>
      </w:r>
      <w:r>
        <w:t>16</w:t>
      </w:r>
      <w:r w:rsidR="006759C7">
        <w:fldChar w:fldCharType="end"/>
      </w:r>
    </w:p>
    <w:p w14:paraId="6922467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4.12</w:t>
      </w:r>
      <w:r w:rsidR="006759C7">
        <w:tab/>
      </w:r>
      <w:r>
        <w:t>Mechanische Anlagenkomponenten</w:t>
      </w:r>
      <w:r w:rsidR="006759C7">
        <w:tab/>
      </w:r>
      <w:r w:rsidR="006759C7">
        <w:fldChar w:fldCharType="begin"/>
      </w:r>
      <w:r w:rsidR="006759C7">
        <w:instrText>PAGEREF  \h</w:instrText>
      </w:r>
      <w:r w:rsidR="006759C7">
        <w:fldChar w:fldCharType="separate"/>
      </w:r>
      <w:r>
        <w:t>17</w:t>
      </w:r>
      <w:r w:rsidR="006759C7">
        <w:fldChar w:fldCharType="end"/>
      </w:r>
    </w:p>
    <w:p w14:paraId="62F7621B"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4.13</w:t>
      </w:r>
      <w:r w:rsidR="006759C7">
        <w:tab/>
      </w:r>
      <w:r>
        <w:t>Korrosionsschutz &amp; Anstrich</w:t>
      </w:r>
      <w:r w:rsidR="006759C7">
        <w:tab/>
      </w:r>
      <w:r w:rsidR="006759C7">
        <w:fldChar w:fldCharType="begin"/>
      </w:r>
      <w:r w:rsidR="006759C7">
        <w:instrText>PAGEREF  \h</w:instrText>
      </w:r>
      <w:r w:rsidR="006759C7">
        <w:fldChar w:fldCharType="separate"/>
      </w:r>
      <w:r>
        <w:t>17</w:t>
      </w:r>
      <w:r w:rsidR="006759C7">
        <w:fldChar w:fldCharType="end"/>
      </w:r>
    </w:p>
    <w:p w14:paraId="477B9C3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4.14</w:t>
      </w:r>
      <w:r w:rsidR="006759C7">
        <w:tab/>
      </w:r>
      <w:r>
        <w:t>Messgeräte und –systeme</w:t>
      </w:r>
      <w:r w:rsidR="006759C7">
        <w:tab/>
      </w:r>
      <w:r w:rsidR="006759C7">
        <w:fldChar w:fldCharType="begin"/>
      </w:r>
      <w:r w:rsidR="006759C7">
        <w:instrText>PAGEREF  \h</w:instrText>
      </w:r>
      <w:r w:rsidR="006759C7">
        <w:fldChar w:fldCharType="separate"/>
      </w:r>
      <w:r>
        <w:t>17</w:t>
      </w:r>
      <w:r w:rsidR="006759C7">
        <w:fldChar w:fldCharType="end"/>
      </w:r>
    </w:p>
    <w:p w14:paraId="6C2403B3"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4.15</w:t>
      </w:r>
      <w:r w:rsidR="006759C7">
        <w:tab/>
      </w:r>
      <w:r>
        <w:t>Stahlbau (Best Practice)</w:t>
      </w:r>
      <w:r w:rsidR="006759C7">
        <w:tab/>
      </w:r>
      <w:r w:rsidR="006759C7">
        <w:fldChar w:fldCharType="begin"/>
      </w:r>
      <w:r w:rsidR="006759C7">
        <w:instrText>PAGEREF  \h</w:instrText>
      </w:r>
      <w:r w:rsidR="006759C7">
        <w:fldChar w:fldCharType="separate"/>
      </w:r>
      <w:r>
        <w:t>18</w:t>
      </w:r>
      <w:r w:rsidR="006759C7">
        <w:fldChar w:fldCharType="end"/>
      </w:r>
    </w:p>
    <w:p w14:paraId="3CAEEC8E"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4.15.1</w:t>
      </w:r>
      <w:r w:rsidR="006759C7">
        <w:tab/>
      </w:r>
      <w:r>
        <w:t>Lastannahmen und Berechnungsgrundlagen</w:t>
      </w:r>
      <w:r w:rsidR="006759C7">
        <w:tab/>
      </w:r>
      <w:r w:rsidR="006759C7">
        <w:fldChar w:fldCharType="begin"/>
      </w:r>
      <w:r w:rsidR="006759C7">
        <w:instrText>PAGEREF  \h</w:instrText>
      </w:r>
      <w:r w:rsidR="006759C7">
        <w:fldChar w:fldCharType="separate"/>
      </w:r>
      <w:r>
        <w:t>18</w:t>
      </w:r>
      <w:r w:rsidR="006759C7">
        <w:fldChar w:fldCharType="end"/>
      </w:r>
    </w:p>
    <w:p w14:paraId="1DB5C740"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4.15.2</w:t>
      </w:r>
      <w:r w:rsidR="006759C7">
        <w:tab/>
      </w:r>
      <w:r>
        <w:t>Grundsätze für die bauliche Gestaltung</w:t>
      </w:r>
      <w:r w:rsidR="006759C7">
        <w:tab/>
      </w:r>
      <w:r w:rsidR="006759C7">
        <w:fldChar w:fldCharType="begin"/>
      </w:r>
      <w:r w:rsidR="006759C7">
        <w:instrText>PAGEREF  \h</w:instrText>
      </w:r>
      <w:r w:rsidR="006759C7">
        <w:fldChar w:fldCharType="separate"/>
      </w:r>
      <w:r>
        <w:t>19</w:t>
      </w:r>
      <w:r w:rsidR="006759C7">
        <w:fldChar w:fldCharType="end"/>
      </w:r>
    </w:p>
    <w:p w14:paraId="61A9968C"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4.15.3</w:t>
      </w:r>
      <w:r w:rsidR="006759C7">
        <w:tab/>
      </w:r>
      <w:r>
        <w:t>Statik/ Werkstattzeichnungen</w:t>
      </w:r>
      <w:r w:rsidR="006759C7">
        <w:tab/>
      </w:r>
      <w:r w:rsidR="006759C7">
        <w:fldChar w:fldCharType="begin"/>
      </w:r>
      <w:r w:rsidR="006759C7">
        <w:instrText>PAGEREF  \h</w:instrText>
      </w:r>
      <w:r w:rsidR="006759C7">
        <w:fldChar w:fldCharType="separate"/>
      </w:r>
      <w:r>
        <w:t>19</w:t>
      </w:r>
      <w:r w:rsidR="006759C7">
        <w:fldChar w:fldCharType="end"/>
      </w:r>
    </w:p>
    <w:p w14:paraId="420170D2"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4.15.4</w:t>
      </w:r>
      <w:r w:rsidR="006759C7">
        <w:tab/>
      </w:r>
      <w:r>
        <w:t>Auftraggeberzeichnungen</w:t>
      </w:r>
      <w:r w:rsidR="006759C7">
        <w:tab/>
      </w:r>
      <w:r w:rsidR="006759C7">
        <w:fldChar w:fldCharType="begin"/>
      </w:r>
      <w:r w:rsidR="006759C7">
        <w:instrText>PAGEREF  \h</w:instrText>
      </w:r>
      <w:r w:rsidR="006759C7">
        <w:fldChar w:fldCharType="separate"/>
      </w:r>
      <w:r>
        <w:t>19</w:t>
      </w:r>
      <w:r w:rsidR="006759C7">
        <w:fldChar w:fldCharType="end"/>
      </w:r>
    </w:p>
    <w:p w14:paraId="4C51FAB6"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4.16</w:t>
      </w:r>
      <w:r w:rsidR="006759C7">
        <w:tab/>
      </w:r>
      <w:r>
        <w:t>Brandschutz</w:t>
      </w:r>
      <w:r w:rsidR="006759C7">
        <w:tab/>
      </w:r>
      <w:r w:rsidR="006759C7">
        <w:fldChar w:fldCharType="begin"/>
      </w:r>
      <w:r w:rsidR="006759C7">
        <w:instrText>PAGEREF  \h</w:instrText>
      </w:r>
      <w:r w:rsidR="006759C7">
        <w:fldChar w:fldCharType="separate"/>
      </w:r>
      <w:r>
        <w:t>19</w:t>
      </w:r>
      <w:r w:rsidR="006759C7">
        <w:fldChar w:fldCharType="end"/>
      </w:r>
    </w:p>
    <w:p w14:paraId="000BEA78"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4.16.1</w:t>
      </w:r>
      <w:r w:rsidR="006759C7">
        <w:tab/>
      </w:r>
      <w:r>
        <w:t>Brandmeldeanlage</w:t>
      </w:r>
      <w:r w:rsidR="006759C7">
        <w:tab/>
      </w:r>
      <w:r w:rsidR="006759C7">
        <w:fldChar w:fldCharType="begin"/>
      </w:r>
      <w:r w:rsidR="006759C7">
        <w:instrText>PAGEREF  \h</w:instrText>
      </w:r>
      <w:r w:rsidR="006759C7">
        <w:fldChar w:fldCharType="separate"/>
      </w:r>
      <w:r>
        <w:t>19</w:t>
      </w:r>
      <w:r w:rsidR="006759C7">
        <w:fldChar w:fldCharType="end"/>
      </w:r>
    </w:p>
    <w:p w14:paraId="642EA29B"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4.16.2</w:t>
      </w:r>
      <w:r w:rsidR="006759C7">
        <w:tab/>
      </w:r>
      <w:r>
        <w:t>Sprinkler</w:t>
      </w:r>
      <w:r w:rsidR="006759C7">
        <w:tab/>
      </w:r>
      <w:r w:rsidR="006759C7">
        <w:fldChar w:fldCharType="begin"/>
      </w:r>
      <w:r w:rsidR="006759C7">
        <w:instrText>PAGEREF  \h</w:instrText>
      </w:r>
      <w:r w:rsidR="006759C7">
        <w:fldChar w:fldCharType="separate"/>
      </w:r>
      <w:r>
        <w:t>20</w:t>
      </w:r>
      <w:r w:rsidR="006759C7">
        <w:fldChar w:fldCharType="end"/>
      </w:r>
    </w:p>
    <w:p w14:paraId="6C210A2B"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4.17</w:t>
      </w:r>
      <w:r w:rsidR="006759C7">
        <w:tab/>
      </w:r>
      <w:r>
        <w:t>Absaugung nicht erforderlich</w:t>
      </w:r>
      <w:r w:rsidR="006759C7">
        <w:tab/>
      </w:r>
      <w:r w:rsidR="006759C7">
        <w:fldChar w:fldCharType="begin"/>
      </w:r>
      <w:r w:rsidR="006759C7">
        <w:instrText>PAGEREF  \h</w:instrText>
      </w:r>
      <w:r w:rsidR="006759C7">
        <w:fldChar w:fldCharType="separate"/>
      </w:r>
      <w:r>
        <w:t>20</w:t>
      </w:r>
      <w:r w:rsidR="006759C7">
        <w:fldChar w:fldCharType="end"/>
      </w:r>
    </w:p>
    <w:p w14:paraId="4A9016B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4.18</w:t>
      </w:r>
      <w:r w:rsidR="006759C7">
        <w:tab/>
      </w:r>
      <w:r>
        <w:t>Technische Sauberkeit (TecSa)</w:t>
      </w:r>
      <w:r w:rsidR="006759C7">
        <w:tab/>
      </w:r>
      <w:r w:rsidR="006759C7">
        <w:fldChar w:fldCharType="begin"/>
      </w:r>
      <w:r w:rsidR="006759C7">
        <w:instrText>PAGEREF  \h</w:instrText>
      </w:r>
      <w:r w:rsidR="006759C7">
        <w:fldChar w:fldCharType="separate"/>
      </w:r>
      <w:r>
        <w:t>20</w:t>
      </w:r>
      <w:r w:rsidR="006759C7">
        <w:fldChar w:fldCharType="end"/>
      </w:r>
    </w:p>
    <w:p w14:paraId="14C5726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4.19</w:t>
      </w:r>
      <w:r w:rsidR="006759C7">
        <w:tab/>
      </w:r>
      <w:r>
        <w:t>Elektrostatische Entladungen (ESD)</w:t>
      </w:r>
      <w:r w:rsidR="006759C7">
        <w:tab/>
      </w:r>
      <w:r w:rsidR="006759C7">
        <w:fldChar w:fldCharType="begin"/>
      </w:r>
      <w:r w:rsidR="006759C7">
        <w:instrText>PAGEREF  \h</w:instrText>
      </w:r>
      <w:r w:rsidR="006759C7">
        <w:fldChar w:fldCharType="separate"/>
      </w:r>
      <w:r>
        <w:t>21</w:t>
      </w:r>
      <w:r w:rsidR="006759C7">
        <w:fldChar w:fldCharType="end"/>
      </w:r>
    </w:p>
    <w:p w14:paraId="75C3C604"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4.20</w:t>
      </w:r>
      <w:r w:rsidR="006759C7">
        <w:tab/>
      </w:r>
      <w:r>
        <w:t>Schutzzäune</w:t>
      </w:r>
      <w:r w:rsidR="006759C7">
        <w:tab/>
      </w:r>
      <w:r w:rsidR="006759C7">
        <w:fldChar w:fldCharType="begin"/>
      </w:r>
      <w:r w:rsidR="006759C7">
        <w:instrText>PAGEREF  \h</w:instrText>
      </w:r>
      <w:r w:rsidR="006759C7">
        <w:fldChar w:fldCharType="separate"/>
      </w:r>
      <w:r>
        <w:t>21</w:t>
      </w:r>
      <w:r w:rsidR="006759C7">
        <w:fldChar w:fldCharType="end"/>
      </w:r>
    </w:p>
    <w:p w14:paraId="72908268"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4.21</w:t>
      </w:r>
      <w:r w:rsidR="006759C7">
        <w:tab/>
      </w:r>
      <w:r>
        <w:t>Lastaufnahmemittel</w:t>
      </w:r>
      <w:r w:rsidR="006759C7">
        <w:tab/>
      </w:r>
      <w:r w:rsidR="006759C7">
        <w:fldChar w:fldCharType="begin"/>
      </w:r>
      <w:r w:rsidR="006759C7">
        <w:instrText>PAGEREF  \h</w:instrText>
      </w:r>
      <w:r w:rsidR="006759C7">
        <w:fldChar w:fldCharType="separate"/>
      </w:r>
      <w:r>
        <w:t>21</w:t>
      </w:r>
      <w:r w:rsidR="006759C7">
        <w:fldChar w:fldCharType="end"/>
      </w:r>
    </w:p>
    <w:p w14:paraId="2CE7D2D5"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4.22</w:t>
      </w:r>
      <w:r w:rsidR="006759C7">
        <w:tab/>
      </w:r>
      <w:r>
        <w:t>Schraubtechnik nicht notwendig</w:t>
      </w:r>
      <w:r w:rsidR="006759C7">
        <w:tab/>
      </w:r>
      <w:r w:rsidR="006759C7">
        <w:fldChar w:fldCharType="begin"/>
      </w:r>
      <w:r w:rsidR="006759C7">
        <w:instrText>PAGEREF  \h</w:instrText>
      </w:r>
      <w:r w:rsidR="006759C7">
        <w:fldChar w:fldCharType="separate"/>
      </w:r>
      <w:r>
        <w:t>22</w:t>
      </w:r>
      <w:r w:rsidR="006759C7">
        <w:fldChar w:fldCharType="end"/>
      </w:r>
    </w:p>
    <w:p w14:paraId="54900361"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4.23</w:t>
      </w:r>
      <w:r w:rsidR="006759C7">
        <w:tab/>
      </w:r>
      <w:r>
        <w:t>Roboter nicht notwendig</w:t>
      </w:r>
      <w:r w:rsidR="006759C7">
        <w:tab/>
      </w:r>
      <w:r w:rsidR="006759C7">
        <w:fldChar w:fldCharType="begin"/>
      </w:r>
      <w:r w:rsidR="006759C7">
        <w:instrText>PAGEREF  \h</w:instrText>
      </w:r>
      <w:r w:rsidR="006759C7">
        <w:fldChar w:fldCharType="separate"/>
      </w:r>
      <w:r>
        <w:t>22</w:t>
      </w:r>
      <w:r w:rsidR="006759C7">
        <w:fldChar w:fldCharType="end"/>
      </w:r>
    </w:p>
    <w:p w14:paraId="33DE7D73"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4.23.1</w:t>
      </w:r>
      <w:r w:rsidR="006759C7">
        <w:tab/>
      </w:r>
      <w:r>
        <w:t>Allgemeines / General Information</w:t>
      </w:r>
      <w:r w:rsidR="006759C7">
        <w:tab/>
      </w:r>
      <w:r w:rsidR="006759C7">
        <w:fldChar w:fldCharType="begin"/>
      </w:r>
      <w:r w:rsidR="006759C7">
        <w:instrText>PAGEREF  \h</w:instrText>
      </w:r>
      <w:r w:rsidR="006759C7">
        <w:fldChar w:fldCharType="separate"/>
      </w:r>
      <w:r>
        <w:t>22</w:t>
      </w:r>
      <w:r w:rsidR="006759C7">
        <w:fldChar w:fldCharType="end"/>
      </w:r>
    </w:p>
    <w:p w14:paraId="797F7D1D"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4.23.2</w:t>
      </w:r>
      <w:r w:rsidR="006759C7">
        <w:tab/>
      </w:r>
      <w:r>
        <w:t>Hardware/ Roboter-Simulation nicht erforderlich</w:t>
      </w:r>
      <w:r w:rsidR="006759C7">
        <w:tab/>
      </w:r>
      <w:r w:rsidR="006759C7">
        <w:fldChar w:fldCharType="begin"/>
      </w:r>
      <w:r w:rsidR="006759C7">
        <w:instrText>PAGEREF  \h</w:instrText>
      </w:r>
      <w:r w:rsidR="006759C7">
        <w:fldChar w:fldCharType="separate"/>
      </w:r>
      <w:r>
        <w:t>23</w:t>
      </w:r>
      <w:r w:rsidR="006759C7">
        <w:fldChar w:fldCharType="end"/>
      </w:r>
    </w:p>
    <w:p w14:paraId="2AEFC7A9"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4.24</w:t>
      </w:r>
      <w:r w:rsidR="006759C7">
        <w:tab/>
      </w:r>
      <w:r>
        <w:t>Statistische Fähigkeitsnachweise</w:t>
      </w:r>
      <w:r w:rsidR="006759C7">
        <w:tab/>
      </w:r>
      <w:r w:rsidR="006759C7">
        <w:fldChar w:fldCharType="begin"/>
      </w:r>
      <w:r w:rsidR="006759C7">
        <w:instrText>PAGEREF  \h</w:instrText>
      </w:r>
      <w:r w:rsidR="006759C7">
        <w:fldChar w:fldCharType="separate"/>
      </w:r>
      <w:r>
        <w:t>23</w:t>
      </w:r>
      <w:r w:rsidR="006759C7">
        <w:fldChar w:fldCharType="end"/>
      </w:r>
    </w:p>
    <w:p w14:paraId="4BCB5744"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4.24.1</w:t>
      </w:r>
      <w:r w:rsidR="006759C7">
        <w:tab/>
      </w:r>
      <w:r>
        <w:t>Allgemeines</w:t>
      </w:r>
      <w:r w:rsidR="006759C7">
        <w:tab/>
      </w:r>
      <w:r w:rsidR="006759C7">
        <w:fldChar w:fldCharType="begin"/>
      </w:r>
      <w:r w:rsidR="006759C7">
        <w:instrText>PAGEREF  \h</w:instrText>
      </w:r>
      <w:r w:rsidR="006759C7">
        <w:fldChar w:fldCharType="separate"/>
      </w:r>
      <w:r>
        <w:t>24</w:t>
      </w:r>
      <w:r w:rsidR="006759C7">
        <w:fldChar w:fldCharType="end"/>
      </w:r>
    </w:p>
    <w:p w14:paraId="52DFA05F"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4.24.2</w:t>
      </w:r>
      <w:r w:rsidR="006759C7">
        <w:tab/>
      </w:r>
      <w:r>
        <w:t>Meisterteile und –messungen</w:t>
      </w:r>
      <w:r w:rsidR="006759C7">
        <w:tab/>
      </w:r>
      <w:r w:rsidR="006759C7">
        <w:fldChar w:fldCharType="begin"/>
      </w:r>
      <w:r w:rsidR="006759C7">
        <w:instrText>PAGEREF  \h</w:instrText>
      </w:r>
      <w:r w:rsidR="006759C7">
        <w:fldChar w:fldCharType="separate"/>
      </w:r>
      <w:r>
        <w:t>24</w:t>
      </w:r>
      <w:r w:rsidR="006759C7">
        <w:fldChar w:fldCharType="end"/>
      </w:r>
    </w:p>
    <w:p w14:paraId="68184017"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4.24.3</w:t>
      </w:r>
      <w:r w:rsidR="006759C7">
        <w:tab/>
      </w:r>
      <w:r>
        <w:t>Messsystem-Analyse (MSA)</w:t>
      </w:r>
      <w:r w:rsidR="006759C7">
        <w:tab/>
      </w:r>
      <w:r w:rsidR="006759C7">
        <w:fldChar w:fldCharType="begin"/>
      </w:r>
      <w:r w:rsidR="006759C7">
        <w:instrText>PAGEREF  \h</w:instrText>
      </w:r>
      <w:r w:rsidR="006759C7">
        <w:fldChar w:fldCharType="separate"/>
      </w:r>
      <w:r>
        <w:t>25</w:t>
      </w:r>
      <w:r w:rsidR="006759C7">
        <w:fldChar w:fldCharType="end"/>
      </w:r>
    </w:p>
    <w:p w14:paraId="055F9B8F"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4.24.4</w:t>
      </w:r>
      <w:r w:rsidR="006759C7">
        <w:tab/>
      </w:r>
      <w:r>
        <w:t>Maschinenfähigkeitsuntersuchung (MFU)</w:t>
      </w:r>
      <w:r w:rsidR="006759C7">
        <w:tab/>
      </w:r>
      <w:r w:rsidR="006759C7">
        <w:fldChar w:fldCharType="begin"/>
      </w:r>
      <w:r w:rsidR="006759C7">
        <w:instrText>PAGEREF  \h</w:instrText>
      </w:r>
      <w:r w:rsidR="006759C7">
        <w:fldChar w:fldCharType="separate"/>
      </w:r>
      <w:r>
        <w:t>25</w:t>
      </w:r>
      <w:r w:rsidR="006759C7">
        <w:fldChar w:fldCharType="end"/>
      </w:r>
    </w:p>
    <w:p w14:paraId="3FDF7153"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4.24.5</w:t>
      </w:r>
      <w:r w:rsidR="006759C7">
        <w:tab/>
      </w:r>
      <w:r>
        <w:t>Prozessfähigkeitsuntersuchung (PFU)</w:t>
      </w:r>
      <w:r w:rsidR="006759C7">
        <w:tab/>
      </w:r>
      <w:r w:rsidR="006759C7">
        <w:fldChar w:fldCharType="begin"/>
      </w:r>
      <w:r w:rsidR="006759C7">
        <w:instrText>PAGEREF  \h</w:instrText>
      </w:r>
      <w:r w:rsidR="006759C7">
        <w:fldChar w:fldCharType="separate"/>
      </w:r>
      <w:r>
        <w:t>25</w:t>
      </w:r>
      <w:r w:rsidR="006759C7">
        <w:fldChar w:fldCharType="end"/>
      </w:r>
    </w:p>
    <w:p w14:paraId="7A0B55B7"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4.25</w:t>
      </w:r>
      <w:r w:rsidR="006759C7">
        <w:tab/>
      </w:r>
      <w:r>
        <w:t>Anlagenkennzeichnung</w:t>
      </w:r>
      <w:r w:rsidR="006759C7">
        <w:tab/>
      </w:r>
      <w:r w:rsidR="006759C7">
        <w:fldChar w:fldCharType="begin"/>
      </w:r>
      <w:r w:rsidR="006759C7">
        <w:instrText>PAGEREF  \h</w:instrText>
      </w:r>
      <w:r w:rsidR="006759C7">
        <w:fldChar w:fldCharType="separate"/>
      </w:r>
      <w:r>
        <w:t>26</w:t>
      </w:r>
      <w:r w:rsidR="006759C7">
        <w:fldChar w:fldCharType="end"/>
      </w:r>
    </w:p>
    <w:p w14:paraId="1FE44225"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4.26</w:t>
      </w:r>
      <w:r w:rsidR="006759C7">
        <w:tab/>
      </w:r>
      <w:r>
        <w:t>Demontagen</w:t>
      </w:r>
      <w:r w:rsidR="006759C7">
        <w:tab/>
      </w:r>
      <w:r w:rsidR="006759C7">
        <w:fldChar w:fldCharType="begin"/>
      </w:r>
      <w:r w:rsidR="006759C7">
        <w:instrText>PAGEREF  \h</w:instrText>
      </w:r>
      <w:r w:rsidR="006759C7">
        <w:fldChar w:fldCharType="separate"/>
      </w:r>
      <w:r>
        <w:t>26</w:t>
      </w:r>
      <w:r w:rsidR="006759C7">
        <w:fldChar w:fldCharType="end"/>
      </w:r>
    </w:p>
    <w:p w14:paraId="12CA583E"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5</w:t>
      </w:r>
      <w:r w:rsidR="006759C7">
        <w:tab/>
      </w:r>
      <w:r>
        <w:t>Arbeitssicherheit und Energiemanagement</w:t>
      </w:r>
      <w:r w:rsidR="006759C7">
        <w:tab/>
      </w:r>
      <w:r w:rsidR="006759C7">
        <w:fldChar w:fldCharType="begin"/>
      </w:r>
      <w:r w:rsidR="006759C7">
        <w:instrText>PAGEREF  \h</w:instrText>
      </w:r>
      <w:r w:rsidR="006759C7">
        <w:fldChar w:fldCharType="separate"/>
      </w:r>
      <w:r>
        <w:t>26</w:t>
      </w:r>
      <w:r w:rsidR="006759C7">
        <w:fldChar w:fldCharType="end"/>
      </w:r>
    </w:p>
    <w:p w14:paraId="77A7EAFB"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5.1</w:t>
      </w:r>
      <w:r w:rsidR="006759C7">
        <w:tab/>
      </w:r>
      <w:r>
        <w:t>Arbeitssicherheit und Gesundheitsschutz</w:t>
      </w:r>
      <w:r w:rsidR="006759C7">
        <w:tab/>
      </w:r>
      <w:r w:rsidR="006759C7">
        <w:fldChar w:fldCharType="begin"/>
      </w:r>
      <w:r w:rsidR="006759C7">
        <w:instrText>PAGEREF  \h</w:instrText>
      </w:r>
      <w:r w:rsidR="006759C7">
        <w:fldChar w:fldCharType="separate"/>
      </w:r>
      <w:r>
        <w:t>27</w:t>
      </w:r>
      <w:r w:rsidR="006759C7">
        <w:fldChar w:fldCharType="end"/>
      </w:r>
    </w:p>
    <w:p w14:paraId="7FEEA2A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5.1.1</w:t>
      </w:r>
      <w:r w:rsidR="006759C7">
        <w:tab/>
      </w:r>
      <w:r>
        <w:t>Risikobeurteilung nach Maschinenrichtlinie</w:t>
      </w:r>
      <w:r w:rsidR="006759C7">
        <w:tab/>
      </w:r>
      <w:r w:rsidR="006759C7">
        <w:fldChar w:fldCharType="begin"/>
      </w:r>
      <w:r w:rsidR="006759C7">
        <w:instrText>PAGEREF  \h</w:instrText>
      </w:r>
      <w:r w:rsidR="006759C7">
        <w:fldChar w:fldCharType="separate"/>
      </w:r>
      <w:r>
        <w:t>27</w:t>
      </w:r>
      <w:r w:rsidR="006759C7">
        <w:fldChar w:fldCharType="end"/>
      </w:r>
    </w:p>
    <w:p w14:paraId="00E3E50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5.1.2</w:t>
      </w:r>
      <w:r w:rsidR="006759C7">
        <w:tab/>
      </w:r>
      <w:r>
        <w:t>EG-Konformitätserklärung und CE</w:t>
      </w:r>
      <w:r w:rsidR="006759C7">
        <w:tab/>
      </w:r>
      <w:r w:rsidR="006759C7">
        <w:fldChar w:fldCharType="begin"/>
      </w:r>
      <w:r w:rsidR="006759C7">
        <w:instrText>PAGEREF  \h</w:instrText>
      </w:r>
      <w:r w:rsidR="006759C7">
        <w:fldChar w:fldCharType="separate"/>
      </w:r>
      <w:r>
        <w:t>27</w:t>
      </w:r>
      <w:r w:rsidR="006759C7">
        <w:fldChar w:fldCharType="end"/>
      </w:r>
    </w:p>
    <w:p w14:paraId="41D5DBB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5.1.3</w:t>
      </w:r>
      <w:r w:rsidR="006759C7">
        <w:tab/>
      </w:r>
      <w:r>
        <w:t>TÜV-Abnahmen</w:t>
      </w:r>
      <w:r w:rsidR="006759C7">
        <w:tab/>
      </w:r>
      <w:r w:rsidR="006759C7">
        <w:fldChar w:fldCharType="begin"/>
      </w:r>
      <w:r w:rsidR="006759C7">
        <w:instrText>PAGEREF  \h</w:instrText>
      </w:r>
      <w:r w:rsidR="006759C7">
        <w:fldChar w:fldCharType="separate"/>
      </w:r>
      <w:r>
        <w:t>27</w:t>
      </w:r>
      <w:r w:rsidR="006759C7">
        <w:fldChar w:fldCharType="end"/>
      </w:r>
    </w:p>
    <w:p w14:paraId="445BC33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5.1.4</w:t>
      </w:r>
      <w:r w:rsidR="006759C7">
        <w:tab/>
      </w:r>
      <w:r>
        <w:t>Inbetriebnahme-Prüfungen und Nachweise</w:t>
      </w:r>
      <w:r w:rsidR="006759C7">
        <w:tab/>
      </w:r>
      <w:r w:rsidR="006759C7">
        <w:fldChar w:fldCharType="begin"/>
      </w:r>
      <w:r w:rsidR="006759C7">
        <w:instrText>PAGEREF  \h</w:instrText>
      </w:r>
      <w:r w:rsidR="006759C7">
        <w:fldChar w:fldCharType="separate"/>
      </w:r>
      <w:r>
        <w:t>27</w:t>
      </w:r>
      <w:r w:rsidR="006759C7">
        <w:fldChar w:fldCharType="end"/>
      </w:r>
    </w:p>
    <w:p w14:paraId="0F5D0D5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5.1.5</w:t>
      </w:r>
      <w:r w:rsidR="006759C7">
        <w:tab/>
      </w:r>
      <w:r>
        <w:t>Erdung von Lastaufnahmemitteln (LAM)</w:t>
      </w:r>
      <w:r w:rsidR="006759C7">
        <w:tab/>
      </w:r>
      <w:r w:rsidR="006759C7">
        <w:fldChar w:fldCharType="begin"/>
      </w:r>
      <w:r w:rsidR="006759C7">
        <w:instrText>PAGEREF  \h</w:instrText>
      </w:r>
      <w:r w:rsidR="006759C7">
        <w:fldChar w:fldCharType="separate"/>
      </w:r>
      <w:r>
        <w:t>28</w:t>
      </w:r>
      <w:r w:rsidR="006759C7">
        <w:fldChar w:fldCharType="end"/>
      </w:r>
    </w:p>
    <w:p w14:paraId="7FD4AB5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5.1.6</w:t>
      </w:r>
      <w:r w:rsidR="006759C7">
        <w:tab/>
      </w:r>
      <w:r>
        <w:t>Elektromagnetische Verträglichkeit (EMV)</w:t>
      </w:r>
      <w:r w:rsidR="006759C7">
        <w:tab/>
      </w:r>
      <w:r w:rsidR="006759C7">
        <w:fldChar w:fldCharType="begin"/>
      </w:r>
      <w:r w:rsidR="006759C7">
        <w:instrText>PAGEREF  \h</w:instrText>
      </w:r>
      <w:r w:rsidR="006759C7">
        <w:fldChar w:fldCharType="separate"/>
      </w:r>
      <w:r>
        <w:t>28</w:t>
      </w:r>
      <w:r w:rsidR="006759C7">
        <w:fldChar w:fldCharType="end"/>
      </w:r>
    </w:p>
    <w:p w14:paraId="1CBD734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lastRenderedPageBreak/>
        <w:t>5.1.7</w:t>
      </w:r>
      <w:r w:rsidR="006759C7">
        <w:tab/>
      </w:r>
      <w:r>
        <w:t>Angaben zu wiederkehrenden Prüfungen</w:t>
      </w:r>
      <w:r w:rsidR="006759C7">
        <w:tab/>
      </w:r>
      <w:r w:rsidR="006759C7">
        <w:fldChar w:fldCharType="begin"/>
      </w:r>
      <w:r w:rsidR="006759C7">
        <w:instrText>PAGEREF  \h</w:instrText>
      </w:r>
      <w:r w:rsidR="006759C7">
        <w:fldChar w:fldCharType="separate"/>
      </w:r>
      <w:r>
        <w:t>28</w:t>
      </w:r>
      <w:r w:rsidR="006759C7">
        <w:fldChar w:fldCharType="end"/>
      </w:r>
    </w:p>
    <w:p w14:paraId="2AFB783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5.1.8</w:t>
      </w:r>
      <w:r w:rsidR="006759C7">
        <w:tab/>
      </w:r>
      <w:r>
        <w:t>Verwendung chemischer Produkte</w:t>
      </w:r>
      <w:r w:rsidR="006759C7">
        <w:tab/>
      </w:r>
      <w:r w:rsidR="006759C7">
        <w:fldChar w:fldCharType="begin"/>
      </w:r>
      <w:r w:rsidR="006759C7">
        <w:instrText>PAGEREF  \h</w:instrText>
      </w:r>
      <w:r w:rsidR="006759C7">
        <w:fldChar w:fldCharType="separate"/>
      </w:r>
      <w:r>
        <w:t>28</w:t>
      </w:r>
      <w:r w:rsidR="006759C7">
        <w:fldChar w:fldCharType="end"/>
      </w:r>
    </w:p>
    <w:p w14:paraId="0C402D5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5.1.9</w:t>
      </w:r>
      <w:r w:rsidR="006759C7">
        <w:tab/>
      </w:r>
      <w:r>
        <w:t>Verarbeitung von Li-Ion Zellen</w:t>
      </w:r>
      <w:r w:rsidR="006759C7">
        <w:tab/>
      </w:r>
      <w:r w:rsidR="006759C7">
        <w:fldChar w:fldCharType="begin"/>
      </w:r>
      <w:r w:rsidR="006759C7">
        <w:instrText>PAGEREF  \h</w:instrText>
      </w:r>
      <w:r w:rsidR="006759C7">
        <w:fldChar w:fldCharType="separate"/>
      </w:r>
      <w:r>
        <w:t>28</w:t>
      </w:r>
      <w:r w:rsidR="006759C7">
        <w:fldChar w:fldCharType="end"/>
      </w:r>
    </w:p>
    <w:p w14:paraId="1517A458"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5.1.10</w:t>
      </w:r>
      <w:r w:rsidR="006759C7">
        <w:tab/>
      </w:r>
      <w:r>
        <w:t>Ergonomiebewertung</w:t>
      </w:r>
      <w:r w:rsidR="006759C7">
        <w:tab/>
      </w:r>
      <w:r w:rsidR="006759C7">
        <w:fldChar w:fldCharType="begin"/>
      </w:r>
      <w:r w:rsidR="006759C7">
        <w:instrText>PAGEREF  \h</w:instrText>
      </w:r>
      <w:r w:rsidR="006759C7">
        <w:fldChar w:fldCharType="separate"/>
      </w:r>
      <w:r>
        <w:t>29</w:t>
      </w:r>
      <w:r w:rsidR="006759C7">
        <w:fldChar w:fldCharType="end"/>
      </w:r>
    </w:p>
    <w:p w14:paraId="4708799E"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5.2</w:t>
      </w:r>
      <w:r w:rsidR="006759C7">
        <w:tab/>
      </w:r>
      <w:r>
        <w:t>Energiemanagement</w:t>
      </w:r>
      <w:r w:rsidR="006759C7">
        <w:tab/>
      </w:r>
      <w:r w:rsidR="006759C7">
        <w:fldChar w:fldCharType="begin"/>
      </w:r>
      <w:r w:rsidR="006759C7">
        <w:instrText>PAGEREF  \h</w:instrText>
      </w:r>
      <w:r w:rsidR="006759C7">
        <w:fldChar w:fldCharType="separate"/>
      </w:r>
      <w:r>
        <w:t>29</w:t>
      </w:r>
      <w:r w:rsidR="006759C7">
        <w:fldChar w:fldCharType="end"/>
      </w:r>
    </w:p>
    <w:p w14:paraId="2B2E7E56"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5.2.1</w:t>
      </w:r>
      <w:r w:rsidR="006759C7">
        <w:tab/>
      </w:r>
      <w:r>
        <w:t>Energiepass</w:t>
      </w:r>
      <w:r w:rsidR="006759C7">
        <w:tab/>
      </w:r>
      <w:r w:rsidR="006759C7">
        <w:fldChar w:fldCharType="begin"/>
      </w:r>
      <w:r w:rsidR="006759C7">
        <w:instrText>PAGEREF  \h</w:instrText>
      </w:r>
      <w:r w:rsidR="006759C7">
        <w:fldChar w:fldCharType="separate"/>
      </w:r>
      <w:r>
        <w:t>29</w:t>
      </w:r>
      <w:r w:rsidR="006759C7">
        <w:fldChar w:fldCharType="end"/>
      </w:r>
    </w:p>
    <w:p w14:paraId="31B17E36"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5.2.2</w:t>
      </w:r>
      <w:r w:rsidR="006759C7">
        <w:tab/>
      </w:r>
      <w:r>
        <w:t>Abschaltung von Anlagenteilen</w:t>
      </w:r>
      <w:r w:rsidR="006759C7">
        <w:tab/>
      </w:r>
      <w:r w:rsidR="006759C7">
        <w:fldChar w:fldCharType="begin"/>
      </w:r>
      <w:r w:rsidR="006759C7">
        <w:instrText>PAGEREF  \h</w:instrText>
      </w:r>
      <w:r w:rsidR="006759C7">
        <w:fldChar w:fldCharType="separate"/>
      </w:r>
      <w:r>
        <w:t>29</w:t>
      </w:r>
      <w:r w:rsidR="006759C7">
        <w:fldChar w:fldCharType="end"/>
      </w:r>
    </w:p>
    <w:p w14:paraId="0143B6B6"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5.2.3</w:t>
      </w:r>
      <w:r w:rsidR="006759C7">
        <w:tab/>
      </w:r>
      <w:r>
        <w:t>Messwerterfassung</w:t>
      </w:r>
      <w:r w:rsidR="006759C7">
        <w:tab/>
      </w:r>
      <w:r w:rsidR="006759C7">
        <w:fldChar w:fldCharType="begin"/>
      </w:r>
      <w:r w:rsidR="006759C7">
        <w:instrText>PAGEREF  \h</w:instrText>
      </w:r>
      <w:r w:rsidR="006759C7">
        <w:fldChar w:fldCharType="separate"/>
      </w:r>
      <w:r>
        <w:t>29</w:t>
      </w:r>
      <w:r w:rsidR="006759C7">
        <w:fldChar w:fldCharType="end"/>
      </w:r>
    </w:p>
    <w:p w14:paraId="1DC5167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5.2.4</w:t>
      </w:r>
      <w:r w:rsidR="006759C7">
        <w:tab/>
      </w:r>
      <w:r>
        <w:t>Energieeffiziente Grundsätze</w:t>
      </w:r>
      <w:r w:rsidR="006759C7">
        <w:tab/>
      </w:r>
      <w:r w:rsidR="006759C7">
        <w:fldChar w:fldCharType="begin"/>
      </w:r>
      <w:r w:rsidR="006759C7">
        <w:instrText>PAGEREF  \h</w:instrText>
      </w:r>
      <w:r w:rsidR="006759C7">
        <w:fldChar w:fldCharType="separate"/>
      </w:r>
      <w:r>
        <w:t>29</w:t>
      </w:r>
      <w:r w:rsidR="006759C7">
        <w:fldChar w:fldCharType="end"/>
      </w:r>
    </w:p>
    <w:p w14:paraId="2CFBD5D5"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6</w:t>
      </w:r>
      <w:r w:rsidR="006759C7">
        <w:tab/>
      </w:r>
      <w:r>
        <w:t>Örtlichkeiten und Schnittstellen Medien</w:t>
      </w:r>
      <w:r w:rsidR="006759C7">
        <w:tab/>
      </w:r>
      <w:r w:rsidR="006759C7">
        <w:fldChar w:fldCharType="begin"/>
      </w:r>
      <w:r w:rsidR="006759C7">
        <w:instrText>PAGEREF  \h</w:instrText>
      </w:r>
      <w:r w:rsidR="006759C7">
        <w:fldChar w:fldCharType="separate"/>
      </w:r>
      <w:r>
        <w:t>30</w:t>
      </w:r>
      <w:r w:rsidR="006759C7">
        <w:fldChar w:fldCharType="end"/>
      </w:r>
    </w:p>
    <w:p w14:paraId="5447225C"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6.1</w:t>
      </w:r>
      <w:r w:rsidR="006759C7">
        <w:tab/>
      </w:r>
      <w:r>
        <w:t>Gebäude und Fläche</w:t>
      </w:r>
      <w:r w:rsidR="006759C7">
        <w:tab/>
      </w:r>
      <w:r w:rsidR="006759C7">
        <w:fldChar w:fldCharType="begin"/>
      </w:r>
      <w:r w:rsidR="006759C7">
        <w:instrText>PAGEREF  \h</w:instrText>
      </w:r>
      <w:r w:rsidR="006759C7">
        <w:fldChar w:fldCharType="separate"/>
      </w:r>
      <w:r>
        <w:t>31</w:t>
      </w:r>
      <w:r w:rsidR="006759C7">
        <w:fldChar w:fldCharType="end"/>
      </w:r>
    </w:p>
    <w:p w14:paraId="47FDFAAD"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6.2</w:t>
      </w:r>
      <w:r w:rsidR="006759C7">
        <w:tab/>
      </w:r>
      <w:r>
        <w:t>Fußboden, Decke und Hilfskonstruktionen</w:t>
      </w:r>
      <w:r w:rsidR="006759C7">
        <w:tab/>
      </w:r>
      <w:r w:rsidR="006759C7">
        <w:fldChar w:fldCharType="begin"/>
      </w:r>
      <w:r w:rsidR="006759C7">
        <w:instrText>PAGEREF  \h</w:instrText>
      </w:r>
      <w:r w:rsidR="006759C7">
        <w:fldChar w:fldCharType="separate"/>
      </w:r>
      <w:r>
        <w:t>31</w:t>
      </w:r>
      <w:r w:rsidR="006759C7">
        <w:fldChar w:fldCharType="end"/>
      </w:r>
    </w:p>
    <w:p w14:paraId="7586998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6.3</w:t>
      </w:r>
      <w:r w:rsidR="006759C7">
        <w:tab/>
      </w:r>
      <w:r>
        <w:t>Medienversorgung</w:t>
      </w:r>
      <w:r w:rsidR="006759C7">
        <w:tab/>
      </w:r>
      <w:r w:rsidR="006759C7">
        <w:fldChar w:fldCharType="begin"/>
      </w:r>
      <w:r w:rsidR="006759C7">
        <w:instrText>PAGEREF  \h</w:instrText>
      </w:r>
      <w:r w:rsidR="006759C7">
        <w:fldChar w:fldCharType="separate"/>
      </w:r>
      <w:r>
        <w:t>31</w:t>
      </w:r>
      <w:r w:rsidR="006759C7">
        <w:fldChar w:fldCharType="end"/>
      </w:r>
    </w:p>
    <w:p w14:paraId="47BC0830"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6.4</w:t>
      </w:r>
      <w:r w:rsidR="006759C7">
        <w:tab/>
      </w:r>
      <w:r>
        <w:t>Anwendungsbereich</w:t>
      </w:r>
      <w:r w:rsidR="006759C7">
        <w:tab/>
      </w:r>
      <w:r w:rsidR="006759C7">
        <w:fldChar w:fldCharType="begin"/>
      </w:r>
      <w:r w:rsidR="006759C7">
        <w:instrText>PAGEREF  \h</w:instrText>
      </w:r>
      <w:r w:rsidR="006759C7">
        <w:fldChar w:fldCharType="separate"/>
      </w:r>
      <w:r>
        <w:t>32</w:t>
      </w:r>
      <w:r w:rsidR="006759C7">
        <w:fldChar w:fldCharType="end"/>
      </w:r>
    </w:p>
    <w:p w14:paraId="1392EBF0"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7</w:t>
      </w:r>
      <w:r w:rsidR="006759C7">
        <w:tab/>
      </w:r>
      <w:r>
        <w:t>Steuerungstechnischer Ablauf und Ausführung</w:t>
      </w:r>
      <w:r w:rsidR="006759C7">
        <w:tab/>
      </w:r>
      <w:r w:rsidR="006759C7">
        <w:fldChar w:fldCharType="begin"/>
      </w:r>
      <w:r w:rsidR="006759C7">
        <w:instrText>PAGEREF  \h</w:instrText>
      </w:r>
      <w:r w:rsidR="006759C7">
        <w:fldChar w:fldCharType="separate"/>
      </w:r>
      <w:r>
        <w:t>32</w:t>
      </w:r>
      <w:r w:rsidR="006759C7">
        <w:fldChar w:fldCharType="end"/>
      </w:r>
    </w:p>
    <w:p w14:paraId="06720925"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7.1</w:t>
      </w:r>
      <w:r w:rsidR="006759C7">
        <w:tab/>
      </w:r>
      <w:r>
        <w:t>Allgemeines</w:t>
      </w:r>
      <w:r w:rsidR="006759C7">
        <w:tab/>
      </w:r>
      <w:r w:rsidR="006759C7">
        <w:fldChar w:fldCharType="begin"/>
      </w:r>
      <w:r w:rsidR="006759C7">
        <w:instrText>PAGEREF  \h</w:instrText>
      </w:r>
      <w:r w:rsidR="006759C7">
        <w:fldChar w:fldCharType="separate"/>
      </w:r>
      <w:r>
        <w:t>33</w:t>
      </w:r>
      <w:r w:rsidR="006759C7">
        <w:fldChar w:fldCharType="end"/>
      </w:r>
    </w:p>
    <w:p w14:paraId="5FD57155"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7.2</w:t>
      </w:r>
      <w:r w:rsidR="006759C7">
        <w:tab/>
      </w:r>
      <w:r>
        <w:t>Steuerungstechnischer Ablauf</w:t>
      </w:r>
      <w:r w:rsidR="006759C7">
        <w:tab/>
      </w:r>
      <w:r w:rsidR="006759C7">
        <w:fldChar w:fldCharType="begin"/>
      </w:r>
      <w:r w:rsidR="006759C7">
        <w:instrText>PAGEREF  \h</w:instrText>
      </w:r>
      <w:r w:rsidR="006759C7">
        <w:fldChar w:fldCharType="separate"/>
      </w:r>
      <w:r>
        <w:t>34</w:t>
      </w:r>
      <w:r w:rsidR="006759C7">
        <w:fldChar w:fldCharType="end"/>
      </w:r>
    </w:p>
    <w:p w14:paraId="1A69C01E"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7.3</w:t>
      </w:r>
      <w:r w:rsidR="006759C7">
        <w:tab/>
      </w:r>
      <w:r>
        <w:t>Steuerungsstruktur</w:t>
      </w:r>
      <w:r w:rsidR="006759C7">
        <w:tab/>
      </w:r>
      <w:r w:rsidR="006759C7">
        <w:fldChar w:fldCharType="begin"/>
      </w:r>
      <w:r w:rsidR="006759C7">
        <w:instrText>PAGEREF  \h</w:instrText>
      </w:r>
      <w:r w:rsidR="006759C7">
        <w:fldChar w:fldCharType="separate"/>
      </w:r>
      <w:r>
        <w:t>34</w:t>
      </w:r>
      <w:r w:rsidR="006759C7">
        <w:fldChar w:fldCharType="end"/>
      </w:r>
    </w:p>
    <w:p w14:paraId="65FC0A80"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7.4</w:t>
      </w:r>
      <w:r w:rsidR="006759C7">
        <w:tab/>
      </w:r>
      <w:r>
        <w:t>Hardwarekonstruktion und Komponentenauswahl</w:t>
      </w:r>
      <w:r w:rsidR="006759C7">
        <w:tab/>
      </w:r>
      <w:r w:rsidR="006759C7">
        <w:fldChar w:fldCharType="begin"/>
      </w:r>
      <w:r w:rsidR="006759C7">
        <w:instrText>PAGEREF  \h</w:instrText>
      </w:r>
      <w:r w:rsidR="006759C7">
        <w:fldChar w:fldCharType="separate"/>
      </w:r>
      <w:r>
        <w:t>35</w:t>
      </w:r>
      <w:r w:rsidR="006759C7">
        <w:fldChar w:fldCharType="end"/>
      </w:r>
    </w:p>
    <w:p w14:paraId="112BB4E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7.4.1</w:t>
      </w:r>
      <w:r w:rsidR="006759C7">
        <w:tab/>
      </w:r>
      <w:r>
        <w:t>CAE-System</w:t>
      </w:r>
      <w:r w:rsidR="006759C7">
        <w:tab/>
      </w:r>
      <w:r w:rsidR="006759C7">
        <w:fldChar w:fldCharType="begin"/>
      </w:r>
      <w:r w:rsidR="006759C7">
        <w:instrText>PAGEREF  \h</w:instrText>
      </w:r>
      <w:r w:rsidR="006759C7">
        <w:fldChar w:fldCharType="separate"/>
      </w:r>
      <w:r>
        <w:t>35</w:t>
      </w:r>
      <w:r w:rsidR="006759C7">
        <w:fldChar w:fldCharType="end"/>
      </w:r>
    </w:p>
    <w:p w14:paraId="54C7EB0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7.4.2</w:t>
      </w:r>
      <w:r w:rsidR="006759C7">
        <w:tab/>
      </w:r>
      <w:r>
        <w:t>Standardkomponenten</w:t>
      </w:r>
      <w:r w:rsidR="006759C7">
        <w:tab/>
      </w:r>
      <w:r w:rsidR="006759C7">
        <w:fldChar w:fldCharType="begin"/>
      </w:r>
      <w:r w:rsidR="006759C7">
        <w:instrText>PAGEREF  \h</w:instrText>
      </w:r>
      <w:r w:rsidR="006759C7">
        <w:fldChar w:fldCharType="separate"/>
      </w:r>
      <w:r>
        <w:t>36</w:t>
      </w:r>
      <w:r w:rsidR="006759C7">
        <w:fldChar w:fldCharType="end"/>
      </w:r>
    </w:p>
    <w:p w14:paraId="1490D8C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7.4.3</w:t>
      </w:r>
      <w:r w:rsidR="006759C7">
        <w:tab/>
      </w:r>
      <w:r>
        <w:t>Beistellumfänge</w:t>
      </w:r>
      <w:r w:rsidR="006759C7">
        <w:tab/>
      </w:r>
      <w:r w:rsidR="006759C7">
        <w:fldChar w:fldCharType="begin"/>
      </w:r>
      <w:r w:rsidR="006759C7">
        <w:instrText>PAGEREF  \h</w:instrText>
      </w:r>
      <w:r w:rsidR="006759C7">
        <w:fldChar w:fldCharType="separate"/>
      </w:r>
      <w:r>
        <w:t>36</w:t>
      </w:r>
      <w:r w:rsidR="006759C7">
        <w:fldChar w:fldCharType="end"/>
      </w:r>
    </w:p>
    <w:p w14:paraId="13D8B3E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7.4.4</w:t>
      </w:r>
      <w:r w:rsidR="006759C7">
        <w:tab/>
      </w:r>
      <w:r>
        <w:t>Hardwaredokumentation im Projektverlauf</w:t>
      </w:r>
      <w:r w:rsidR="006759C7">
        <w:tab/>
      </w:r>
      <w:r w:rsidR="006759C7">
        <w:fldChar w:fldCharType="begin"/>
      </w:r>
      <w:r w:rsidR="006759C7">
        <w:instrText>PAGEREF  \h</w:instrText>
      </w:r>
      <w:r w:rsidR="006759C7">
        <w:fldChar w:fldCharType="separate"/>
      </w:r>
      <w:r>
        <w:t>37</w:t>
      </w:r>
      <w:r w:rsidR="006759C7">
        <w:fldChar w:fldCharType="end"/>
      </w:r>
    </w:p>
    <w:p w14:paraId="7B79FFC0"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7.5</w:t>
      </w:r>
      <w:r w:rsidR="006759C7">
        <w:tab/>
      </w:r>
      <w:r>
        <w:t>Linienarchitektur</w:t>
      </w:r>
      <w:r w:rsidR="006759C7">
        <w:tab/>
      </w:r>
      <w:r w:rsidR="006759C7">
        <w:fldChar w:fldCharType="begin"/>
      </w:r>
      <w:r w:rsidR="006759C7">
        <w:instrText>PAGEREF  \h</w:instrText>
      </w:r>
      <w:r w:rsidR="006759C7">
        <w:fldChar w:fldCharType="separate"/>
      </w:r>
      <w:r>
        <w:t>37</w:t>
      </w:r>
      <w:r w:rsidR="006759C7">
        <w:fldChar w:fldCharType="end"/>
      </w:r>
    </w:p>
    <w:p w14:paraId="1255655C"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7.6</w:t>
      </w:r>
      <w:r w:rsidR="006759C7">
        <w:tab/>
      </w:r>
      <w:r>
        <w:t>Schaltschränke und Geräte</w:t>
      </w:r>
      <w:r w:rsidR="006759C7">
        <w:tab/>
      </w:r>
      <w:r w:rsidR="006759C7">
        <w:fldChar w:fldCharType="begin"/>
      </w:r>
      <w:r w:rsidR="006759C7">
        <w:instrText>PAGEREF  \h</w:instrText>
      </w:r>
      <w:r w:rsidR="006759C7">
        <w:fldChar w:fldCharType="separate"/>
      </w:r>
      <w:r>
        <w:t>38</w:t>
      </w:r>
      <w:r w:rsidR="006759C7">
        <w:fldChar w:fldCharType="end"/>
      </w:r>
    </w:p>
    <w:p w14:paraId="711E309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7.6.1</w:t>
      </w:r>
      <w:r w:rsidR="006759C7">
        <w:tab/>
      </w:r>
      <w:r>
        <w:t>Allgemeine Anforderungen</w:t>
      </w:r>
      <w:r w:rsidR="006759C7">
        <w:tab/>
      </w:r>
      <w:r w:rsidR="006759C7">
        <w:fldChar w:fldCharType="begin"/>
      </w:r>
      <w:r w:rsidR="006759C7">
        <w:instrText>PAGEREF  \h</w:instrText>
      </w:r>
      <w:r w:rsidR="006759C7">
        <w:fldChar w:fldCharType="separate"/>
      </w:r>
      <w:r>
        <w:t>38</w:t>
      </w:r>
      <w:r w:rsidR="006759C7">
        <w:fldChar w:fldCharType="end"/>
      </w:r>
    </w:p>
    <w:p w14:paraId="2E3B1D9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7.6.2</w:t>
      </w:r>
      <w:r w:rsidR="006759C7">
        <w:tab/>
      </w:r>
      <w:r>
        <w:t>Anordnung und Aufbau der Schaltschränke</w:t>
      </w:r>
      <w:r w:rsidR="006759C7">
        <w:tab/>
      </w:r>
      <w:r w:rsidR="006759C7">
        <w:fldChar w:fldCharType="begin"/>
      </w:r>
      <w:r w:rsidR="006759C7">
        <w:instrText>PAGEREF  \h</w:instrText>
      </w:r>
      <w:r w:rsidR="006759C7">
        <w:fldChar w:fldCharType="separate"/>
      </w:r>
      <w:r>
        <w:t>38</w:t>
      </w:r>
      <w:r w:rsidR="006759C7">
        <w:fldChar w:fldCharType="end"/>
      </w:r>
    </w:p>
    <w:p w14:paraId="2CEA48A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7.6.3</w:t>
      </w:r>
      <w:r w:rsidR="006759C7">
        <w:tab/>
      </w:r>
      <w:r>
        <w:t>Energieversorgung und Einspeisung der Anlage</w:t>
      </w:r>
      <w:r w:rsidR="006759C7">
        <w:tab/>
      </w:r>
      <w:r w:rsidR="006759C7">
        <w:fldChar w:fldCharType="begin"/>
      </w:r>
      <w:r w:rsidR="006759C7">
        <w:instrText>PAGEREF  \h</w:instrText>
      </w:r>
      <w:r w:rsidR="006759C7">
        <w:fldChar w:fldCharType="separate"/>
      </w:r>
      <w:r>
        <w:t>38</w:t>
      </w:r>
      <w:r w:rsidR="006759C7">
        <w:fldChar w:fldCharType="end"/>
      </w:r>
    </w:p>
    <w:p w14:paraId="32F2D82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7.6.4</w:t>
      </w:r>
      <w:r w:rsidR="006759C7">
        <w:tab/>
      </w:r>
      <w:r>
        <w:t>Verdrahtungstechnik</w:t>
      </w:r>
      <w:r w:rsidR="006759C7">
        <w:tab/>
      </w:r>
      <w:r w:rsidR="006759C7">
        <w:fldChar w:fldCharType="begin"/>
      </w:r>
      <w:r w:rsidR="006759C7">
        <w:instrText>PAGEREF  \h</w:instrText>
      </w:r>
      <w:r w:rsidR="006759C7">
        <w:fldChar w:fldCharType="separate"/>
      </w:r>
      <w:r>
        <w:t>38</w:t>
      </w:r>
      <w:r w:rsidR="006759C7">
        <w:fldChar w:fldCharType="end"/>
      </w:r>
    </w:p>
    <w:p w14:paraId="295A6E8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7.6.5</w:t>
      </w:r>
      <w:r w:rsidR="006759C7">
        <w:tab/>
      </w:r>
      <w:r>
        <w:t>Klimatisierung</w:t>
      </w:r>
      <w:r w:rsidR="006759C7">
        <w:tab/>
      </w:r>
      <w:r w:rsidR="006759C7">
        <w:fldChar w:fldCharType="begin"/>
      </w:r>
      <w:r w:rsidR="006759C7">
        <w:instrText>PAGEREF  \h</w:instrText>
      </w:r>
      <w:r w:rsidR="006759C7">
        <w:fldChar w:fldCharType="separate"/>
      </w:r>
      <w:r>
        <w:t>38</w:t>
      </w:r>
      <w:r w:rsidR="006759C7">
        <w:fldChar w:fldCharType="end"/>
      </w:r>
    </w:p>
    <w:p w14:paraId="0D4F63FA"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7.7</w:t>
      </w:r>
      <w:r w:rsidR="006759C7">
        <w:tab/>
      </w:r>
      <w:r>
        <w:t>Steuerungskomponenten</w:t>
      </w:r>
      <w:r w:rsidR="006759C7">
        <w:tab/>
      </w:r>
      <w:r w:rsidR="006759C7">
        <w:fldChar w:fldCharType="begin"/>
      </w:r>
      <w:r w:rsidR="006759C7">
        <w:instrText>PAGEREF  \h</w:instrText>
      </w:r>
      <w:r w:rsidR="006759C7">
        <w:fldChar w:fldCharType="separate"/>
      </w:r>
      <w:r>
        <w:t>38</w:t>
      </w:r>
      <w:r w:rsidR="006759C7">
        <w:fldChar w:fldCharType="end"/>
      </w:r>
    </w:p>
    <w:p w14:paraId="39BB1801"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7.7.1</w:t>
      </w:r>
      <w:r w:rsidR="006759C7">
        <w:tab/>
      </w:r>
      <w:r>
        <w:t>SPS</w:t>
      </w:r>
      <w:r w:rsidR="006759C7">
        <w:tab/>
      </w:r>
      <w:r w:rsidR="006759C7">
        <w:fldChar w:fldCharType="begin"/>
      </w:r>
      <w:r w:rsidR="006759C7">
        <w:instrText>PAGEREF  \h</w:instrText>
      </w:r>
      <w:r w:rsidR="006759C7">
        <w:fldChar w:fldCharType="separate"/>
      </w:r>
      <w:r>
        <w:t>38</w:t>
      </w:r>
      <w:r w:rsidR="006759C7">
        <w:fldChar w:fldCharType="end"/>
      </w:r>
    </w:p>
    <w:p w14:paraId="5994C251"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7.7.2</w:t>
      </w:r>
      <w:r w:rsidR="006759C7">
        <w:tab/>
      </w:r>
      <w:r>
        <w:t>Dezentrale Leistung</w:t>
      </w:r>
      <w:r w:rsidR="006759C7">
        <w:tab/>
      </w:r>
      <w:r w:rsidR="006759C7">
        <w:fldChar w:fldCharType="begin"/>
      </w:r>
      <w:r w:rsidR="006759C7">
        <w:instrText>PAGEREF  \h</w:instrText>
      </w:r>
      <w:r w:rsidR="006759C7">
        <w:fldChar w:fldCharType="separate"/>
      </w:r>
      <w:r>
        <w:t>39</w:t>
      </w:r>
      <w:r w:rsidR="006759C7">
        <w:fldChar w:fldCharType="end"/>
      </w:r>
    </w:p>
    <w:p w14:paraId="3AEF831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7.7.3</w:t>
      </w:r>
      <w:r w:rsidR="006759C7">
        <w:tab/>
      </w:r>
      <w:r>
        <w:t>Dezentrale Peripherie</w:t>
      </w:r>
      <w:r w:rsidR="006759C7">
        <w:tab/>
      </w:r>
      <w:r w:rsidR="006759C7">
        <w:fldChar w:fldCharType="begin"/>
      </w:r>
      <w:r w:rsidR="006759C7">
        <w:instrText>PAGEREF  \h</w:instrText>
      </w:r>
      <w:r w:rsidR="006759C7">
        <w:fldChar w:fldCharType="separate"/>
      </w:r>
      <w:r>
        <w:t>39</w:t>
      </w:r>
      <w:r w:rsidR="006759C7">
        <w:fldChar w:fldCharType="end"/>
      </w:r>
    </w:p>
    <w:p w14:paraId="118568F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7.7.4</w:t>
      </w:r>
      <w:r w:rsidR="006759C7">
        <w:tab/>
      </w:r>
      <w:r>
        <w:t>Hand-vor-Ort-Bediengeräte (HVO)</w:t>
      </w:r>
      <w:r w:rsidR="006759C7">
        <w:tab/>
      </w:r>
      <w:r w:rsidR="006759C7">
        <w:fldChar w:fldCharType="begin"/>
      </w:r>
      <w:r w:rsidR="006759C7">
        <w:instrText>PAGEREF  \h</w:instrText>
      </w:r>
      <w:r w:rsidR="006759C7">
        <w:fldChar w:fldCharType="separate"/>
      </w:r>
      <w:r>
        <w:t>39</w:t>
      </w:r>
      <w:r w:rsidR="006759C7">
        <w:fldChar w:fldCharType="end"/>
      </w:r>
    </w:p>
    <w:p w14:paraId="4617BFF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7.7.5</w:t>
      </w:r>
      <w:r w:rsidR="006759C7">
        <w:tab/>
      </w:r>
      <w:r>
        <w:t>Visualisierungssysteme</w:t>
      </w:r>
      <w:r w:rsidR="006759C7">
        <w:tab/>
      </w:r>
      <w:r w:rsidR="006759C7">
        <w:fldChar w:fldCharType="begin"/>
      </w:r>
      <w:r w:rsidR="006759C7">
        <w:instrText>PAGEREF  \h</w:instrText>
      </w:r>
      <w:r w:rsidR="006759C7">
        <w:fldChar w:fldCharType="separate"/>
      </w:r>
      <w:r>
        <w:t>39</w:t>
      </w:r>
      <w:r w:rsidR="006759C7">
        <w:fldChar w:fldCharType="end"/>
      </w:r>
    </w:p>
    <w:p w14:paraId="182D2FF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7.7.6</w:t>
      </w:r>
      <w:r w:rsidR="006759C7">
        <w:tab/>
      </w:r>
      <w:r>
        <w:t>Beschreibung HVO Visualisierung</w:t>
      </w:r>
      <w:r w:rsidR="006759C7">
        <w:tab/>
      </w:r>
      <w:r w:rsidR="006759C7">
        <w:fldChar w:fldCharType="begin"/>
      </w:r>
      <w:r w:rsidR="006759C7">
        <w:instrText>PAGEREF  \h</w:instrText>
      </w:r>
      <w:r w:rsidR="006759C7">
        <w:fldChar w:fldCharType="separate"/>
      </w:r>
      <w:r>
        <w:t>39</w:t>
      </w:r>
      <w:r w:rsidR="006759C7">
        <w:fldChar w:fldCharType="end"/>
      </w:r>
    </w:p>
    <w:p w14:paraId="1895F58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7.7.7</w:t>
      </w:r>
      <w:r w:rsidR="006759C7">
        <w:tab/>
      </w:r>
      <w:r>
        <w:t>Benutzerverwaltung mit Euchner Key System (EKS)</w:t>
      </w:r>
      <w:r w:rsidR="006759C7">
        <w:tab/>
      </w:r>
      <w:r w:rsidR="006759C7">
        <w:fldChar w:fldCharType="begin"/>
      </w:r>
      <w:r w:rsidR="006759C7">
        <w:instrText>PAGEREF  \h</w:instrText>
      </w:r>
      <w:r w:rsidR="006759C7">
        <w:fldChar w:fldCharType="separate"/>
      </w:r>
      <w:r>
        <w:t>40</w:t>
      </w:r>
      <w:r w:rsidR="006759C7">
        <w:fldChar w:fldCharType="end"/>
      </w:r>
    </w:p>
    <w:p w14:paraId="4BF89A2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7.7.8</w:t>
      </w:r>
      <w:r w:rsidR="006759C7">
        <w:tab/>
      </w:r>
      <w:r>
        <w:t>Bildverarbeitungs- / Kamerasysteme</w:t>
      </w:r>
      <w:r w:rsidR="006759C7">
        <w:tab/>
      </w:r>
      <w:r w:rsidR="006759C7">
        <w:fldChar w:fldCharType="begin"/>
      </w:r>
      <w:r w:rsidR="006759C7">
        <w:instrText>PAGEREF  \h</w:instrText>
      </w:r>
      <w:r w:rsidR="006759C7">
        <w:fldChar w:fldCharType="separate"/>
      </w:r>
      <w:r>
        <w:t>41</w:t>
      </w:r>
      <w:r w:rsidR="006759C7">
        <w:fldChar w:fldCharType="end"/>
      </w:r>
    </w:p>
    <w:p w14:paraId="1B3F864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7.7.9</w:t>
      </w:r>
      <w:r w:rsidR="006759C7">
        <w:tab/>
      </w:r>
      <w:r>
        <w:t>Roboter</w:t>
      </w:r>
      <w:r w:rsidR="006759C7">
        <w:tab/>
      </w:r>
      <w:r w:rsidR="006759C7">
        <w:fldChar w:fldCharType="begin"/>
      </w:r>
      <w:r w:rsidR="006759C7">
        <w:instrText>PAGEREF  \h</w:instrText>
      </w:r>
      <w:r w:rsidR="006759C7">
        <w:fldChar w:fldCharType="separate"/>
      </w:r>
      <w:r>
        <w:t>41</w:t>
      </w:r>
      <w:r w:rsidR="006759C7">
        <w:fldChar w:fldCharType="end"/>
      </w:r>
    </w:p>
    <w:p w14:paraId="6F0FABD5"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7.7.10</w:t>
      </w:r>
      <w:r w:rsidR="006759C7">
        <w:tab/>
      </w:r>
      <w:r>
        <w:t>Identifikationssysteme</w:t>
      </w:r>
      <w:r w:rsidR="006759C7">
        <w:tab/>
      </w:r>
      <w:r w:rsidR="006759C7">
        <w:fldChar w:fldCharType="begin"/>
      </w:r>
      <w:r w:rsidR="006759C7">
        <w:instrText>PAGEREF  \h</w:instrText>
      </w:r>
      <w:r w:rsidR="006759C7">
        <w:fldChar w:fldCharType="separate"/>
      </w:r>
      <w:r>
        <w:t>41</w:t>
      </w:r>
      <w:r w:rsidR="006759C7">
        <w:fldChar w:fldCharType="end"/>
      </w:r>
    </w:p>
    <w:p w14:paraId="473FFA3F"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7.7.11</w:t>
      </w:r>
      <w:r w:rsidR="006759C7">
        <w:tab/>
      </w:r>
      <w:r>
        <w:t>BUS – Systeme</w:t>
      </w:r>
      <w:r w:rsidR="006759C7">
        <w:tab/>
      </w:r>
      <w:r w:rsidR="006759C7">
        <w:fldChar w:fldCharType="begin"/>
      </w:r>
      <w:r w:rsidR="006759C7">
        <w:instrText>PAGEREF  \h</w:instrText>
      </w:r>
      <w:r w:rsidR="006759C7">
        <w:fldChar w:fldCharType="separate"/>
      </w:r>
      <w:r>
        <w:t>42</w:t>
      </w:r>
      <w:r w:rsidR="006759C7">
        <w:fldChar w:fldCharType="end"/>
      </w:r>
    </w:p>
    <w:p w14:paraId="7C70241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7.7.12</w:t>
      </w:r>
      <w:r w:rsidR="006759C7">
        <w:tab/>
      </w:r>
      <w:r>
        <w:t>Antriebstechnik (Frequenzregelung, Positionierung)</w:t>
      </w:r>
      <w:r w:rsidR="006759C7">
        <w:tab/>
      </w:r>
      <w:r w:rsidR="006759C7">
        <w:fldChar w:fldCharType="begin"/>
      </w:r>
      <w:r w:rsidR="006759C7">
        <w:instrText>PAGEREF  \h</w:instrText>
      </w:r>
      <w:r w:rsidR="006759C7">
        <w:fldChar w:fldCharType="separate"/>
      </w:r>
      <w:r>
        <w:t>42</w:t>
      </w:r>
      <w:r w:rsidR="006759C7">
        <w:fldChar w:fldCharType="end"/>
      </w:r>
    </w:p>
    <w:p w14:paraId="7524909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7.7.13</w:t>
      </w:r>
      <w:r w:rsidR="006759C7">
        <w:tab/>
      </w:r>
      <w:r>
        <w:t>Installation</w:t>
      </w:r>
      <w:r w:rsidR="006759C7">
        <w:tab/>
      </w:r>
      <w:r w:rsidR="006759C7">
        <w:fldChar w:fldCharType="begin"/>
      </w:r>
      <w:r w:rsidR="006759C7">
        <w:instrText>PAGEREF  \h</w:instrText>
      </w:r>
      <w:r w:rsidR="006759C7">
        <w:fldChar w:fldCharType="separate"/>
      </w:r>
      <w:r>
        <w:t>43</w:t>
      </w:r>
      <w:r w:rsidR="006759C7">
        <w:fldChar w:fldCharType="end"/>
      </w:r>
    </w:p>
    <w:p w14:paraId="16CAF633"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7.8</w:t>
      </w:r>
      <w:r w:rsidR="006759C7">
        <w:tab/>
      </w:r>
      <w:r>
        <w:t>Schnittstellen</w:t>
      </w:r>
      <w:r w:rsidR="006759C7">
        <w:tab/>
      </w:r>
      <w:r w:rsidR="006759C7">
        <w:fldChar w:fldCharType="begin"/>
      </w:r>
      <w:r w:rsidR="006759C7">
        <w:instrText>PAGEREF  \h</w:instrText>
      </w:r>
      <w:r w:rsidR="006759C7">
        <w:fldChar w:fldCharType="separate"/>
      </w:r>
      <w:r>
        <w:t>43</w:t>
      </w:r>
      <w:r w:rsidR="006759C7">
        <w:fldChar w:fldCharType="end"/>
      </w:r>
    </w:p>
    <w:p w14:paraId="0353CF2F"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lastRenderedPageBreak/>
        <w:t>7.8.1</w:t>
      </w:r>
      <w:r w:rsidR="006759C7">
        <w:tab/>
      </w:r>
      <w:r>
        <w:t>Visualisierung der Schnittstellen</w:t>
      </w:r>
      <w:r w:rsidR="006759C7">
        <w:tab/>
      </w:r>
      <w:r w:rsidR="006759C7">
        <w:fldChar w:fldCharType="begin"/>
      </w:r>
      <w:r w:rsidR="006759C7">
        <w:instrText>PAGEREF  \h</w:instrText>
      </w:r>
      <w:r w:rsidR="006759C7">
        <w:fldChar w:fldCharType="separate"/>
      </w:r>
      <w:r>
        <w:t>43</w:t>
      </w:r>
      <w:r w:rsidR="006759C7">
        <w:fldChar w:fldCharType="end"/>
      </w:r>
    </w:p>
    <w:p w14:paraId="413FEA9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7.8.2</w:t>
      </w:r>
      <w:r w:rsidR="006759C7">
        <w:tab/>
      </w:r>
      <w:r>
        <w:t>E/A – Schnittstellen</w:t>
      </w:r>
      <w:r w:rsidR="006759C7">
        <w:tab/>
      </w:r>
      <w:r w:rsidR="006759C7">
        <w:fldChar w:fldCharType="begin"/>
      </w:r>
      <w:r w:rsidR="006759C7">
        <w:instrText>PAGEREF  \h</w:instrText>
      </w:r>
      <w:r w:rsidR="006759C7">
        <w:fldChar w:fldCharType="separate"/>
      </w:r>
      <w:r>
        <w:t>43</w:t>
      </w:r>
      <w:r w:rsidR="006759C7">
        <w:fldChar w:fldCharType="end"/>
      </w:r>
    </w:p>
    <w:p w14:paraId="4C172BE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7.8.3</w:t>
      </w:r>
      <w:r w:rsidR="006759C7">
        <w:tab/>
      </w:r>
      <w:r>
        <w:t>Übergeordnete Systeme</w:t>
      </w:r>
      <w:r w:rsidR="006759C7">
        <w:tab/>
      </w:r>
      <w:r w:rsidR="006759C7">
        <w:fldChar w:fldCharType="begin"/>
      </w:r>
      <w:r w:rsidR="006759C7">
        <w:instrText>PAGEREF  \h</w:instrText>
      </w:r>
      <w:r w:rsidR="006759C7">
        <w:fldChar w:fldCharType="separate"/>
      </w:r>
      <w:r>
        <w:t>43</w:t>
      </w:r>
      <w:r w:rsidR="006759C7">
        <w:fldChar w:fldCharType="end"/>
      </w:r>
    </w:p>
    <w:p w14:paraId="2FFCECC1"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7.8.4</w:t>
      </w:r>
      <w:r w:rsidR="006759C7">
        <w:tab/>
      </w:r>
      <w:r>
        <w:t>Linienleitrechner</w:t>
      </w:r>
      <w:r w:rsidR="006759C7">
        <w:tab/>
      </w:r>
      <w:r w:rsidR="006759C7">
        <w:fldChar w:fldCharType="begin"/>
      </w:r>
      <w:r w:rsidR="006759C7">
        <w:instrText>PAGEREF  \h</w:instrText>
      </w:r>
      <w:r w:rsidR="006759C7">
        <w:fldChar w:fldCharType="separate"/>
      </w:r>
      <w:r>
        <w:t>44</w:t>
      </w:r>
      <w:r w:rsidR="006759C7">
        <w:fldChar w:fldCharType="end"/>
      </w:r>
    </w:p>
    <w:p w14:paraId="151370C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7.8.5</w:t>
      </w:r>
      <w:r w:rsidR="006759C7">
        <w:tab/>
      </w:r>
      <w:r>
        <w:t>Industrie 4.0</w:t>
      </w:r>
      <w:r w:rsidR="006759C7">
        <w:tab/>
      </w:r>
      <w:r w:rsidR="006759C7">
        <w:fldChar w:fldCharType="begin"/>
      </w:r>
      <w:r w:rsidR="006759C7">
        <w:instrText>PAGEREF  \h</w:instrText>
      </w:r>
      <w:r w:rsidR="006759C7">
        <w:fldChar w:fldCharType="separate"/>
      </w:r>
      <w:r>
        <w:t>44</w:t>
      </w:r>
      <w:r w:rsidR="006759C7">
        <w:fldChar w:fldCharType="end"/>
      </w:r>
    </w:p>
    <w:p w14:paraId="25DAFCEE"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7.9</w:t>
      </w:r>
      <w:r w:rsidR="006759C7">
        <w:tab/>
      </w:r>
      <w:r>
        <w:t>Betriebsarten</w:t>
      </w:r>
      <w:r w:rsidR="006759C7">
        <w:tab/>
      </w:r>
      <w:r w:rsidR="006759C7">
        <w:fldChar w:fldCharType="begin"/>
      </w:r>
      <w:r w:rsidR="006759C7">
        <w:instrText>PAGEREF  \h</w:instrText>
      </w:r>
      <w:r w:rsidR="006759C7">
        <w:fldChar w:fldCharType="separate"/>
      </w:r>
      <w:r>
        <w:t>45</w:t>
      </w:r>
      <w:r w:rsidR="006759C7">
        <w:fldChar w:fldCharType="end"/>
      </w:r>
    </w:p>
    <w:p w14:paraId="5D26007D"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7.10</w:t>
      </w:r>
      <w:r w:rsidR="006759C7">
        <w:tab/>
      </w:r>
      <w:r>
        <w:t>Software</w:t>
      </w:r>
      <w:r w:rsidR="006759C7">
        <w:tab/>
      </w:r>
      <w:r w:rsidR="006759C7">
        <w:fldChar w:fldCharType="begin"/>
      </w:r>
      <w:r w:rsidR="006759C7">
        <w:instrText>PAGEREF  \h</w:instrText>
      </w:r>
      <w:r w:rsidR="006759C7">
        <w:fldChar w:fldCharType="separate"/>
      </w:r>
      <w:r>
        <w:t>45</w:t>
      </w:r>
      <w:r w:rsidR="006759C7">
        <w:fldChar w:fldCharType="end"/>
      </w:r>
    </w:p>
    <w:p w14:paraId="15EDA6E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7.11</w:t>
      </w:r>
      <w:r w:rsidR="006759C7">
        <w:tab/>
      </w:r>
      <w:r>
        <w:t>Störmeldesystem</w:t>
      </w:r>
      <w:r w:rsidR="006759C7">
        <w:tab/>
      </w:r>
      <w:r w:rsidR="006759C7">
        <w:fldChar w:fldCharType="begin"/>
      </w:r>
      <w:r w:rsidR="006759C7">
        <w:instrText>PAGEREF  \h</w:instrText>
      </w:r>
      <w:r w:rsidR="006759C7">
        <w:fldChar w:fldCharType="separate"/>
      </w:r>
      <w:r>
        <w:t>46</w:t>
      </w:r>
      <w:r w:rsidR="006759C7">
        <w:fldChar w:fldCharType="end"/>
      </w:r>
    </w:p>
    <w:p w14:paraId="5929EB66"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7.12</w:t>
      </w:r>
      <w:r w:rsidR="006759C7">
        <w:tab/>
      </w:r>
      <w:r>
        <w:t>Weitere Ausführungshinweise</w:t>
      </w:r>
      <w:r w:rsidR="006759C7">
        <w:tab/>
      </w:r>
      <w:r w:rsidR="006759C7">
        <w:fldChar w:fldCharType="begin"/>
      </w:r>
      <w:r w:rsidR="006759C7">
        <w:instrText>PAGEREF  \h</w:instrText>
      </w:r>
      <w:r w:rsidR="006759C7">
        <w:fldChar w:fldCharType="separate"/>
      </w:r>
      <w:r>
        <w:t>47</w:t>
      </w:r>
      <w:r w:rsidR="006759C7">
        <w:fldChar w:fldCharType="end"/>
      </w:r>
    </w:p>
    <w:p w14:paraId="38389A52"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7.12.1</w:t>
      </w:r>
      <w:r w:rsidR="006759C7">
        <w:tab/>
      </w:r>
      <w:r>
        <w:t>Vorgaben zu Aus-/Einschleuseplätze</w:t>
      </w:r>
      <w:r w:rsidR="006759C7">
        <w:tab/>
      </w:r>
      <w:r w:rsidR="006759C7">
        <w:fldChar w:fldCharType="begin"/>
      </w:r>
      <w:r w:rsidR="006759C7">
        <w:instrText>PAGEREF  \h</w:instrText>
      </w:r>
      <w:r w:rsidR="006759C7">
        <w:fldChar w:fldCharType="separate"/>
      </w:r>
      <w:r>
        <w:t>47</w:t>
      </w:r>
      <w:r w:rsidR="006759C7">
        <w:fldChar w:fldCharType="end"/>
      </w:r>
    </w:p>
    <w:p w14:paraId="6E8515B3"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7.12.2</w:t>
      </w:r>
      <w:r w:rsidR="006759C7">
        <w:tab/>
      </w:r>
      <w:r>
        <w:t>Vorgaben zu linieninternen Vormontagen/Vorbearbeitungen</w:t>
      </w:r>
      <w:r w:rsidR="006759C7">
        <w:tab/>
      </w:r>
      <w:r w:rsidR="006759C7">
        <w:fldChar w:fldCharType="begin"/>
      </w:r>
      <w:r w:rsidR="006759C7">
        <w:instrText>PAGEREF  \h</w:instrText>
      </w:r>
      <w:r w:rsidR="006759C7">
        <w:fldChar w:fldCharType="separate"/>
      </w:r>
      <w:r>
        <w:t>47</w:t>
      </w:r>
      <w:r w:rsidR="006759C7">
        <w:fldChar w:fldCharType="end"/>
      </w:r>
    </w:p>
    <w:p w14:paraId="029E7309"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7.12.3</w:t>
      </w:r>
      <w:r w:rsidR="006759C7">
        <w:tab/>
      </w:r>
      <w:r>
        <w:t>Hüllkurven</w:t>
      </w:r>
      <w:r w:rsidR="006759C7">
        <w:tab/>
      </w:r>
      <w:r w:rsidR="006759C7">
        <w:fldChar w:fldCharType="begin"/>
      </w:r>
      <w:r w:rsidR="006759C7">
        <w:instrText>PAGEREF  \h</w:instrText>
      </w:r>
      <w:r w:rsidR="006759C7">
        <w:fldChar w:fldCharType="separate"/>
      </w:r>
      <w:r>
        <w:t>47</w:t>
      </w:r>
      <w:r w:rsidR="006759C7">
        <w:fldChar w:fldCharType="end"/>
      </w:r>
    </w:p>
    <w:p w14:paraId="13AFCF4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7.12.4</w:t>
      </w:r>
      <w:r w:rsidR="006759C7">
        <w:tab/>
      </w:r>
      <w:r>
        <w:t>Bauteilkontrollen</w:t>
      </w:r>
      <w:r w:rsidR="006759C7">
        <w:tab/>
      </w:r>
      <w:r w:rsidR="006759C7">
        <w:fldChar w:fldCharType="begin"/>
      </w:r>
      <w:r w:rsidR="006759C7">
        <w:instrText>PAGEREF  \h</w:instrText>
      </w:r>
      <w:r w:rsidR="006759C7">
        <w:fldChar w:fldCharType="separate"/>
      </w:r>
      <w:r>
        <w:t>48</w:t>
      </w:r>
      <w:r w:rsidR="006759C7">
        <w:fldChar w:fldCharType="end"/>
      </w:r>
    </w:p>
    <w:p w14:paraId="5AAE9FD2"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7.12.5</w:t>
      </w:r>
      <w:r w:rsidR="006759C7">
        <w:tab/>
      </w:r>
      <w:r>
        <w:t>SAS (SmartAutomationSuite)</w:t>
      </w:r>
      <w:r w:rsidR="006759C7">
        <w:tab/>
      </w:r>
      <w:r w:rsidR="006759C7">
        <w:fldChar w:fldCharType="begin"/>
      </w:r>
      <w:r w:rsidR="006759C7">
        <w:instrText>PAGEREF  \h</w:instrText>
      </w:r>
      <w:r w:rsidR="006759C7">
        <w:fldChar w:fldCharType="separate"/>
      </w:r>
      <w:r>
        <w:t>48</w:t>
      </w:r>
      <w:r w:rsidR="006759C7">
        <w:fldChar w:fldCharType="end"/>
      </w:r>
    </w:p>
    <w:p w14:paraId="78361666"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7.12.6</w:t>
      </w:r>
      <w:r w:rsidR="006759C7">
        <w:tab/>
      </w:r>
      <w:r>
        <w:t>Virtuelle Inbetriebnahme</w:t>
      </w:r>
      <w:r w:rsidR="006759C7">
        <w:tab/>
      </w:r>
      <w:r w:rsidR="006759C7">
        <w:fldChar w:fldCharType="begin"/>
      </w:r>
      <w:r w:rsidR="006759C7">
        <w:instrText>PAGEREF  \h</w:instrText>
      </w:r>
      <w:r w:rsidR="006759C7">
        <w:fldChar w:fldCharType="separate"/>
      </w:r>
      <w:r>
        <w:t>48</w:t>
      </w:r>
      <w:r w:rsidR="006759C7">
        <w:fldChar w:fldCharType="end"/>
      </w:r>
    </w:p>
    <w:p w14:paraId="4E064276"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7.12.7</w:t>
      </w:r>
      <w:r w:rsidR="006759C7">
        <w:tab/>
      </w:r>
      <w:r>
        <w:t>Überwachung von Anlagenkomponenten</w:t>
      </w:r>
      <w:r w:rsidR="006759C7">
        <w:tab/>
      </w:r>
      <w:r w:rsidR="006759C7">
        <w:fldChar w:fldCharType="begin"/>
      </w:r>
      <w:r w:rsidR="006759C7">
        <w:instrText>PAGEREF  \h</w:instrText>
      </w:r>
      <w:r w:rsidR="006759C7">
        <w:fldChar w:fldCharType="separate"/>
      </w:r>
      <w:r>
        <w:t>48</w:t>
      </w:r>
      <w:r w:rsidR="006759C7">
        <w:fldChar w:fldCharType="end"/>
      </w:r>
    </w:p>
    <w:p w14:paraId="61308900"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7.12.8</w:t>
      </w:r>
      <w:r w:rsidR="006759C7">
        <w:tab/>
      </w:r>
      <w:r>
        <w:t>Bauteilidentifizierung</w:t>
      </w:r>
      <w:r w:rsidR="006759C7">
        <w:tab/>
      </w:r>
      <w:r w:rsidR="006759C7">
        <w:fldChar w:fldCharType="begin"/>
      </w:r>
      <w:r w:rsidR="006759C7">
        <w:instrText>PAGEREF  \h</w:instrText>
      </w:r>
      <w:r w:rsidR="006759C7">
        <w:fldChar w:fldCharType="separate"/>
      </w:r>
      <w:r>
        <w:t>49</w:t>
      </w:r>
      <w:r w:rsidR="006759C7">
        <w:fldChar w:fldCharType="end"/>
      </w:r>
    </w:p>
    <w:p w14:paraId="1E04A09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7.12.9</w:t>
      </w:r>
      <w:r w:rsidR="006759C7">
        <w:tab/>
      </w:r>
      <w:r>
        <w:t>Datenhaltung auf Linienebene</w:t>
      </w:r>
      <w:r w:rsidR="006759C7">
        <w:tab/>
      </w:r>
      <w:r w:rsidR="006759C7">
        <w:fldChar w:fldCharType="begin"/>
      </w:r>
      <w:r w:rsidR="006759C7">
        <w:instrText>PAGEREF  \h</w:instrText>
      </w:r>
      <w:r w:rsidR="006759C7">
        <w:fldChar w:fldCharType="separate"/>
      </w:r>
      <w:r>
        <w:t>49</w:t>
      </w:r>
      <w:r w:rsidR="006759C7">
        <w:fldChar w:fldCharType="end"/>
      </w:r>
    </w:p>
    <w:p w14:paraId="32908CCE"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7.12.10</w:t>
      </w:r>
      <w:r w:rsidR="006759C7">
        <w:tab/>
      </w:r>
      <w:r>
        <w:t>Anforderung Referenzierung Achsen</w:t>
      </w:r>
      <w:r w:rsidR="006759C7">
        <w:tab/>
      </w:r>
      <w:r w:rsidR="006759C7">
        <w:fldChar w:fldCharType="begin"/>
      </w:r>
      <w:r w:rsidR="006759C7">
        <w:instrText>PAGEREF  \h</w:instrText>
      </w:r>
      <w:r w:rsidR="006759C7">
        <w:fldChar w:fldCharType="separate"/>
      </w:r>
      <w:r>
        <w:t>49</w:t>
      </w:r>
      <w:r w:rsidR="006759C7">
        <w:fldChar w:fldCharType="end"/>
      </w:r>
    </w:p>
    <w:p w14:paraId="6E76822A"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7.13</w:t>
      </w:r>
      <w:r w:rsidR="006759C7">
        <w:tab/>
      </w:r>
      <w:r>
        <w:t>Sicherheitseinrichtungen</w:t>
      </w:r>
      <w:r w:rsidR="006759C7">
        <w:tab/>
      </w:r>
      <w:r w:rsidR="006759C7">
        <w:fldChar w:fldCharType="begin"/>
      </w:r>
      <w:r w:rsidR="006759C7">
        <w:instrText>PAGEREF  \h</w:instrText>
      </w:r>
      <w:r w:rsidR="006759C7">
        <w:fldChar w:fldCharType="separate"/>
      </w:r>
      <w:r>
        <w:t>49</w:t>
      </w:r>
      <w:r w:rsidR="006759C7">
        <w:fldChar w:fldCharType="end"/>
      </w:r>
    </w:p>
    <w:p w14:paraId="536C8276"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7.13.1</w:t>
      </w:r>
      <w:r w:rsidR="006759C7">
        <w:tab/>
      </w:r>
      <w:r>
        <w:t>Allgemein</w:t>
      </w:r>
      <w:r w:rsidR="006759C7">
        <w:tab/>
      </w:r>
      <w:r w:rsidR="006759C7">
        <w:fldChar w:fldCharType="begin"/>
      </w:r>
      <w:r w:rsidR="006759C7">
        <w:instrText>PAGEREF  \h</w:instrText>
      </w:r>
      <w:r w:rsidR="006759C7">
        <w:fldChar w:fldCharType="separate"/>
      </w:r>
      <w:r>
        <w:t>49</w:t>
      </w:r>
      <w:r w:rsidR="006759C7">
        <w:fldChar w:fldCharType="end"/>
      </w:r>
    </w:p>
    <w:p w14:paraId="04D5D6CA"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7.13.2</w:t>
      </w:r>
      <w:r w:rsidR="006759C7">
        <w:tab/>
      </w:r>
      <w:r>
        <w:t>Steuerungstechnische Schutzeinrichtungen</w:t>
      </w:r>
      <w:r w:rsidR="006759C7">
        <w:tab/>
      </w:r>
      <w:r w:rsidR="006759C7">
        <w:fldChar w:fldCharType="begin"/>
      </w:r>
      <w:r w:rsidR="006759C7">
        <w:instrText>PAGEREF  \h</w:instrText>
      </w:r>
      <w:r w:rsidR="006759C7">
        <w:fldChar w:fldCharType="separate"/>
      </w:r>
      <w:r>
        <w:t>50</w:t>
      </w:r>
      <w:r w:rsidR="006759C7">
        <w:fldChar w:fldCharType="end"/>
      </w:r>
    </w:p>
    <w:p w14:paraId="1A9DC8C5"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7.13.3</w:t>
      </w:r>
      <w:r w:rsidR="006759C7">
        <w:tab/>
      </w:r>
      <w:r>
        <w:t>Erstellung Sicherheitskonzept</w:t>
      </w:r>
      <w:r w:rsidR="006759C7">
        <w:tab/>
      </w:r>
      <w:r w:rsidR="006759C7">
        <w:fldChar w:fldCharType="begin"/>
      </w:r>
      <w:r w:rsidR="006759C7">
        <w:instrText>PAGEREF  \h</w:instrText>
      </w:r>
      <w:r w:rsidR="006759C7">
        <w:fldChar w:fldCharType="separate"/>
      </w:r>
      <w:r>
        <w:t>50</w:t>
      </w:r>
      <w:r w:rsidR="006759C7">
        <w:fldChar w:fldCharType="end"/>
      </w:r>
    </w:p>
    <w:p w14:paraId="322BE8B0"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7.13.4</w:t>
      </w:r>
      <w:r w:rsidR="006759C7">
        <w:tab/>
      </w:r>
      <w:r>
        <w:t>Sicherheit von NC-Achsen</w:t>
      </w:r>
      <w:r w:rsidR="006759C7">
        <w:tab/>
      </w:r>
      <w:r w:rsidR="006759C7">
        <w:fldChar w:fldCharType="begin"/>
      </w:r>
      <w:r w:rsidR="006759C7">
        <w:instrText>PAGEREF  \h</w:instrText>
      </w:r>
      <w:r w:rsidR="006759C7">
        <w:fldChar w:fldCharType="separate"/>
      </w:r>
      <w:r>
        <w:t>50</w:t>
      </w:r>
      <w:r w:rsidR="006759C7">
        <w:fldChar w:fldCharType="end"/>
      </w:r>
    </w:p>
    <w:p w14:paraId="598A677A"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7.14</w:t>
      </w:r>
      <w:r w:rsidR="006759C7">
        <w:tab/>
      </w:r>
      <w:r>
        <w:t>Befähigungsnachweis</w:t>
      </w:r>
      <w:r w:rsidR="006759C7">
        <w:tab/>
      </w:r>
      <w:r w:rsidR="006759C7">
        <w:fldChar w:fldCharType="begin"/>
      </w:r>
      <w:r w:rsidR="006759C7">
        <w:instrText>PAGEREF  \h</w:instrText>
      </w:r>
      <w:r w:rsidR="006759C7">
        <w:fldChar w:fldCharType="separate"/>
      </w:r>
      <w:r>
        <w:t>51</w:t>
      </w:r>
      <w:r w:rsidR="006759C7">
        <w:fldChar w:fldCharType="end"/>
      </w:r>
    </w:p>
    <w:p w14:paraId="2DB08E5C"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8</w:t>
      </w:r>
      <w:r w:rsidR="006759C7">
        <w:tab/>
      </w:r>
      <w:r>
        <w:t>Projektorganisation und –ablauf</w:t>
      </w:r>
      <w:r w:rsidR="006759C7">
        <w:tab/>
      </w:r>
      <w:r w:rsidR="006759C7">
        <w:fldChar w:fldCharType="begin"/>
      </w:r>
      <w:r w:rsidR="006759C7">
        <w:instrText>PAGEREF  \h</w:instrText>
      </w:r>
      <w:r w:rsidR="006759C7">
        <w:fldChar w:fldCharType="separate"/>
      </w:r>
      <w:r>
        <w:t>51</w:t>
      </w:r>
      <w:r w:rsidR="006759C7">
        <w:fldChar w:fldCharType="end"/>
      </w:r>
    </w:p>
    <w:p w14:paraId="69522D7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8.1</w:t>
      </w:r>
      <w:r w:rsidR="006759C7">
        <w:tab/>
      </w:r>
      <w:r>
        <w:t>Verantwortung und Organisation</w:t>
      </w:r>
      <w:r w:rsidR="006759C7">
        <w:tab/>
      </w:r>
      <w:r w:rsidR="006759C7">
        <w:fldChar w:fldCharType="begin"/>
      </w:r>
      <w:r w:rsidR="006759C7">
        <w:instrText>PAGEREF  \h</w:instrText>
      </w:r>
      <w:r w:rsidR="006759C7">
        <w:fldChar w:fldCharType="separate"/>
      </w:r>
      <w:r>
        <w:t>52</w:t>
      </w:r>
      <w:r w:rsidR="006759C7">
        <w:fldChar w:fldCharType="end"/>
      </w:r>
    </w:p>
    <w:p w14:paraId="10A8455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8.2</w:t>
      </w:r>
      <w:r w:rsidR="006759C7">
        <w:tab/>
      </w:r>
      <w:r>
        <w:t>Umgang mit Änderungen</w:t>
      </w:r>
      <w:r w:rsidR="006759C7">
        <w:tab/>
      </w:r>
      <w:r w:rsidR="006759C7">
        <w:fldChar w:fldCharType="begin"/>
      </w:r>
      <w:r w:rsidR="006759C7">
        <w:instrText>PAGEREF  \h</w:instrText>
      </w:r>
      <w:r w:rsidR="006759C7">
        <w:fldChar w:fldCharType="separate"/>
      </w:r>
      <w:r>
        <w:t>52</w:t>
      </w:r>
      <w:r w:rsidR="006759C7">
        <w:fldChar w:fldCharType="end"/>
      </w:r>
    </w:p>
    <w:p w14:paraId="227808A6"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8.3</w:t>
      </w:r>
      <w:r w:rsidR="006759C7">
        <w:tab/>
      </w:r>
      <w:r>
        <w:t>Terminplanung</w:t>
      </w:r>
      <w:r w:rsidR="006759C7">
        <w:tab/>
      </w:r>
      <w:r w:rsidR="006759C7">
        <w:fldChar w:fldCharType="begin"/>
      </w:r>
      <w:r w:rsidR="006759C7">
        <w:instrText>PAGEREF  \h</w:instrText>
      </w:r>
      <w:r w:rsidR="006759C7">
        <w:fldChar w:fldCharType="separate"/>
      </w:r>
      <w:r>
        <w:t>52</w:t>
      </w:r>
      <w:r w:rsidR="006759C7">
        <w:fldChar w:fldCharType="end"/>
      </w:r>
    </w:p>
    <w:p w14:paraId="71F0821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8.4</w:t>
      </w:r>
      <w:r w:rsidR="006759C7">
        <w:tab/>
      </w:r>
      <w:r>
        <w:t>Musterteile</w:t>
      </w:r>
      <w:r w:rsidR="006759C7">
        <w:tab/>
      </w:r>
      <w:r w:rsidR="006759C7">
        <w:fldChar w:fldCharType="begin"/>
      </w:r>
      <w:r w:rsidR="006759C7">
        <w:instrText>PAGEREF  \h</w:instrText>
      </w:r>
      <w:r w:rsidR="006759C7">
        <w:fldChar w:fldCharType="separate"/>
      </w:r>
      <w:r>
        <w:t>52</w:t>
      </w:r>
      <w:r w:rsidR="006759C7">
        <w:fldChar w:fldCharType="end"/>
      </w:r>
    </w:p>
    <w:p w14:paraId="32BAEE77"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8.5</w:t>
      </w:r>
      <w:r w:rsidR="006759C7">
        <w:tab/>
      </w:r>
      <w:r>
        <w:t>Anlagen FMEA</w:t>
      </w:r>
      <w:r w:rsidR="006759C7">
        <w:tab/>
      </w:r>
      <w:r w:rsidR="006759C7">
        <w:fldChar w:fldCharType="begin"/>
      </w:r>
      <w:r w:rsidR="006759C7">
        <w:instrText>PAGEREF  \h</w:instrText>
      </w:r>
      <w:r w:rsidR="006759C7">
        <w:fldChar w:fldCharType="separate"/>
      </w:r>
      <w:r>
        <w:t>53</w:t>
      </w:r>
      <w:r w:rsidR="006759C7">
        <w:fldChar w:fldCharType="end"/>
      </w:r>
    </w:p>
    <w:p w14:paraId="485B23DF"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8.6</w:t>
      </w:r>
      <w:r w:rsidR="006759C7">
        <w:tab/>
      </w:r>
      <w:r>
        <w:t>Ausgewählte Meilensteine</w:t>
      </w:r>
      <w:r w:rsidR="006759C7">
        <w:tab/>
      </w:r>
      <w:r w:rsidR="006759C7">
        <w:fldChar w:fldCharType="begin"/>
      </w:r>
      <w:r w:rsidR="006759C7">
        <w:instrText>PAGEREF  \h</w:instrText>
      </w:r>
      <w:r w:rsidR="006759C7">
        <w:fldChar w:fldCharType="separate"/>
      </w:r>
      <w:r>
        <w:t>53</w:t>
      </w:r>
      <w:r w:rsidR="006759C7">
        <w:fldChar w:fldCharType="end"/>
      </w:r>
    </w:p>
    <w:p w14:paraId="6B7BF74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8.6.1</w:t>
      </w:r>
      <w:r w:rsidR="006759C7">
        <w:tab/>
      </w:r>
      <w:r>
        <w:t>Konstruktionsfreigaben</w:t>
      </w:r>
      <w:r w:rsidR="006759C7">
        <w:tab/>
      </w:r>
      <w:r w:rsidR="006759C7">
        <w:fldChar w:fldCharType="begin"/>
      </w:r>
      <w:r w:rsidR="006759C7">
        <w:instrText>PAGEREF  \h</w:instrText>
      </w:r>
      <w:r w:rsidR="006759C7">
        <w:fldChar w:fldCharType="separate"/>
      </w:r>
      <w:r>
        <w:t>54</w:t>
      </w:r>
      <w:r w:rsidR="006759C7">
        <w:fldChar w:fldCharType="end"/>
      </w:r>
    </w:p>
    <w:p w14:paraId="0DCA53C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8.6.2</w:t>
      </w:r>
      <w:r w:rsidR="006759C7">
        <w:tab/>
      </w:r>
      <w:r>
        <w:t>Simulation IT-Anbindungen</w:t>
      </w:r>
      <w:r w:rsidR="006759C7">
        <w:tab/>
      </w:r>
      <w:r w:rsidR="006759C7">
        <w:fldChar w:fldCharType="begin"/>
      </w:r>
      <w:r w:rsidR="006759C7">
        <w:instrText>PAGEREF  \h</w:instrText>
      </w:r>
      <w:r w:rsidR="006759C7">
        <w:fldChar w:fldCharType="separate"/>
      </w:r>
      <w:r>
        <w:t>54</w:t>
      </w:r>
      <w:r w:rsidR="006759C7">
        <w:fldChar w:fldCharType="end"/>
      </w:r>
    </w:p>
    <w:p w14:paraId="25FC01C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8.6.3</w:t>
      </w:r>
      <w:r w:rsidR="006759C7">
        <w:tab/>
      </w:r>
      <w:r>
        <w:t>Technische Vorabnahme und Lieferfreigabe</w:t>
      </w:r>
      <w:r w:rsidR="006759C7">
        <w:tab/>
      </w:r>
      <w:r w:rsidR="006759C7">
        <w:fldChar w:fldCharType="begin"/>
      </w:r>
      <w:r w:rsidR="006759C7">
        <w:instrText>PAGEREF  \h</w:instrText>
      </w:r>
      <w:r w:rsidR="006759C7">
        <w:fldChar w:fldCharType="separate"/>
      </w:r>
      <w:r>
        <w:t>54</w:t>
      </w:r>
      <w:r w:rsidR="006759C7">
        <w:fldChar w:fldCharType="end"/>
      </w:r>
    </w:p>
    <w:p w14:paraId="4FDD3A5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8.6.4</w:t>
      </w:r>
      <w:r w:rsidR="006759C7">
        <w:tab/>
      </w:r>
      <w:r>
        <w:t>Anlagenaufbau und Wiederinbetriebnahme</w:t>
      </w:r>
      <w:r w:rsidR="006759C7">
        <w:tab/>
      </w:r>
      <w:r w:rsidR="006759C7">
        <w:fldChar w:fldCharType="begin"/>
      </w:r>
      <w:r w:rsidR="006759C7">
        <w:instrText>PAGEREF  \h</w:instrText>
      </w:r>
      <w:r w:rsidR="006759C7">
        <w:fldChar w:fldCharType="separate"/>
      </w:r>
      <w:r>
        <w:t>55</w:t>
      </w:r>
      <w:r w:rsidR="006759C7">
        <w:fldChar w:fldCharType="end"/>
      </w:r>
    </w:p>
    <w:p w14:paraId="7514BA0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8.6.5</w:t>
      </w:r>
      <w:r w:rsidR="006759C7">
        <w:tab/>
      </w:r>
      <w:r>
        <w:t>Einweisung des AG-Personals</w:t>
      </w:r>
      <w:r w:rsidR="006759C7">
        <w:tab/>
      </w:r>
      <w:r w:rsidR="006759C7">
        <w:fldChar w:fldCharType="begin"/>
      </w:r>
      <w:r w:rsidR="006759C7">
        <w:instrText>PAGEREF  \h</w:instrText>
      </w:r>
      <w:r w:rsidR="006759C7">
        <w:fldChar w:fldCharType="separate"/>
      </w:r>
      <w:r>
        <w:t>57</w:t>
      </w:r>
      <w:r w:rsidR="006759C7">
        <w:fldChar w:fldCharType="end"/>
      </w:r>
    </w:p>
    <w:p w14:paraId="373294B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8.6.6</w:t>
      </w:r>
      <w:r w:rsidR="006759C7">
        <w:tab/>
      </w:r>
      <w:r>
        <w:t>Betriebsbereite Übergabe</w:t>
      </w:r>
      <w:r w:rsidR="006759C7">
        <w:tab/>
      </w:r>
      <w:r w:rsidR="006759C7">
        <w:fldChar w:fldCharType="begin"/>
      </w:r>
      <w:r w:rsidR="006759C7">
        <w:instrText>PAGEREF  \h</w:instrText>
      </w:r>
      <w:r w:rsidR="006759C7">
        <w:fldChar w:fldCharType="separate"/>
      </w:r>
      <w:r>
        <w:t>58</w:t>
      </w:r>
      <w:r w:rsidR="006759C7">
        <w:fldChar w:fldCharType="end"/>
      </w:r>
    </w:p>
    <w:p w14:paraId="2A80CEA2" w14:textId="77777777" w:rsidR="006759C7" w:rsidRPr="005C7170"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8.6.7</w:t>
      </w:r>
      <w:r w:rsidR="006759C7">
        <w:tab/>
      </w:r>
      <w:r>
        <w:t>Anlauf- und Optimierungsphase</w:t>
      </w:r>
      <w:r w:rsidR="006759C7">
        <w:tab/>
      </w:r>
      <w:r w:rsidR="006759C7">
        <w:fldChar w:fldCharType="begin"/>
      </w:r>
      <w:r w:rsidR="006759C7">
        <w:instrText>PAGEREF  \h</w:instrText>
      </w:r>
      <w:r w:rsidR="006759C7">
        <w:fldChar w:fldCharType="separate"/>
      </w:r>
      <w:r>
        <w:t>58</w:t>
      </w:r>
      <w:r w:rsidR="006759C7">
        <w:fldChar w:fldCharType="end"/>
      </w:r>
    </w:p>
    <w:p w14:paraId="2A83EAA1" w14:textId="77777777" w:rsidR="006759C7" w:rsidRPr="00D0207E"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val="en-US" w:eastAsia="de-DE"/>
        </w:rPr>
      </w:pPr>
      <w:r w:rsidRPr="005C7170">
        <w:rPr>
          <w:lang w:val="en-US"/>
        </w:rPr>
        <w:t>8.6.8</w:t>
      </w:r>
      <w:r w:rsidR="006759C7" w:rsidRPr="005C7170">
        <w:rPr>
          <w:lang w:val="en-US"/>
        </w:rPr>
        <w:tab/>
      </w:r>
      <w:r w:rsidRPr="005C7170">
        <w:rPr>
          <w:lang w:val="en-US"/>
        </w:rPr>
        <w:t>Endabnahme</w:t>
      </w:r>
      <w:r w:rsidR="006759C7" w:rsidRPr="005C7170">
        <w:rPr>
          <w:lang w:val="en-US"/>
        </w:rPr>
        <w:tab/>
      </w:r>
      <w:r w:rsidR="006759C7">
        <w:fldChar w:fldCharType="begin"/>
      </w:r>
      <w:r w:rsidR="006759C7" w:rsidRPr="005C7170">
        <w:rPr>
          <w:lang w:val="en-US"/>
        </w:rPr>
        <w:instrText>PAGEREF  \h</w:instrText>
      </w:r>
      <w:r w:rsidR="006759C7">
        <w:fldChar w:fldCharType="separate"/>
      </w:r>
      <w:r w:rsidRPr="005C7170">
        <w:rPr>
          <w:lang w:val="en-US"/>
        </w:rPr>
        <w:t>59</w:t>
      </w:r>
      <w:r w:rsidR="006759C7">
        <w:fldChar w:fldCharType="end"/>
      </w:r>
    </w:p>
    <w:p w14:paraId="21CCEACC" w14:textId="77777777" w:rsidR="006759C7" w:rsidRPr="00D0207E"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val="en-US" w:eastAsia="de-DE"/>
        </w:rPr>
      </w:pPr>
      <w:r w:rsidRPr="005C7170">
        <w:rPr>
          <w:lang w:val="en-US"/>
        </w:rPr>
        <w:t>8.7</w:t>
      </w:r>
      <w:r w:rsidR="006759C7" w:rsidRPr="005C7170">
        <w:rPr>
          <w:lang w:val="en-US"/>
        </w:rPr>
        <w:tab/>
      </w:r>
      <w:r w:rsidRPr="005C7170">
        <w:rPr>
          <w:lang w:val="en-US"/>
        </w:rPr>
        <w:t>Anlagen-Tests</w:t>
      </w:r>
      <w:r w:rsidR="006759C7" w:rsidRPr="005C7170">
        <w:rPr>
          <w:lang w:val="en-US"/>
        </w:rPr>
        <w:tab/>
      </w:r>
      <w:r w:rsidR="006759C7">
        <w:fldChar w:fldCharType="begin"/>
      </w:r>
      <w:r w:rsidR="006759C7" w:rsidRPr="005C7170">
        <w:rPr>
          <w:lang w:val="en-US"/>
        </w:rPr>
        <w:instrText>PAGEREF  \h</w:instrText>
      </w:r>
      <w:r w:rsidR="006759C7">
        <w:fldChar w:fldCharType="separate"/>
      </w:r>
      <w:r w:rsidRPr="005C7170">
        <w:rPr>
          <w:lang w:val="en-US"/>
        </w:rPr>
        <w:t>59</w:t>
      </w:r>
      <w:r w:rsidR="006759C7">
        <w:fldChar w:fldCharType="end"/>
      </w:r>
    </w:p>
    <w:p w14:paraId="4D585273" w14:textId="77777777" w:rsidR="006759C7" w:rsidRPr="005C7170"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val="en-US" w:eastAsia="de-DE"/>
        </w:rPr>
      </w:pPr>
      <w:r w:rsidRPr="005C7170">
        <w:rPr>
          <w:lang w:val="en-US"/>
        </w:rPr>
        <w:t>8.7.1</w:t>
      </w:r>
      <w:r w:rsidR="006759C7" w:rsidRPr="005C7170">
        <w:rPr>
          <w:lang w:val="en-US"/>
        </w:rPr>
        <w:tab/>
      </w:r>
      <w:r w:rsidRPr="005C7170">
        <w:rPr>
          <w:lang w:val="en-US"/>
        </w:rPr>
        <w:t>Black Out Test</w:t>
      </w:r>
      <w:r w:rsidR="006759C7" w:rsidRPr="005C7170">
        <w:rPr>
          <w:lang w:val="en-US"/>
        </w:rPr>
        <w:tab/>
      </w:r>
      <w:r w:rsidR="006759C7">
        <w:fldChar w:fldCharType="begin"/>
      </w:r>
      <w:r w:rsidR="006759C7" w:rsidRPr="005C7170">
        <w:rPr>
          <w:lang w:val="en-US"/>
        </w:rPr>
        <w:instrText>PAGEREF  \h</w:instrText>
      </w:r>
      <w:r w:rsidR="006759C7">
        <w:fldChar w:fldCharType="separate"/>
      </w:r>
      <w:r w:rsidRPr="005C7170">
        <w:rPr>
          <w:lang w:val="en-US"/>
        </w:rPr>
        <w:t>59</w:t>
      </w:r>
      <w:r w:rsidR="006759C7">
        <w:fldChar w:fldCharType="end"/>
      </w:r>
    </w:p>
    <w:p w14:paraId="505FE46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8.7.2</w:t>
      </w:r>
      <w:r w:rsidR="006759C7">
        <w:tab/>
      </w:r>
      <w:r>
        <w:t>Urlöschen SPS</w:t>
      </w:r>
      <w:r w:rsidR="006759C7">
        <w:tab/>
      </w:r>
      <w:r w:rsidR="006759C7">
        <w:fldChar w:fldCharType="begin"/>
      </w:r>
      <w:r w:rsidR="006759C7">
        <w:instrText>PAGEREF  \h</w:instrText>
      </w:r>
      <w:r w:rsidR="006759C7">
        <w:fldChar w:fldCharType="separate"/>
      </w:r>
      <w:r>
        <w:t>59</w:t>
      </w:r>
      <w:r w:rsidR="006759C7">
        <w:fldChar w:fldCharType="end"/>
      </w:r>
    </w:p>
    <w:p w14:paraId="09CA79C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8.7.3</w:t>
      </w:r>
      <w:r w:rsidR="006759C7">
        <w:tab/>
      </w:r>
      <w:r>
        <w:t>Prüfung Software-Qualität</w:t>
      </w:r>
      <w:r w:rsidR="006759C7">
        <w:tab/>
      </w:r>
      <w:r w:rsidR="006759C7">
        <w:fldChar w:fldCharType="begin"/>
      </w:r>
      <w:r w:rsidR="006759C7">
        <w:instrText>PAGEREF  \h</w:instrText>
      </w:r>
      <w:r w:rsidR="006759C7">
        <w:fldChar w:fldCharType="separate"/>
      </w:r>
      <w:r>
        <w:t>59</w:t>
      </w:r>
      <w:r w:rsidR="006759C7">
        <w:fldChar w:fldCharType="end"/>
      </w:r>
    </w:p>
    <w:p w14:paraId="37AF3EEF"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8.7.4</w:t>
      </w:r>
      <w:r w:rsidR="006759C7">
        <w:tab/>
      </w:r>
      <w:r>
        <w:t>Wiederanlauf Anlage nach Notaus</w:t>
      </w:r>
      <w:r w:rsidR="006759C7">
        <w:tab/>
      </w:r>
      <w:r w:rsidR="006759C7">
        <w:fldChar w:fldCharType="begin"/>
      </w:r>
      <w:r w:rsidR="006759C7">
        <w:instrText>PAGEREF  \h</w:instrText>
      </w:r>
      <w:r w:rsidR="006759C7">
        <w:fldChar w:fldCharType="separate"/>
      </w:r>
      <w:r>
        <w:t>59</w:t>
      </w:r>
      <w:r w:rsidR="006759C7">
        <w:fldChar w:fldCharType="end"/>
      </w:r>
    </w:p>
    <w:p w14:paraId="590E16A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8.7.5</w:t>
      </w:r>
      <w:r w:rsidR="006759C7">
        <w:tab/>
      </w:r>
      <w:r>
        <w:t>Nachweis niO-Prozessergebnisse</w:t>
      </w:r>
      <w:r w:rsidR="006759C7">
        <w:tab/>
      </w:r>
      <w:r w:rsidR="006759C7">
        <w:fldChar w:fldCharType="begin"/>
      </w:r>
      <w:r w:rsidR="006759C7">
        <w:instrText>PAGEREF  \h</w:instrText>
      </w:r>
      <w:r w:rsidR="006759C7">
        <w:fldChar w:fldCharType="separate"/>
      </w:r>
      <w:r>
        <w:t>60</w:t>
      </w:r>
      <w:r w:rsidR="006759C7">
        <w:fldChar w:fldCharType="end"/>
      </w:r>
    </w:p>
    <w:p w14:paraId="0C88484F"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lastRenderedPageBreak/>
        <w:t>8.7.6</w:t>
      </w:r>
      <w:r w:rsidR="006759C7">
        <w:tab/>
      </w:r>
      <w:r>
        <w:t>Störsimulation</w:t>
      </w:r>
      <w:r w:rsidR="006759C7">
        <w:tab/>
      </w:r>
      <w:r w:rsidR="006759C7">
        <w:fldChar w:fldCharType="begin"/>
      </w:r>
      <w:r w:rsidR="006759C7">
        <w:instrText>PAGEREF  \h</w:instrText>
      </w:r>
      <w:r w:rsidR="006759C7">
        <w:fldChar w:fldCharType="separate"/>
      </w:r>
      <w:r>
        <w:t>60</w:t>
      </w:r>
      <w:r w:rsidR="006759C7">
        <w:fldChar w:fldCharType="end"/>
      </w:r>
    </w:p>
    <w:p w14:paraId="634ABC4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8.7.7</w:t>
      </w:r>
      <w:r w:rsidR="006759C7">
        <w:tab/>
      </w:r>
      <w:r>
        <w:t>Verfügbarkeitstest</w:t>
      </w:r>
      <w:r w:rsidR="006759C7">
        <w:tab/>
      </w:r>
      <w:r w:rsidR="006759C7">
        <w:fldChar w:fldCharType="begin"/>
      </w:r>
      <w:r w:rsidR="006759C7">
        <w:instrText>PAGEREF  \h</w:instrText>
      </w:r>
      <w:r w:rsidR="006759C7">
        <w:fldChar w:fldCharType="separate"/>
      </w:r>
      <w:r>
        <w:t>60</w:t>
      </w:r>
      <w:r w:rsidR="006759C7">
        <w:fldChar w:fldCharType="end"/>
      </w:r>
    </w:p>
    <w:p w14:paraId="4526488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8.8</w:t>
      </w:r>
      <w:r w:rsidR="006759C7">
        <w:tab/>
      </w:r>
      <w:r>
        <w:t>Ersatzteile</w:t>
      </w:r>
      <w:r w:rsidR="006759C7">
        <w:tab/>
      </w:r>
      <w:r w:rsidR="006759C7">
        <w:fldChar w:fldCharType="begin"/>
      </w:r>
      <w:r w:rsidR="006759C7">
        <w:instrText>PAGEREF  \h</w:instrText>
      </w:r>
      <w:r w:rsidR="006759C7">
        <w:fldChar w:fldCharType="separate"/>
      </w:r>
      <w:r>
        <w:t>61</w:t>
      </w:r>
      <w:r w:rsidR="006759C7">
        <w:fldChar w:fldCharType="end"/>
      </w:r>
    </w:p>
    <w:p w14:paraId="68BA8271"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8.9</w:t>
      </w:r>
      <w:r w:rsidR="006759C7">
        <w:tab/>
      </w:r>
      <w:r>
        <w:t>Dokumentation, Konstruktion, Layout</w:t>
      </w:r>
      <w:r w:rsidR="006759C7">
        <w:tab/>
      </w:r>
      <w:r w:rsidR="006759C7">
        <w:fldChar w:fldCharType="begin"/>
      </w:r>
      <w:r w:rsidR="006759C7">
        <w:instrText>PAGEREF  \h</w:instrText>
      </w:r>
      <w:r w:rsidR="006759C7">
        <w:fldChar w:fldCharType="separate"/>
      </w:r>
      <w:r>
        <w:t>62</w:t>
      </w:r>
      <w:r w:rsidR="006759C7">
        <w:fldChar w:fldCharType="end"/>
      </w:r>
    </w:p>
    <w:p w14:paraId="562B29D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8.9.1</w:t>
      </w:r>
      <w:r w:rsidR="006759C7">
        <w:tab/>
      </w:r>
      <w:r>
        <w:t>Mechanische Konstruktion (Catia)</w:t>
      </w:r>
      <w:r w:rsidR="006759C7">
        <w:tab/>
      </w:r>
      <w:r w:rsidR="006759C7">
        <w:fldChar w:fldCharType="begin"/>
      </w:r>
      <w:r w:rsidR="006759C7">
        <w:instrText>PAGEREF  \h</w:instrText>
      </w:r>
      <w:r w:rsidR="006759C7">
        <w:fldChar w:fldCharType="separate"/>
      </w:r>
      <w:r>
        <w:t>62</w:t>
      </w:r>
      <w:r w:rsidR="006759C7">
        <w:fldChar w:fldCharType="end"/>
      </w:r>
    </w:p>
    <w:p w14:paraId="50F17340"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8.9.2</w:t>
      </w:r>
      <w:r w:rsidR="006759C7">
        <w:tab/>
      </w:r>
      <w:r>
        <w:t>Layout (MicroStation)</w:t>
      </w:r>
      <w:r w:rsidR="006759C7">
        <w:tab/>
      </w:r>
      <w:r w:rsidR="006759C7">
        <w:fldChar w:fldCharType="begin"/>
      </w:r>
      <w:r w:rsidR="006759C7">
        <w:instrText>PAGEREF  \h</w:instrText>
      </w:r>
      <w:r w:rsidR="006759C7">
        <w:fldChar w:fldCharType="separate"/>
      </w:r>
      <w:r>
        <w:t>62</w:t>
      </w:r>
      <w:r w:rsidR="006759C7">
        <w:fldChar w:fldCharType="end"/>
      </w:r>
    </w:p>
    <w:p w14:paraId="59DF3D0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8.9.3</w:t>
      </w:r>
      <w:r w:rsidR="006759C7">
        <w:tab/>
      </w:r>
      <w:r>
        <w:t>Dokumentation und Zeichnungserstellung</w:t>
      </w:r>
      <w:r w:rsidR="006759C7">
        <w:tab/>
      </w:r>
      <w:r w:rsidR="006759C7">
        <w:fldChar w:fldCharType="begin"/>
      </w:r>
      <w:r w:rsidR="006759C7">
        <w:instrText>PAGEREF  \h</w:instrText>
      </w:r>
      <w:r w:rsidR="006759C7">
        <w:fldChar w:fldCharType="separate"/>
      </w:r>
      <w:r>
        <w:t>63</w:t>
      </w:r>
      <w:r w:rsidR="006759C7">
        <w:fldChar w:fldCharType="end"/>
      </w:r>
    </w:p>
    <w:p w14:paraId="23CD92CF" w14:textId="71CEF821" w:rsidR="4C8FC889" w:rsidRDefault="4C8FC889" w:rsidP="4C8FC889">
      <w:pPr>
        <w:pStyle w:val="Verzeichnis1"/>
        <w:tabs>
          <w:tab w:val="left" w:pos="390"/>
          <w:tab w:val="right" w:leader="dot" w:pos="9060"/>
        </w:tabs>
      </w:pPr>
      <w:r>
        <w:t>9</w:t>
      </w:r>
      <w:r>
        <w:tab/>
        <w:t>Abkürzungsverzeichnis</w:t>
      </w:r>
      <w:r>
        <w:tab/>
      </w:r>
      <w:r>
        <w:fldChar w:fldCharType="begin"/>
      </w:r>
      <w:r>
        <w:instrText>PAGEREF  \h</w:instrText>
      </w:r>
      <w:r>
        <w:fldChar w:fldCharType="separate"/>
      </w:r>
      <w:r>
        <w:t>64</w:t>
      </w:r>
      <w:r>
        <w:fldChar w:fldCharType="end"/>
      </w:r>
      <w:r>
        <w:fldChar w:fldCharType="end"/>
      </w:r>
    </w:p>
    <w:p w14:paraId="5C28927E" w14:textId="2FD45217" w:rsidR="004C74EE" w:rsidRDefault="004C74EE" w:rsidP="00653EBF">
      <w:pPr>
        <w:pStyle w:val="Verzeichnis1"/>
        <w:tabs>
          <w:tab w:val="left" w:pos="400"/>
          <w:tab w:val="right" w:leader="dot" w:pos="9061"/>
        </w:tabs>
        <w:spacing w:before="0"/>
        <w:rPr>
          <w:rFonts w:cs="BMWType V2 Light"/>
          <w:b w:val="0"/>
          <w:bCs w:val="0"/>
          <w:sz w:val="23"/>
          <w:szCs w:val="23"/>
        </w:rPr>
      </w:pPr>
    </w:p>
    <w:p w14:paraId="1B88C52A" w14:textId="77777777" w:rsidR="00B07F5C" w:rsidRPr="00040AE1" w:rsidRDefault="00B75514" w:rsidP="00544ED0">
      <w:pPr>
        <w:pStyle w:val="berschrift1"/>
      </w:pPr>
      <w:bookmarkStart w:id="0" w:name="_Toc112915106"/>
      <w:bookmarkStart w:id="1" w:name="_Toc335811227"/>
      <w:bookmarkStart w:id="2" w:name="_Toc335811468"/>
      <w:bookmarkStart w:id="3" w:name="_Toc335811637"/>
      <w:bookmarkStart w:id="4" w:name="_Toc335814202"/>
      <w:bookmarkStart w:id="5" w:name="_Toc336051634"/>
      <w:bookmarkStart w:id="6" w:name="_Toc336051688"/>
      <w:bookmarkStart w:id="7" w:name="_Toc336051755"/>
      <w:bookmarkStart w:id="8" w:name="_Toc336051849"/>
      <w:bookmarkStart w:id="9" w:name="_Toc336051903"/>
      <w:bookmarkStart w:id="10" w:name="_Toc336052964"/>
      <w:bookmarkStart w:id="11" w:name="_Toc336054111"/>
      <w:bookmarkStart w:id="12" w:name="_Toc336054294"/>
      <w:bookmarkStart w:id="13" w:name="_Toc336054832"/>
      <w:bookmarkStart w:id="14" w:name="_Toc341508654"/>
      <w:bookmarkStart w:id="15" w:name="_Toc342095029"/>
      <w:bookmarkStart w:id="16" w:name="_Toc342096364"/>
      <w:bookmarkStart w:id="17" w:name="_Toc342105448"/>
      <w:bookmarkStart w:id="18" w:name="_Toc343502973"/>
      <w:bookmarkStart w:id="19" w:name="_Toc343503919"/>
      <w:bookmarkStart w:id="20" w:name="_Toc343506715"/>
      <w:bookmarkStart w:id="21" w:name="_Toc343506815"/>
      <w:bookmarkStart w:id="22" w:name="_Toc343570144"/>
      <w:bookmarkStart w:id="23" w:name="_Toc382025148"/>
      <w:bookmarkStart w:id="24" w:name="_Toc382025386"/>
      <w:r>
        <w:t>Dokumenten-Historie</w:t>
      </w:r>
      <w:bookmarkEnd w:id="0"/>
    </w:p>
    <w:p w14:paraId="6900AA7B" w14:textId="77777777" w:rsidR="00B07F5C" w:rsidRPr="00C011A3" w:rsidRDefault="00B07F5C" w:rsidP="00B07F5C">
      <w:pPr>
        <w:rPr>
          <w:rFonts w:cs="BMWType V2 Light"/>
          <w:sz w:val="15"/>
          <w:szCs w:val="15"/>
        </w:rPr>
      </w:pPr>
    </w:p>
    <w:tbl>
      <w:tblPr>
        <w:tblW w:w="906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75"/>
        <w:gridCol w:w="1290"/>
        <w:gridCol w:w="1830"/>
        <w:gridCol w:w="4366"/>
      </w:tblGrid>
      <w:tr w:rsidR="00787B17" w:rsidRPr="00C011A3" w14:paraId="60D263A6" w14:textId="77777777" w:rsidTr="4C8FC889">
        <w:trPr>
          <w:trHeight w:val="170"/>
        </w:trPr>
        <w:tc>
          <w:tcPr>
            <w:tcW w:w="1575" w:type="dxa"/>
            <w:vAlign w:val="center"/>
          </w:tcPr>
          <w:p w14:paraId="599922CC" w14:textId="77777777" w:rsidR="00B07F5C" w:rsidRPr="00F22AEF" w:rsidRDefault="00B07F5C" w:rsidP="00F86715">
            <w:pPr>
              <w:rPr>
                <w:rFonts w:cs="BMWType V2 Light"/>
              </w:rPr>
            </w:pPr>
            <w:r w:rsidRPr="00F22AEF">
              <w:rPr>
                <w:rFonts w:cs="BMWType V2 Light"/>
              </w:rPr>
              <w:t>Name</w:t>
            </w:r>
          </w:p>
        </w:tc>
        <w:tc>
          <w:tcPr>
            <w:tcW w:w="1290" w:type="dxa"/>
            <w:vAlign w:val="center"/>
          </w:tcPr>
          <w:p w14:paraId="62D8DE73" w14:textId="77777777" w:rsidR="00B07F5C" w:rsidRPr="00F22AEF" w:rsidRDefault="00B07F5C" w:rsidP="00F86715">
            <w:pPr>
              <w:rPr>
                <w:rFonts w:cs="BMWType V2 Light"/>
              </w:rPr>
            </w:pPr>
            <w:r w:rsidRPr="00F22AEF">
              <w:rPr>
                <w:rFonts w:cs="BMWType V2 Light"/>
              </w:rPr>
              <w:t>Version</w:t>
            </w:r>
          </w:p>
        </w:tc>
        <w:tc>
          <w:tcPr>
            <w:tcW w:w="1830" w:type="dxa"/>
            <w:vAlign w:val="center"/>
          </w:tcPr>
          <w:p w14:paraId="34DAC2A9" w14:textId="77777777" w:rsidR="00B07F5C" w:rsidRPr="00F22AEF" w:rsidRDefault="00B07F5C" w:rsidP="00A9159D">
            <w:pPr>
              <w:rPr>
                <w:rFonts w:cs="BMWType V2 Light"/>
              </w:rPr>
            </w:pPr>
            <w:r w:rsidRPr="00F22AEF">
              <w:rPr>
                <w:rFonts w:cs="BMWType V2 Light"/>
              </w:rPr>
              <w:t>Datum</w:t>
            </w:r>
            <w:r w:rsidR="00A9159D" w:rsidRPr="00F22AEF">
              <w:rPr>
                <w:rFonts w:cs="BMWType V2 Light"/>
              </w:rPr>
              <w:t>/ Date</w:t>
            </w:r>
          </w:p>
        </w:tc>
        <w:tc>
          <w:tcPr>
            <w:tcW w:w="4366" w:type="dxa"/>
            <w:vAlign w:val="center"/>
          </w:tcPr>
          <w:p w14:paraId="476AA1EA" w14:textId="77777777" w:rsidR="00B07F5C" w:rsidRPr="00F22AEF" w:rsidRDefault="00B07F5C" w:rsidP="00A9159D">
            <w:pPr>
              <w:rPr>
                <w:rFonts w:cs="BMWType V2 Light"/>
              </w:rPr>
            </w:pPr>
            <w:r w:rsidRPr="00F22AEF">
              <w:rPr>
                <w:rFonts w:cs="BMWType V2 Light"/>
              </w:rPr>
              <w:t>Änderung</w:t>
            </w:r>
            <w:r w:rsidR="00A9159D" w:rsidRPr="00F22AEF">
              <w:rPr>
                <w:rFonts w:cs="BMWType V2 Light"/>
              </w:rPr>
              <w:t>/ Change</w:t>
            </w:r>
          </w:p>
        </w:tc>
      </w:tr>
      <w:tr w:rsidR="00787B17" w:rsidRPr="00AF1805" w14:paraId="49EF3E11" w14:textId="77777777" w:rsidTr="4C8FC889">
        <w:trPr>
          <w:trHeight w:val="170"/>
        </w:trPr>
        <w:tc>
          <w:tcPr>
            <w:tcW w:w="1575" w:type="dxa"/>
            <w:vAlign w:val="center"/>
          </w:tcPr>
          <w:p w14:paraId="4E5B9B63" w14:textId="70F313F0" w:rsidR="00B07F5C" w:rsidRPr="00F22AEF" w:rsidRDefault="00787B17" w:rsidP="4C8FC889">
            <w:pPr>
              <w:rPr>
                <w:rFonts w:cs="BMWType V2 Light"/>
              </w:rPr>
            </w:pPr>
            <w:r>
              <w:rPr>
                <w:rFonts w:cs="BMWType V2 Light"/>
              </w:rPr>
              <w:t>R. Wittmann</w:t>
            </w:r>
          </w:p>
          <w:p w14:paraId="2FDECA1F" w14:textId="3147BF2B" w:rsidR="00B07F5C" w:rsidRPr="00F22AEF" w:rsidRDefault="17422513" w:rsidP="00F86715">
            <w:pPr>
              <w:rPr>
                <w:rFonts w:cs="BMWType V2 Light"/>
              </w:rPr>
            </w:pPr>
            <w:r w:rsidRPr="4C8FC889">
              <w:rPr>
                <w:rFonts w:cs="BMWType V2 Light"/>
              </w:rPr>
              <w:t>P. Böhme</w:t>
            </w:r>
          </w:p>
        </w:tc>
        <w:tc>
          <w:tcPr>
            <w:tcW w:w="1290" w:type="dxa"/>
            <w:vAlign w:val="center"/>
          </w:tcPr>
          <w:p w14:paraId="10FCDFFB" w14:textId="7F1D7257" w:rsidR="00B07F5C" w:rsidRPr="00F22AEF" w:rsidRDefault="00787B17" w:rsidP="00F86715">
            <w:pPr>
              <w:rPr>
                <w:rFonts w:cs="BMWType V2 Light"/>
              </w:rPr>
            </w:pPr>
            <w:r>
              <w:rPr>
                <w:rFonts w:cs="BMWType V2 Light"/>
              </w:rPr>
              <w:t>1.0</w:t>
            </w:r>
          </w:p>
        </w:tc>
        <w:tc>
          <w:tcPr>
            <w:tcW w:w="1830" w:type="dxa"/>
            <w:vAlign w:val="center"/>
          </w:tcPr>
          <w:p w14:paraId="5029560E" w14:textId="45303A17" w:rsidR="00B07F5C" w:rsidRPr="00F22AEF" w:rsidRDefault="591A4468" w:rsidP="4C8FC889">
            <w:pPr>
              <w:spacing w:line="259" w:lineRule="auto"/>
            </w:pPr>
            <w:r w:rsidRPr="4C8FC889">
              <w:rPr>
                <w:rFonts w:cs="BMWType V2 Light"/>
              </w:rPr>
              <w:t>03.09.2024</w:t>
            </w:r>
          </w:p>
        </w:tc>
        <w:tc>
          <w:tcPr>
            <w:tcW w:w="4366" w:type="dxa"/>
            <w:vAlign w:val="center"/>
          </w:tcPr>
          <w:p w14:paraId="5CD747ED" w14:textId="1EF2D9BF" w:rsidR="00B07F5C" w:rsidRPr="00F22AEF" w:rsidRDefault="00787B17" w:rsidP="00F86715">
            <w:pPr>
              <w:rPr>
                <w:rFonts w:cs="BMWType V2 Light"/>
              </w:rPr>
            </w:pPr>
            <w:r>
              <w:rPr>
                <w:rFonts w:cs="BMWType V2 Light"/>
              </w:rPr>
              <w:t>Ersterstellung</w:t>
            </w:r>
          </w:p>
        </w:tc>
      </w:tr>
      <w:tr w:rsidR="00787B17" w:rsidRPr="00AF1805" w14:paraId="63E138B2" w14:textId="77777777" w:rsidTr="4C8FC889">
        <w:trPr>
          <w:trHeight w:val="70"/>
        </w:trPr>
        <w:tc>
          <w:tcPr>
            <w:tcW w:w="1575" w:type="dxa"/>
            <w:vAlign w:val="center"/>
          </w:tcPr>
          <w:p w14:paraId="7A2CEC63" w14:textId="5642EFB2" w:rsidR="00B07F5C" w:rsidRPr="00F22AEF" w:rsidRDefault="00B07F5C" w:rsidP="00E375BF">
            <w:pPr>
              <w:rPr>
                <w:rFonts w:cs="BMWType V2 Light"/>
              </w:rPr>
            </w:pPr>
          </w:p>
        </w:tc>
        <w:tc>
          <w:tcPr>
            <w:tcW w:w="1290" w:type="dxa"/>
            <w:vAlign w:val="center"/>
          </w:tcPr>
          <w:p w14:paraId="2875867B" w14:textId="7B52CCDB" w:rsidR="00B07F5C" w:rsidRPr="00F22AEF" w:rsidRDefault="00B07F5C" w:rsidP="00F86715">
            <w:pPr>
              <w:rPr>
                <w:rFonts w:cs="BMWType V2 Light"/>
              </w:rPr>
            </w:pPr>
          </w:p>
        </w:tc>
        <w:tc>
          <w:tcPr>
            <w:tcW w:w="1830" w:type="dxa"/>
            <w:vAlign w:val="center"/>
          </w:tcPr>
          <w:p w14:paraId="3FB4E18B" w14:textId="45E815B8" w:rsidR="00B07F5C" w:rsidRPr="00F22AEF" w:rsidRDefault="00B07F5C" w:rsidP="00F86715">
            <w:pPr>
              <w:rPr>
                <w:rFonts w:cs="BMWType V2 Light"/>
              </w:rPr>
            </w:pPr>
          </w:p>
        </w:tc>
        <w:tc>
          <w:tcPr>
            <w:tcW w:w="4366" w:type="dxa"/>
            <w:vAlign w:val="center"/>
          </w:tcPr>
          <w:p w14:paraId="193D6891" w14:textId="259AC6CD" w:rsidR="00B07F5C" w:rsidRPr="00F22AEF" w:rsidRDefault="00B07F5C" w:rsidP="00F86715">
            <w:pPr>
              <w:rPr>
                <w:rFonts w:cs="BMWType V2 Light"/>
              </w:rPr>
            </w:pPr>
          </w:p>
        </w:tc>
      </w:tr>
      <w:tr w:rsidR="00D02C10" w:rsidRPr="00AF1805" w14:paraId="08E17C8D" w14:textId="77777777" w:rsidTr="4C8FC889">
        <w:trPr>
          <w:trHeight w:val="70"/>
        </w:trPr>
        <w:tc>
          <w:tcPr>
            <w:tcW w:w="1575" w:type="dxa"/>
            <w:vAlign w:val="center"/>
          </w:tcPr>
          <w:p w14:paraId="41C4B75B" w14:textId="3D03F880" w:rsidR="00D02C10" w:rsidRDefault="00D02C10" w:rsidP="00F86715">
            <w:pPr>
              <w:rPr>
                <w:rFonts w:cs="BMWType V2 Light"/>
              </w:rPr>
            </w:pPr>
          </w:p>
        </w:tc>
        <w:tc>
          <w:tcPr>
            <w:tcW w:w="1290" w:type="dxa"/>
            <w:vAlign w:val="center"/>
          </w:tcPr>
          <w:p w14:paraId="32BAE3BE" w14:textId="18CB851E" w:rsidR="00D02C10" w:rsidRDefault="00D02C10" w:rsidP="00F86715">
            <w:pPr>
              <w:rPr>
                <w:rFonts w:cs="BMWType V2 Light"/>
              </w:rPr>
            </w:pPr>
          </w:p>
        </w:tc>
        <w:tc>
          <w:tcPr>
            <w:tcW w:w="1830" w:type="dxa"/>
            <w:vAlign w:val="center"/>
          </w:tcPr>
          <w:p w14:paraId="46BFC704" w14:textId="634C2F25" w:rsidR="00D02C10" w:rsidRDefault="00D02C10" w:rsidP="00F86715">
            <w:pPr>
              <w:rPr>
                <w:rFonts w:cs="BMWType V2 Light"/>
              </w:rPr>
            </w:pPr>
          </w:p>
        </w:tc>
        <w:tc>
          <w:tcPr>
            <w:tcW w:w="4366" w:type="dxa"/>
            <w:vAlign w:val="center"/>
          </w:tcPr>
          <w:p w14:paraId="4642B9DF" w14:textId="28DD70B9" w:rsidR="00ED6AF7" w:rsidRPr="00E375BF" w:rsidRDefault="00ED6AF7" w:rsidP="00F86715">
            <w:pPr>
              <w:rPr>
                <w:rFonts w:cs="BMWType V2 Light"/>
              </w:rPr>
            </w:pPr>
          </w:p>
        </w:tc>
      </w:tr>
      <w:tr w:rsidR="00E375BF" w:rsidRPr="00AF1805" w14:paraId="5AC3B054" w14:textId="77777777" w:rsidTr="4C8FC889">
        <w:trPr>
          <w:trHeight w:val="70"/>
        </w:trPr>
        <w:tc>
          <w:tcPr>
            <w:tcW w:w="1575" w:type="dxa"/>
            <w:vAlign w:val="center"/>
          </w:tcPr>
          <w:p w14:paraId="43DE040A" w14:textId="28975668" w:rsidR="00E375BF" w:rsidRDefault="00E375BF" w:rsidP="00BB19E8">
            <w:pPr>
              <w:jc w:val="left"/>
              <w:rPr>
                <w:rFonts w:cs="BMWType V2 Light"/>
              </w:rPr>
            </w:pPr>
          </w:p>
        </w:tc>
        <w:tc>
          <w:tcPr>
            <w:tcW w:w="1290" w:type="dxa"/>
            <w:vAlign w:val="center"/>
          </w:tcPr>
          <w:p w14:paraId="374DDCC2" w14:textId="7F4D7B5F" w:rsidR="00E375BF" w:rsidRDefault="00E375BF" w:rsidP="00BB19E8">
            <w:pPr>
              <w:rPr>
                <w:rFonts w:cs="BMWType V2 Light"/>
              </w:rPr>
            </w:pPr>
          </w:p>
        </w:tc>
        <w:tc>
          <w:tcPr>
            <w:tcW w:w="1830" w:type="dxa"/>
            <w:vAlign w:val="center"/>
          </w:tcPr>
          <w:p w14:paraId="411AD23F" w14:textId="44C5DABE" w:rsidR="00E375BF" w:rsidRDefault="00E375BF" w:rsidP="00BB19E8">
            <w:pPr>
              <w:rPr>
                <w:rFonts w:cs="BMWType V2 Light"/>
              </w:rPr>
            </w:pPr>
          </w:p>
        </w:tc>
        <w:tc>
          <w:tcPr>
            <w:tcW w:w="4366" w:type="dxa"/>
            <w:vAlign w:val="center"/>
          </w:tcPr>
          <w:p w14:paraId="3D009793" w14:textId="573022C5" w:rsidR="00E375BF" w:rsidRPr="00E375BF" w:rsidRDefault="00E375BF" w:rsidP="00BB19E8">
            <w:pPr>
              <w:rPr>
                <w:rFonts w:cs="BMWType V2 Light"/>
              </w:rPr>
            </w:pPr>
          </w:p>
        </w:tc>
      </w:tr>
      <w:tr w:rsidR="000B39C5" w:rsidRPr="00AF1805" w14:paraId="4F15CCF0" w14:textId="77777777" w:rsidTr="4C8FC889">
        <w:trPr>
          <w:trHeight w:val="70"/>
        </w:trPr>
        <w:tc>
          <w:tcPr>
            <w:tcW w:w="1575" w:type="dxa"/>
            <w:vAlign w:val="center"/>
          </w:tcPr>
          <w:p w14:paraId="3D009D09" w14:textId="1C1DD7EE" w:rsidR="000B39C5" w:rsidRDefault="000B39C5" w:rsidP="00BB19E8">
            <w:pPr>
              <w:jc w:val="left"/>
              <w:rPr>
                <w:rFonts w:cs="BMWType V2 Light"/>
              </w:rPr>
            </w:pPr>
          </w:p>
        </w:tc>
        <w:tc>
          <w:tcPr>
            <w:tcW w:w="1290" w:type="dxa"/>
            <w:vAlign w:val="center"/>
          </w:tcPr>
          <w:p w14:paraId="5B95263A" w14:textId="2A8EE8A6" w:rsidR="000B39C5" w:rsidRDefault="000B39C5" w:rsidP="00BB19E8">
            <w:pPr>
              <w:rPr>
                <w:rFonts w:cs="BMWType V2 Light"/>
              </w:rPr>
            </w:pPr>
          </w:p>
        </w:tc>
        <w:tc>
          <w:tcPr>
            <w:tcW w:w="1830" w:type="dxa"/>
            <w:vAlign w:val="center"/>
          </w:tcPr>
          <w:p w14:paraId="03E8759C" w14:textId="08562FE4" w:rsidR="000B39C5" w:rsidRDefault="000B39C5" w:rsidP="00BB19E8">
            <w:pPr>
              <w:rPr>
                <w:rFonts w:cs="BMWType V2 Light"/>
              </w:rPr>
            </w:pPr>
          </w:p>
        </w:tc>
        <w:tc>
          <w:tcPr>
            <w:tcW w:w="4366" w:type="dxa"/>
            <w:vAlign w:val="center"/>
          </w:tcPr>
          <w:p w14:paraId="07F4A2CA" w14:textId="77708766" w:rsidR="00D0207E" w:rsidRPr="00E375BF" w:rsidRDefault="00D0207E" w:rsidP="00BB19E8">
            <w:pPr>
              <w:rPr>
                <w:rFonts w:cs="BMWType V2 Light"/>
              </w:rPr>
            </w:pPr>
          </w:p>
        </w:tc>
      </w:tr>
    </w:tbl>
    <w:p w14:paraId="19C05187" w14:textId="77777777" w:rsidR="008225BF" w:rsidRPr="00CF6F59" w:rsidRDefault="008225BF" w:rsidP="00B07F5C">
      <w:pPr>
        <w:spacing w:line="228" w:lineRule="exact"/>
        <w:rPr>
          <w:rFonts w:cs="BMWType V2 Light"/>
          <w:sz w:val="19"/>
          <w:szCs w:val="19"/>
        </w:rPr>
      </w:pPr>
    </w:p>
    <w:p w14:paraId="0204560E" w14:textId="77777777" w:rsidR="008225BF" w:rsidRPr="00CF6F59" w:rsidRDefault="008225BF" w:rsidP="00B07F5C">
      <w:pPr>
        <w:spacing w:line="228" w:lineRule="exact"/>
        <w:rPr>
          <w:rFonts w:cs="BMWType V2 Light"/>
          <w:sz w:val="19"/>
          <w:szCs w:val="19"/>
        </w:rPr>
      </w:pPr>
    </w:p>
    <w:p w14:paraId="7B65F86D" w14:textId="77777777" w:rsidR="002B22B4" w:rsidRDefault="002B22B4" w:rsidP="00544ED0">
      <w:pPr>
        <w:pStyle w:val="berschrift1"/>
      </w:pPr>
      <w:bookmarkStart w:id="25" w:name="_Toc112915107"/>
      <w:bookmarkStart w:id="26" w:name="_Toc343503029"/>
      <w:bookmarkStart w:id="27" w:name="_Toc343503977"/>
      <w:bookmarkStart w:id="28" w:name="_Toc343506773"/>
      <w:bookmarkStart w:id="29" w:name="_Toc343506873"/>
      <w:bookmarkStart w:id="30" w:name="_Toc343570203"/>
      <w:bookmarkStart w:id="31" w:name="_Toc382025193"/>
      <w:bookmarkStart w:id="32" w:name="_Toc382025431"/>
      <w:bookmarkStart w:id="33" w:name="_Toc14307464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Pr="00A9159D">
        <w:t>Auf</w:t>
      </w:r>
      <w:r w:rsidR="004E3BBD">
        <w:t>gabenstellung</w:t>
      </w:r>
      <w:bookmarkEnd w:id="25"/>
    </w:p>
    <w:tbl>
      <w:tblPr>
        <w:tblStyle w:val="Tabellenraster"/>
        <w:tblW w:w="90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22"/>
      </w:tblGrid>
      <w:tr w:rsidR="00A260AE" w:rsidRPr="00576B29" w14:paraId="516D7783" w14:textId="77777777" w:rsidTr="445BE71B">
        <w:trPr>
          <w:trHeight w:val="2393"/>
        </w:trPr>
        <w:tc>
          <w:tcPr>
            <w:tcW w:w="0" w:type="auto"/>
          </w:tcPr>
          <w:p w14:paraId="6F094A27" w14:textId="411C2391" w:rsidR="00DA2536" w:rsidRPr="00F15264" w:rsidRDefault="0F275AB4" w:rsidP="445BE71B">
            <w:r w:rsidRPr="00F15264">
              <w:rPr>
                <w:rFonts w:eastAsia="BMWType V2 Light" w:cs="BMWType V2 Light"/>
              </w:rPr>
              <w:t xml:space="preserve">An der Zelllackieranlage CC42 in Leipzig Werk 07.10 soll zwischen der Ausfahrt aus der Lackanlage und dem Prüfstrang </w:t>
            </w:r>
            <w:proofErr w:type="spellStart"/>
            <w:r w:rsidRPr="00F15264">
              <w:rPr>
                <w:rFonts w:eastAsia="BMWType V2 Light" w:cs="BMWType V2 Light"/>
              </w:rPr>
              <w:t>Hochvolt</w:t>
            </w:r>
            <w:proofErr w:type="spellEnd"/>
            <w:r w:rsidRPr="00F15264">
              <w:rPr>
                <w:rFonts w:eastAsia="BMWType V2 Light" w:cs="BMWType V2 Light"/>
              </w:rPr>
              <w:t xml:space="preserve"> ein System zur Erkennung von </w:t>
            </w:r>
            <w:proofErr w:type="spellStart"/>
            <w:r w:rsidRPr="00F15264">
              <w:rPr>
                <w:rFonts w:eastAsia="BMWType V2 Light" w:cs="BMWType V2 Light"/>
              </w:rPr>
              <w:t>Pinholes</w:t>
            </w:r>
            <w:proofErr w:type="spellEnd"/>
            <w:r w:rsidRPr="00F15264">
              <w:rPr>
                <w:rFonts w:eastAsia="BMWType V2 Light" w:cs="BMWType V2 Light"/>
              </w:rPr>
              <w:t xml:space="preserve"> auf der Oberfläche nur C-Seite der Batteriezellen integriert werden. Die C-Seite ist an der Zelle die Seite, die als Zellboden beschrieben werden kann, also gegenüber von den Terminals / Zellkontaktierung. Die Prüfaufgabe besteht d</w:t>
            </w:r>
            <w:r w:rsidR="00010E00" w:rsidRPr="00F15264">
              <w:rPr>
                <w:rFonts w:eastAsia="BMWType V2 Light" w:cs="BMWType V2 Light"/>
              </w:rPr>
              <w:t>a</w:t>
            </w:r>
            <w:r w:rsidRPr="00F15264">
              <w:rPr>
                <w:rFonts w:eastAsia="BMWType V2 Light" w:cs="BMWType V2 Light"/>
              </w:rPr>
              <w:t xml:space="preserve">rin, dass die Batterien auf einem Förderband mit konstanter Geschwindigkeit durch das Prüfsystem fahren. Die Prüfung ist abgeschlossen, wenn das System die Zelle als </w:t>
            </w:r>
            <w:proofErr w:type="spellStart"/>
            <w:r w:rsidRPr="00F15264">
              <w:rPr>
                <w:rFonts w:eastAsia="BMWType V2 Light" w:cs="BMWType V2 Light"/>
              </w:rPr>
              <w:t>iO</w:t>
            </w:r>
            <w:proofErr w:type="spellEnd"/>
            <w:r w:rsidRPr="00F15264">
              <w:rPr>
                <w:rFonts w:eastAsia="BMWType V2 Light" w:cs="BMWType V2 Light"/>
              </w:rPr>
              <w:t xml:space="preserve"> oder </w:t>
            </w:r>
            <w:proofErr w:type="spellStart"/>
            <w:r w:rsidRPr="00F15264">
              <w:rPr>
                <w:rFonts w:eastAsia="BMWType V2 Light" w:cs="BMWType V2 Light"/>
              </w:rPr>
              <w:t>niO</w:t>
            </w:r>
            <w:proofErr w:type="spellEnd"/>
            <w:r w:rsidRPr="00F15264">
              <w:rPr>
                <w:rFonts w:eastAsia="BMWType V2 Light" w:cs="BMWType V2 Light"/>
              </w:rPr>
              <w:t xml:space="preserve"> bewertet. Wenn die Zelle als </w:t>
            </w:r>
            <w:proofErr w:type="spellStart"/>
            <w:r w:rsidRPr="00F15264">
              <w:rPr>
                <w:rFonts w:eastAsia="BMWType V2 Light" w:cs="BMWType V2 Light"/>
              </w:rPr>
              <w:t>niO</w:t>
            </w:r>
            <w:proofErr w:type="spellEnd"/>
            <w:r w:rsidRPr="00F15264">
              <w:rPr>
                <w:rFonts w:eastAsia="BMWType V2 Light" w:cs="BMWType V2 Light"/>
              </w:rPr>
              <w:t xml:space="preserve"> bewertet wird, muss die Zelle an ST120 auf die </w:t>
            </w:r>
            <w:proofErr w:type="spellStart"/>
            <w:r w:rsidRPr="00F15264">
              <w:rPr>
                <w:rFonts w:eastAsia="BMWType V2 Light" w:cs="BMWType V2 Light"/>
              </w:rPr>
              <w:t>niO</w:t>
            </w:r>
            <w:proofErr w:type="spellEnd"/>
            <w:r w:rsidRPr="00F15264">
              <w:rPr>
                <w:rFonts w:eastAsia="BMWType V2 Light" w:cs="BMWType V2 Light"/>
              </w:rPr>
              <w:t xml:space="preserve"> Schleuse ausgeschleust werden. (Man könnte diese Zellen auf die HV </w:t>
            </w:r>
            <w:proofErr w:type="spellStart"/>
            <w:r w:rsidRPr="00F15264">
              <w:rPr>
                <w:rFonts w:eastAsia="BMWType V2 Light" w:cs="BMWType V2 Light"/>
              </w:rPr>
              <w:t>niO</w:t>
            </w:r>
            <w:proofErr w:type="spellEnd"/>
            <w:r w:rsidRPr="00F15264">
              <w:rPr>
                <w:rFonts w:eastAsia="BMWType V2 Light" w:cs="BMWType V2 Light"/>
              </w:rPr>
              <w:t xml:space="preserve"> Spuren mit ausschleusen, weil diese zu 100% </w:t>
            </w:r>
            <w:proofErr w:type="spellStart"/>
            <w:r w:rsidRPr="00F15264">
              <w:rPr>
                <w:rFonts w:eastAsia="BMWType V2 Light" w:cs="BMWType V2 Light"/>
              </w:rPr>
              <w:t>entlackt</w:t>
            </w:r>
            <w:proofErr w:type="spellEnd"/>
            <w:r w:rsidRPr="00F15264">
              <w:rPr>
                <w:rFonts w:eastAsia="BMWType V2 Light" w:cs="BMWType V2 Light"/>
              </w:rPr>
              <w:t xml:space="preserve"> werden). Das System ist so auszuführen, dass eine </w:t>
            </w:r>
            <w:proofErr w:type="spellStart"/>
            <w:r w:rsidRPr="00F15264">
              <w:rPr>
                <w:rFonts w:eastAsia="BMWType V2 Light" w:cs="BMWType V2 Light"/>
              </w:rPr>
              <w:t>Qoute</w:t>
            </w:r>
            <w:proofErr w:type="spellEnd"/>
            <w:r w:rsidRPr="00F15264">
              <w:rPr>
                <w:rFonts w:eastAsia="BMWType V2 Light" w:cs="BMWType V2 Light"/>
              </w:rPr>
              <w:t xml:space="preserve"> ermittelt wird und diese aktuell / live ins </w:t>
            </w:r>
            <w:proofErr w:type="gramStart"/>
            <w:r w:rsidRPr="00F15264">
              <w:rPr>
                <w:rFonts w:eastAsia="BMWType V2 Light" w:cs="BMWType V2 Light"/>
              </w:rPr>
              <w:t>BMW System</w:t>
            </w:r>
            <w:proofErr w:type="gramEnd"/>
            <w:r w:rsidRPr="00F15264">
              <w:rPr>
                <w:rFonts w:eastAsia="BMWType V2 Light" w:cs="BMWType V2 Light"/>
              </w:rPr>
              <w:t xml:space="preserve"> übertragen werden. </w:t>
            </w:r>
          </w:p>
          <w:p w14:paraId="0DB59DBD" w14:textId="7F34264A" w:rsidR="00DA2536" w:rsidRPr="00F15264" w:rsidRDefault="0F275AB4" w:rsidP="445BE71B">
            <w:r w:rsidRPr="00F15264">
              <w:rPr>
                <w:rFonts w:eastAsia="BMWType V2 Light" w:cs="BMWType V2 Light"/>
              </w:rPr>
              <w:t xml:space="preserve">Bei </w:t>
            </w:r>
            <w:proofErr w:type="spellStart"/>
            <w:r w:rsidRPr="00F15264">
              <w:rPr>
                <w:rFonts w:eastAsia="BMWType V2 Light" w:cs="BMWType V2 Light"/>
              </w:rPr>
              <w:t>iO</w:t>
            </w:r>
            <w:proofErr w:type="spellEnd"/>
            <w:r w:rsidRPr="00F15264">
              <w:rPr>
                <w:rFonts w:eastAsia="BMWType V2 Light" w:cs="BMWType V2 Light"/>
              </w:rPr>
              <w:t xml:space="preserve"> wird die Zelle durch die restliche Anlage geprüft und wenn keines anderes Fehlermerkmal verpackt in die Serienbehälter.</w:t>
            </w:r>
          </w:p>
          <w:p w14:paraId="447AC5E6" w14:textId="0C942F5D" w:rsidR="00DA2536" w:rsidRPr="00F15264" w:rsidRDefault="00DA2536" w:rsidP="00103F19"/>
          <w:p w14:paraId="5607BDC5" w14:textId="29086621" w:rsidR="00DA2536" w:rsidRPr="00F15264" w:rsidRDefault="5EDC3114" w:rsidP="445BE71B">
            <w:r w:rsidRPr="00F15264">
              <w:rPr>
                <w:rFonts w:eastAsia="BMWType V2 Light" w:cs="BMWType V2 Light"/>
              </w:rPr>
              <w:t>Die Inbetriebnahme der Kameraprüfung sowie deren Optimierungsschleifen dürfen die Serienproduktion nicht beeinflussen. Die Kameraprüfung soll parallel zur Serienproduktion „angelernt“ und optimiert werden. Für ein Anlernen des Systems steht der AG Testzellen zur Verfügung die erkannt werden müssen. Ein weiterführendes Anlernen muss dann eigenständig über die Systemsoftware erfolgen.</w:t>
            </w:r>
          </w:p>
          <w:p w14:paraId="1DA63310" w14:textId="75C1B83C" w:rsidR="00DA2536" w:rsidRPr="00F15264" w:rsidRDefault="5EDC3114" w:rsidP="445BE71B">
            <w:r w:rsidRPr="00F15264">
              <w:rPr>
                <w:rFonts w:eastAsia="BMWType V2 Light" w:cs="BMWType V2 Light"/>
              </w:rPr>
              <w:t xml:space="preserve"> </w:t>
            </w:r>
          </w:p>
          <w:p w14:paraId="104E0B14" w14:textId="60FD1309" w:rsidR="00DA2536" w:rsidRPr="00F15264" w:rsidRDefault="5EDC3114" w:rsidP="445BE71B">
            <w:r w:rsidRPr="00F15264">
              <w:rPr>
                <w:rFonts w:eastAsia="BMWType V2 Light" w:cs="BMWType V2 Light"/>
              </w:rPr>
              <w:t>Der AN muss das System für 2 Zelltypen befähigen. Es handelt sich um PHEV2 und EV32.</w:t>
            </w:r>
          </w:p>
          <w:p w14:paraId="559716B6" w14:textId="0F7E879C" w:rsidR="00DA2536" w:rsidRPr="00F15264" w:rsidRDefault="00DA2536" w:rsidP="445BE71B">
            <w:pPr>
              <w:rPr>
                <w:rFonts w:eastAsia="BMWType V2 Light" w:cs="BMWType V2 Light"/>
              </w:rPr>
            </w:pPr>
          </w:p>
          <w:p w14:paraId="2ACA21BF" w14:textId="76B4E6E4" w:rsidR="445BE71B" w:rsidRPr="00F15264" w:rsidRDefault="445BE71B" w:rsidP="445BE71B">
            <w:pPr>
              <w:rPr>
                <w:rFonts w:eastAsia="BMWType V2 Light" w:cs="BMWType V2 Light"/>
              </w:rPr>
            </w:pPr>
          </w:p>
          <w:p w14:paraId="7509AB9F" w14:textId="2B8CDF04" w:rsidR="00DA2536" w:rsidRPr="00F15264" w:rsidRDefault="5EDC3114" w:rsidP="445BE71B">
            <w:r w:rsidRPr="00F15264">
              <w:t>Während der</w:t>
            </w:r>
            <w:r w:rsidR="5B7CABE3" w:rsidRPr="00F15264">
              <w:t xml:space="preserve"> Inbetriebnahme </w:t>
            </w:r>
            <w:r w:rsidR="74308A4C" w:rsidRPr="00F15264">
              <w:t>soll d</w:t>
            </w:r>
            <w:r w:rsidR="5B7CABE3" w:rsidRPr="00F15264">
              <w:t>ie Kameraentscheidung zu diesem Status bereits angezeigt werden, ein Ausschleusen der Zellen soll zu diesem Zeitpunkt jedoch noch vermieden werden. Erst bei Fertigstellung der Optimierungsschleifen d</w:t>
            </w:r>
            <w:r w:rsidR="5B95C7B2" w:rsidRPr="00F15264">
              <w:t>urch den AN</w:t>
            </w:r>
            <w:r w:rsidR="5B7CABE3" w:rsidRPr="00F15264">
              <w:t xml:space="preserve"> wird die </w:t>
            </w:r>
            <w:proofErr w:type="spellStart"/>
            <w:r w:rsidR="5B7CABE3" w:rsidRPr="00F15264">
              <w:t>Ausschleusefunktion</w:t>
            </w:r>
            <w:proofErr w:type="spellEnd"/>
            <w:r w:rsidR="5B7CABE3" w:rsidRPr="00F15264">
              <w:t xml:space="preserve"> scharf geschaltet. </w:t>
            </w:r>
            <w:r w:rsidR="1577BCFC" w:rsidRPr="00F15264">
              <w:t>Nach Einsatzbereitschaft der Prüfung</w:t>
            </w:r>
            <w:r w:rsidR="07408005" w:rsidRPr="00F15264">
              <w:t>s</w:t>
            </w:r>
            <w:r w:rsidR="5B7CABE3" w:rsidRPr="00F15264">
              <w:t>funktion</w:t>
            </w:r>
            <w:r w:rsidR="1577BCFC" w:rsidRPr="00F15264">
              <w:t xml:space="preserve"> wird diese in den Serienbetrieb der CC</w:t>
            </w:r>
            <w:r w:rsidR="4C931298" w:rsidRPr="00F15264">
              <w:t>42</w:t>
            </w:r>
            <w:r w:rsidR="1577BCFC" w:rsidRPr="00F15264">
              <w:t xml:space="preserve"> </w:t>
            </w:r>
            <w:r w:rsidR="1577BCFC" w:rsidRPr="00F15264">
              <w:lastRenderedPageBreak/>
              <w:t xml:space="preserve">eingebunden. Das Einbinden muss </w:t>
            </w:r>
            <w:r w:rsidR="5B7CABE3" w:rsidRPr="00F15264">
              <w:t>außerhalb der Serienproduktion (sonntags oder PU)</w:t>
            </w:r>
            <w:r w:rsidR="1577BCFC" w:rsidRPr="00F15264">
              <w:t xml:space="preserve"> erfolgen, um eine Störbeeinflussung der </w:t>
            </w:r>
            <w:r w:rsidR="5B7CABE3" w:rsidRPr="00F15264">
              <w:t>Serienanlage</w:t>
            </w:r>
            <w:r w:rsidR="1577BCFC" w:rsidRPr="00F15264">
              <w:t xml:space="preserve"> im Serienbetrieb auszuschließen.</w:t>
            </w:r>
          </w:p>
          <w:p w14:paraId="359084D5" w14:textId="77777777" w:rsidR="00332DDD" w:rsidRPr="00F15264" w:rsidRDefault="00332DDD" w:rsidP="445BE71B"/>
          <w:p w14:paraId="0444B10E" w14:textId="7139898B" w:rsidR="00332DDD" w:rsidRPr="00F15264" w:rsidRDefault="1B4C5BD0" w:rsidP="445BE71B">
            <w:r w:rsidRPr="00F15264">
              <w:t xml:space="preserve">Die Integration des </w:t>
            </w:r>
            <w:r w:rsidR="5B8B4728" w:rsidRPr="00F15264">
              <w:t>L3 Typs</w:t>
            </w:r>
            <w:r w:rsidRPr="00F15264">
              <w:t xml:space="preserve"> soll im Angebot </w:t>
            </w:r>
            <w:r w:rsidR="3ECE2F8E" w:rsidRPr="00F15264">
              <w:t xml:space="preserve">als </w:t>
            </w:r>
            <w:r w:rsidRPr="00F15264">
              <w:t>optional</w:t>
            </w:r>
            <w:r w:rsidR="3ECE2F8E" w:rsidRPr="00F15264">
              <w:t>e Position</w:t>
            </w:r>
            <w:r w:rsidRPr="00F15264">
              <w:t xml:space="preserve"> ausgewiesen werden.</w:t>
            </w:r>
          </w:p>
          <w:p w14:paraId="6EF41FF5" w14:textId="77777777" w:rsidR="001646D0" w:rsidRPr="00F15264" w:rsidRDefault="001646D0" w:rsidP="445BE71B"/>
          <w:p w14:paraId="267AE84D" w14:textId="77E772E2" w:rsidR="001646D0" w:rsidRPr="00F15264" w:rsidRDefault="363D910E" w:rsidP="445BE71B">
            <w:r w:rsidRPr="00F15264">
              <w:t>Die Fehlerspezifikation kann dem „BMW Grenzmusterkatalog Zelllackierung“ (Kapitel 11.01.19) im Anhang entnommen werden.</w:t>
            </w:r>
          </w:p>
          <w:p w14:paraId="0F09F61D" w14:textId="77777777" w:rsidR="00D739C1" w:rsidRPr="00F15264" w:rsidRDefault="00D739C1" w:rsidP="00E76FD8">
            <w:pPr>
              <w:rPr>
                <w:bCs/>
              </w:rPr>
            </w:pPr>
          </w:p>
          <w:p w14:paraId="11F86749" w14:textId="3D36320C" w:rsidR="00D739C1" w:rsidRPr="00F15264" w:rsidRDefault="00D739C1" w:rsidP="00E76FD8">
            <w:pPr>
              <w:rPr>
                <w:bCs/>
              </w:rPr>
            </w:pPr>
          </w:p>
        </w:tc>
        <w:tc>
          <w:tcPr>
            <w:tcW w:w="0" w:type="auto"/>
          </w:tcPr>
          <w:p w14:paraId="019F257A" w14:textId="77777777" w:rsidR="00A260AE" w:rsidRPr="00576B29" w:rsidRDefault="00A260AE" w:rsidP="00086AD4"/>
        </w:tc>
      </w:tr>
    </w:tbl>
    <w:p w14:paraId="675CA9C3" w14:textId="77777777" w:rsidR="00EA7C94" w:rsidRPr="00C4385D" w:rsidRDefault="00EA7C94" w:rsidP="009E7A29">
      <w:pPr>
        <w:rPr>
          <w:rStyle w:val="Fett"/>
          <w:b w:val="0"/>
          <w:highlight w:val="red"/>
        </w:rPr>
      </w:pPr>
    </w:p>
    <w:p w14:paraId="68E97953" w14:textId="66F57616" w:rsidR="008106F8" w:rsidRPr="00F15264" w:rsidRDefault="00103F19" w:rsidP="2BFE58A2">
      <w:pPr>
        <w:pStyle w:val="berschrift2"/>
      </w:pPr>
      <w:bookmarkStart w:id="34" w:name="_Toc112915108"/>
      <w:r w:rsidRPr="00F15264">
        <w:t>Auslegung Kenngröß</w:t>
      </w:r>
      <w:r w:rsidR="008106F8" w:rsidRPr="00F15264">
        <w:t>en</w:t>
      </w:r>
      <w:bookmarkEnd w:id="34"/>
    </w:p>
    <w:tbl>
      <w:tblPr>
        <w:tblStyle w:val="Tabellenraster"/>
        <w:tblW w:w="9206"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5954"/>
        <w:gridCol w:w="3252"/>
      </w:tblGrid>
      <w:tr w:rsidR="008106F8" w:rsidRPr="00BF4A30" w14:paraId="08CFE1EC" w14:textId="77777777" w:rsidTr="4C8FC889">
        <w:trPr>
          <w:trHeight w:val="1515"/>
        </w:trPr>
        <w:tc>
          <w:tcPr>
            <w:tcW w:w="5954" w:type="dxa"/>
          </w:tcPr>
          <w:p w14:paraId="4E241377" w14:textId="20E41A83" w:rsidR="445BE71B" w:rsidRDefault="445BE71B" w:rsidP="445BE71B">
            <w:pPr>
              <w:spacing w:before="120"/>
              <w:jc w:val="left"/>
            </w:pPr>
            <w:r w:rsidRPr="445BE71B">
              <w:rPr>
                <w:rFonts w:eastAsia="BMWType V2 Light" w:cs="BMWType V2 Light"/>
              </w:rPr>
              <w:t xml:space="preserve">Max. nutzbare Fläche der Prüfstation:                  </w:t>
            </w:r>
          </w:p>
          <w:p w14:paraId="69631D2F" w14:textId="0BAC75FE" w:rsidR="445BE71B" w:rsidRDefault="445BE71B" w:rsidP="445BE71B">
            <w:pPr>
              <w:spacing w:before="120"/>
            </w:pPr>
            <w:r w:rsidRPr="445BE71B">
              <w:rPr>
                <w:rFonts w:eastAsia="BMWType V2 Light" w:cs="BMWType V2 Light"/>
              </w:rPr>
              <w:t xml:space="preserve"> </w:t>
            </w:r>
          </w:p>
          <w:p w14:paraId="6F35F08C" w14:textId="67BD455F" w:rsidR="445BE71B" w:rsidRDefault="445BE71B" w:rsidP="445BE71B">
            <w:pPr>
              <w:spacing w:before="120"/>
            </w:pPr>
            <w:r w:rsidRPr="445BE71B">
              <w:rPr>
                <w:rFonts w:eastAsia="BMWType V2 Light" w:cs="BMWType V2 Light"/>
              </w:rPr>
              <w:t xml:space="preserve">Schichtmodell:                                                        </w:t>
            </w:r>
          </w:p>
          <w:p w14:paraId="32AC26EE" w14:textId="77C2BCDD" w:rsidR="445BE71B" w:rsidRDefault="445BE71B" w:rsidP="445BE71B">
            <w:r w:rsidRPr="445BE71B">
              <w:rPr>
                <w:rFonts w:eastAsia="BMWType V2 Light" w:cs="BMWType V2 Light"/>
              </w:rPr>
              <w:t xml:space="preserve">Anzahl Schichten pro Woche:                </w:t>
            </w:r>
          </w:p>
          <w:p w14:paraId="0102F7DB" w14:textId="77B6B5DE" w:rsidR="445BE71B" w:rsidRDefault="445BE71B" w:rsidP="445BE71B">
            <w:r w:rsidRPr="445BE71B">
              <w:rPr>
                <w:rFonts w:eastAsia="BMWType V2 Light" w:cs="BMWType V2 Light"/>
              </w:rPr>
              <w:t xml:space="preserve">Schichtzeit (mit Pausendurchlauf):        </w:t>
            </w:r>
          </w:p>
          <w:p w14:paraId="5AD76BE2" w14:textId="7FD49C3E" w:rsidR="445BE71B" w:rsidRDefault="445BE71B" w:rsidP="445BE71B">
            <w:r w:rsidRPr="445BE71B">
              <w:rPr>
                <w:rFonts w:eastAsia="BMWType V2 Light" w:cs="BMWType V2 Light"/>
              </w:rPr>
              <w:t xml:space="preserve"> </w:t>
            </w:r>
          </w:p>
          <w:p w14:paraId="4BEFD9DB" w14:textId="272F0E59" w:rsidR="445BE71B" w:rsidRDefault="445BE71B" w:rsidP="445BE71B">
            <w:r w:rsidRPr="445BE71B">
              <w:rPr>
                <w:rFonts w:eastAsia="BMWType V2 Light" w:cs="BMWType V2 Light"/>
              </w:rPr>
              <w:t xml:space="preserve">Anz. Produktionswochen im Jahr:         </w:t>
            </w:r>
          </w:p>
          <w:p w14:paraId="50DB27F3" w14:textId="2E61C061" w:rsidR="445BE71B" w:rsidRDefault="445BE71B" w:rsidP="445BE71B">
            <w:r w:rsidRPr="445BE71B">
              <w:rPr>
                <w:rFonts w:eastAsia="BMWType V2 Light" w:cs="BMWType V2 Light"/>
              </w:rPr>
              <w:t xml:space="preserve">Anz. PU-Wochen im Jahr:                      </w:t>
            </w:r>
          </w:p>
          <w:p w14:paraId="2BD2FA71" w14:textId="3B144629" w:rsidR="445BE71B" w:rsidRDefault="445BE71B" w:rsidP="445BE71B">
            <w:r w:rsidRPr="445BE71B">
              <w:rPr>
                <w:rFonts w:eastAsia="BMWType V2 Light" w:cs="BMWType V2 Light"/>
              </w:rPr>
              <w:t xml:space="preserve">Produktionsstunden im Jahr:                 </w:t>
            </w:r>
          </w:p>
          <w:p w14:paraId="14A5766C" w14:textId="0685DBED" w:rsidR="445BE71B" w:rsidRDefault="445BE71B" w:rsidP="445BE71B">
            <w:r w:rsidRPr="445BE71B">
              <w:rPr>
                <w:rFonts w:eastAsia="BMWType V2 Light" w:cs="BMWType V2 Light"/>
              </w:rPr>
              <w:t xml:space="preserve"> </w:t>
            </w:r>
          </w:p>
          <w:p w14:paraId="60DE7B77" w14:textId="2085B901" w:rsidR="445BE71B" w:rsidRDefault="445BE71B" w:rsidP="445BE71B">
            <w:r w:rsidRPr="445BE71B">
              <w:rPr>
                <w:rFonts w:eastAsia="BMWType V2 Light" w:cs="BMWType V2 Light"/>
              </w:rPr>
              <w:t xml:space="preserve">Rüstzeit bei Wechsel Zellvariante:                                </w:t>
            </w:r>
          </w:p>
          <w:p w14:paraId="10EE42E2" w14:textId="458BD412" w:rsidR="445BE71B" w:rsidRDefault="445BE71B" w:rsidP="445BE71B">
            <w:r w:rsidRPr="445BE71B">
              <w:rPr>
                <w:rFonts w:eastAsia="BMWType V2 Light" w:cs="BMWType V2 Light"/>
              </w:rPr>
              <w:t xml:space="preserve"> </w:t>
            </w:r>
          </w:p>
          <w:p w14:paraId="52663DA9" w14:textId="43A97071" w:rsidR="445BE71B" w:rsidRDefault="445BE71B" w:rsidP="445BE71B">
            <w:r w:rsidRPr="445BE71B">
              <w:rPr>
                <w:rFonts w:eastAsia="BMWType V2 Light" w:cs="BMWType V2 Light"/>
              </w:rPr>
              <w:t xml:space="preserve">Techn. Verfügbarkeit </w:t>
            </w:r>
            <w:proofErr w:type="spellStart"/>
            <w:r w:rsidRPr="445BE71B">
              <w:rPr>
                <w:rFonts w:eastAsia="BMWType V2 Light" w:cs="BMWType V2 Light"/>
              </w:rPr>
              <w:t>Autom</w:t>
            </w:r>
            <w:proofErr w:type="spellEnd"/>
            <w:r w:rsidRPr="445BE71B">
              <w:rPr>
                <w:rFonts w:eastAsia="BMWType V2 Light" w:cs="BMWType V2 Light"/>
              </w:rPr>
              <w:t xml:space="preserve">. Station:   </w:t>
            </w:r>
          </w:p>
          <w:p w14:paraId="4C81455C" w14:textId="62643BB6" w:rsidR="445BE71B" w:rsidRDefault="445BE71B" w:rsidP="445BE71B">
            <w:pPr>
              <w:ind w:right="-675"/>
            </w:pPr>
            <w:r w:rsidRPr="445BE71B">
              <w:rPr>
                <w:rFonts w:eastAsia="BMWType V2 Light" w:cs="BMWType V2 Light"/>
              </w:rPr>
              <w:t xml:space="preserve">OEE Gesamtanlage CC42:                     </w:t>
            </w:r>
          </w:p>
          <w:p w14:paraId="4DC9FBFF" w14:textId="4490AA38" w:rsidR="445BE71B" w:rsidRPr="005C7170" w:rsidRDefault="445BE71B" w:rsidP="445BE71B">
            <w:pPr>
              <w:ind w:right="1761"/>
            </w:pPr>
            <w:r w:rsidRPr="005C7170">
              <w:rPr>
                <w:rFonts w:eastAsia="BMWType V2 Light" w:cs="BMWType V2 Light"/>
              </w:rPr>
              <w:t>Pseudo-</w:t>
            </w:r>
            <w:proofErr w:type="spellStart"/>
            <w:r w:rsidRPr="005C7170">
              <w:rPr>
                <w:rFonts w:eastAsia="BMWType V2 Light" w:cs="BMWType V2 Light"/>
              </w:rPr>
              <w:t>n.</w:t>
            </w:r>
            <w:proofErr w:type="gramStart"/>
            <w:r w:rsidRPr="005C7170">
              <w:rPr>
                <w:rFonts w:eastAsia="BMWType V2 Light" w:cs="BMWType V2 Light"/>
              </w:rPr>
              <w:t>i.O</w:t>
            </w:r>
            <w:proofErr w:type="spellEnd"/>
            <w:proofErr w:type="gramEnd"/>
            <w:r w:rsidRPr="005C7170">
              <w:rPr>
                <w:rFonts w:eastAsia="BMWType V2 Light" w:cs="BMWType V2 Light"/>
              </w:rPr>
              <w:t xml:space="preserve">-Rate: </w:t>
            </w:r>
            <w:r>
              <w:br/>
            </w:r>
            <w:r w:rsidR="04AEFE9F" w:rsidRPr="005C7170">
              <w:rPr>
                <w:rFonts w:eastAsia="BMWType V2 Light" w:cs="BMWType V2 Light"/>
              </w:rPr>
              <w:t xml:space="preserve">Pseudo </w:t>
            </w:r>
            <w:proofErr w:type="spellStart"/>
            <w:r w:rsidR="04AEFE9F" w:rsidRPr="005C7170">
              <w:rPr>
                <w:rFonts w:eastAsia="BMWType V2 Light" w:cs="BMWType V2 Light"/>
              </w:rPr>
              <w:t>i.O</w:t>
            </w:r>
            <w:proofErr w:type="spellEnd"/>
            <w:r w:rsidR="04AEFE9F" w:rsidRPr="005C7170">
              <w:rPr>
                <w:rFonts w:eastAsia="BMWType V2 Light" w:cs="BMWType V2 Light"/>
              </w:rPr>
              <w:t>. (Schlupf)</w:t>
            </w:r>
            <w:r>
              <w:br/>
            </w:r>
            <w:r w:rsidRPr="005C7170">
              <w:rPr>
                <w:rFonts w:eastAsia="BMWType V2 Light" w:cs="BMWType V2 Light"/>
              </w:rPr>
              <w:t xml:space="preserve">            </w:t>
            </w:r>
          </w:p>
          <w:p w14:paraId="7DA4729A" w14:textId="0AF7F9CA" w:rsidR="445BE71B" w:rsidRDefault="445BE71B" w:rsidP="445BE71B">
            <w:pPr>
              <w:jc w:val="left"/>
            </w:pPr>
            <w:r w:rsidRPr="445BE71B">
              <w:rPr>
                <w:rFonts w:eastAsia="BMWType V2 Light" w:cs="BMWType V2 Light"/>
                <w:u w:val="single"/>
              </w:rPr>
              <w:t>Ausbringung:</w:t>
            </w:r>
            <w:r>
              <w:br/>
            </w:r>
            <w:r w:rsidRPr="445BE71B">
              <w:rPr>
                <w:rFonts w:eastAsia="BMWType V2 Light" w:cs="BMWType V2 Light"/>
              </w:rPr>
              <w:t xml:space="preserve"> Lackanlage PHEV2- Zelle</w:t>
            </w:r>
            <w:r>
              <w:br/>
            </w:r>
            <w:r w:rsidRPr="445BE71B">
              <w:rPr>
                <w:rFonts w:eastAsia="BMWType V2 Light" w:cs="BMWType V2 Light"/>
              </w:rPr>
              <w:t xml:space="preserve">    Ausbringung IO lackierte Zellen:           </w:t>
            </w:r>
          </w:p>
          <w:p w14:paraId="63366916" w14:textId="2D9E8B9F" w:rsidR="445BE71B" w:rsidRDefault="445BE71B" w:rsidP="445BE71B">
            <w:pPr>
              <w:jc w:val="left"/>
            </w:pPr>
            <w:r w:rsidRPr="445BE71B">
              <w:rPr>
                <w:rFonts w:eastAsia="BMWType V2 Light" w:cs="BMWType V2 Light"/>
              </w:rPr>
              <w:t xml:space="preserve">   Taktzeit pro Zelle:                                    </w:t>
            </w:r>
          </w:p>
          <w:p w14:paraId="43372412" w14:textId="55ADEFFD" w:rsidR="445BE71B" w:rsidRDefault="445BE71B" w:rsidP="445BE71B">
            <w:pPr>
              <w:jc w:val="left"/>
            </w:pPr>
            <w:r w:rsidRPr="445BE71B">
              <w:rPr>
                <w:rFonts w:eastAsia="BMWType V2 Light" w:cs="BMWType V2 Light"/>
              </w:rPr>
              <w:t xml:space="preserve"> </w:t>
            </w:r>
          </w:p>
          <w:p w14:paraId="23C0EDDD" w14:textId="3A6328A8" w:rsidR="445BE71B" w:rsidRDefault="445BE71B" w:rsidP="445BE71B">
            <w:pPr>
              <w:jc w:val="left"/>
            </w:pPr>
            <w:r w:rsidRPr="445BE71B">
              <w:rPr>
                <w:rFonts w:eastAsia="BMWType V2 Light" w:cs="BMWType V2 Light"/>
              </w:rPr>
              <w:t>Lackanlage EV2- Zelle</w:t>
            </w:r>
            <w:r>
              <w:br/>
            </w:r>
            <w:r w:rsidRPr="445BE71B">
              <w:rPr>
                <w:rFonts w:eastAsia="BMWType V2 Light" w:cs="BMWType V2 Light"/>
              </w:rPr>
              <w:t xml:space="preserve">    Ausbringung IO lackierte Zellen:           </w:t>
            </w:r>
          </w:p>
          <w:p w14:paraId="0772D8A8" w14:textId="48707471" w:rsidR="445BE71B" w:rsidRDefault="445BE71B" w:rsidP="445BE71B">
            <w:pPr>
              <w:jc w:val="left"/>
            </w:pPr>
            <w:r w:rsidRPr="445BE71B">
              <w:rPr>
                <w:rFonts w:eastAsia="BMWType V2 Light" w:cs="BMWType V2 Light"/>
              </w:rPr>
              <w:t xml:space="preserve">   Taktzeit pro Zelle:                                   </w:t>
            </w:r>
          </w:p>
          <w:p w14:paraId="4683066E" w14:textId="1B5779D9" w:rsidR="445BE71B" w:rsidRDefault="445BE71B" w:rsidP="445BE71B">
            <w:pPr>
              <w:jc w:val="left"/>
            </w:pPr>
            <w:r w:rsidRPr="445BE71B">
              <w:rPr>
                <w:rFonts w:eastAsia="BMWType V2 Light" w:cs="BMWType V2 Light"/>
              </w:rPr>
              <w:t xml:space="preserve"> </w:t>
            </w:r>
          </w:p>
          <w:p w14:paraId="6CC3239B" w14:textId="0505C7BC" w:rsidR="445BE71B" w:rsidRDefault="445BE71B" w:rsidP="445BE71B">
            <w:pPr>
              <w:jc w:val="left"/>
            </w:pPr>
            <w:r w:rsidRPr="445BE71B">
              <w:rPr>
                <w:rFonts w:eastAsia="BMWType V2 Light" w:cs="BMWType V2 Light"/>
              </w:rPr>
              <w:t>Lackanlage L3- Zelle</w:t>
            </w:r>
            <w:r>
              <w:br/>
            </w:r>
            <w:r w:rsidRPr="445BE71B">
              <w:rPr>
                <w:rFonts w:eastAsia="BMWType V2 Light" w:cs="BMWType V2 Light"/>
              </w:rPr>
              <w:t xml:space="preserve">    Ausbringung IO lackierte Zellen:           </w:t>
            </w:r>
          </w:p>
          <w:p w14:paraId="527DED1F" w14:textId="35E749E4" w:rsidR="445BE71B" w:rsidRDefault="445BE71B" w:rsidP="445BE71B">
            <w:pPr>
              <w:jc w:val="left"/>
            </w:pPr>
            <w:r w:rsidRPr="445BE71B">
              <w:rPr>
                <w:rFonts w:eastAsia="BMWType V2 Light" w:cs="BMWType V2 Light"/>
              </w:rPr>
              <w:t xml:space="preserve">   Taktzeit pro Zelle:                                </w:t>
            </w:r>
          </w:p>
        </w:tc>
        <w:tc>
          <w:tcPr>
            <w:tcW w:w="3252" w:type="dxa"/>
          </w:tcPr>
          <w:p w14:paraId="07EF2296" w14:textId="7998E9A0" w:rsidR="445BE71B" w:rsidRDefault="445BE71B" w:rsidP="445BE71B">
            <w:pPr>
              <w:spacing w:before="120"/>
              <w:jc w:val="left"/>
            </w:pPr>
            <w:r w:rsidRPr="445BE71B">
              <w:rPr>
                <w:rFonts w:eastAsia="BMWType V2 Light" w:cs="BMWType V2 Light"/>
              </w:rPr>
              <w:t>1 qm (muss in Anlage integriert werden)</w:t>
            </w:r>
          </w:p>
          <w:p w14:paraId="73BFDD4E" w14:textId="377B26E4" w:rsidR="445BE71B" w:rsidRDefault="445BE71B" w:rsidP="445BE71B">
            <w:r w:rsidRPr="445BE71B">
              <w:rPr>
                <w:rFonts w:eastAsia="BMWType V2 Light" w:cs="BMWType V2 Light"/>
              </w:rPr>
              <w:t xml:space="preserve"> </w:t>
            </w:r>
          </w:p>
          <w:p w14:paraId="6F88EE14" w14:textId="2EA8EB2F" w:rsidR="445BE71B" w:rsidRDefault="445BE71B" w:rsidP="445BE71B">
            <w:r w:rsidRPr="445BE71B">
              <w:rPr>
                <w:rFonts w:eastAsia="BMWType V2 Light" w:cs="BMWType V2 Light"/>
              </w:rPr>
              <w:t xml:space="preserve"> 3-Schicht</w:t>
            </w:r>
          </w:p>
          <w:p w14:paraId="47AA9F59" w14:textId="52E0F5C7" w:rsidR="445BE71B" w:rsidRDefault="445BE71B" w:rsidP="445BE71B">
            <w:r w:rsidRPr="445BE71B">
              <w:rPr>
                <w:rFonts w:eastAsia="BMWType V2 Light" w:cs="BMWType V2 Light"/>
              </w:rPr>
              <w:t>18</w:t>
            </w:r>
          </w:p>
          <w:p w14:paraId="75EFE6EA" w14:textId="57F8A127" w:rsidR="445BE71B" w:rsidRDefault="445BE71B" w:rsidP="445BE71B">
            <w:r w:rsidRPr="445BE71B">
              <w:rPr>
                <w:rFonts w:eastAsia="BMWType V2 Light" w:cs="BMWType V2 Light"/>
              </w:rPr>
              <w:t>8,0h</w:t>
            </w:r>
          </w:p>
          <w:p w14:paraId="1A3A9574" w14:textId="23CE7650" w:rsidR="445BE71B" w:rsidRDefault="445BE71B" w:rsidP="445BE71B">
            <w:r w:rsidRPr="445BE71B">
              <w:rPr>
                <w:rFonts w:eastAsia="BMWType V2 Light" w:cs="BMWType V2 Light"/>
              </w:rPr>
              <w:t xml:space="preserve"> </w:t>
            </w:r>
          </w:p>
          <w:p w14:paraId="3DCBA0E7" w14:textId="0604D48E" w:rsidR="445BE71B" w:rsidRDefault="445BE71B" w:rsidP="445BE71B">
            <w:r w:rsidRPr="445BE71B">
              <w:rPr>
                <w:rFonts w:eastAsia="BMWType V2 Light" w:cs="BMWType V2 Light"/>
              </w:rPr>
              <w:t>49</w:t>
            </w:r>
          </w:p>
          <w:p w14:paraId="0C6043BF" w14:textId="3A548562" w:rsidR="445BE71B" w:rsidRDefault="445BE71B" w:rsidP="445BE71B">
            <w:r w:rsidRPr="445BE71B">
              <w:rPr>
                <w:rFonts w:eastAsia="BMWType V2 Light" w:cs="BMWType V2 Light"/>
              </w:rPr>
              <w:t>3</w:t>
            </w:r>
          </w:p>
          <w:p w14:paraId="5554F96C" w14:textId="1BE63FD8" w:rsidR="445BE71B" w:rsidRDefault="445BE71B" w:rsidP="445BE71B">
            <w:r w:rsidRPr="445BE71B">
              <w:rPr>
                <w:rFonts w:eastAsia="BMWType V2 Light" w:cs="BMWType V2 Light"/>
              </w:rPr>
              <w:t>5.640</w:t>
            </w:r>
          </w:p>
          <w:p w14:paraId="089CA5B7" w14:textId="61066DDD" w:rsidR="445BE71B" w:rsidRDefault="445BE71B" w:rsidP="445BE71B">
            <w:r w:rsidRPr="445BE71B">
              <w:rPr>
                <w:rFonts w:eastAsia="BMWType V2 Light" w:cs="BMWType V2 Light"/>
              </w:rPr>
              <w:t xml:space="preserve"> </w:t>
            </w:r>
          </w:p>
          <w:p w14:paraId="26108EB6" w14:textId="6480358C" w:rsidR="445BE71B" w:rsidRDefault="445BE71B" w:rsidP="445BE71B">
            <w:r w:rsidRPr="445BE71B">
              <w:rPr>
                <w:rFonts w:eastAsia="BMWType V2 Light" w:cs="BMWType V2 Light"/>
              </w:rPr>
              <w:t xml:space="preserve">&lt; </w:t>
            </w:r>
            <w:r w:rsidR="6236CDA7" w:rsidRPr="4C8FC889">
              <w:rPr>
                <w:rFonts w:eastAsia="BMWType V2 Light" w:cs="BMWType V2 Light"/>
              </w:rPr>
              <w:t>3</w:t>
            </w:r>
            <w:r w:rsidR="149ECDD0" w:rsidRPr="4C8FC889">
              <w:rPr>
                <w:rFonts w:eastAsia="BMWType V2 Light" w:cs="BMWType V2 Light"/>
              </w:rPr>
              <w:t>00</w:t>
            </w:r>
            <w:r w:rsidRPr="445BE71B">
              <w:rPr>
                <w:rFonts w:eastAsia="BMWType V2 Light" w:cs="BMWType V2 Light"/>
              </w:rPr>
              <w:t xml:space="preserve"> sec</w:t>
            </w:r>
          </w:p>
          <w:p w14:paraId="3058F4BE" w14:textId="32DF4D9F" w:rsidR="445BE71B" w:rsidRDefault="445BE71B" w:rsidP="445BE71B">
            <w:r w:rsidRPr="445BE71B">
              <w:rPr>
                <w:rFonts w:eastAsia="BMWType V2 Light" w:cs="BMWType V2 Light"/>
              </w:rPr>
              <w:t xml:space="preserve"> </w:t>
            </w:r>
          </w:p>
          <w:p w14:paraId="105C4072" w14:textId="0AA1554D" w:rsidR="445BE71B" w:rsidRDefault="445BE71B" w:rsidP="445BE71B">
            <w:r w:rsidRPr="445BE71B">
              <w:rPr>
                <w:rFonts w:eastAsia="BMWType V2 Light" w:cs="BMWType V2 Light"/>
              </w:rPr>
              <w:t>&gt; 99%</w:t>
            </w:r>
          </w:p>
          <w:p w14:paraId="422397FC" w14:textId="3B096880" w:rsidR="445BE71B" w:rsidRDefault="445BE71B" w:rsidP="445BE71B">
            <w:r w:rsidRPr="445BE71B">
              <w:rPr>
                <w:rFonts w:eastAsia="BMWType V2 Light" w:cs="BMWType V2 Light"/>
              </w:rPr>
              <w:t>&gt; 85%</w:t>
            </w:r>
          </w:p>
          <w:p w14:paraId="6F37816C" w14:textId="55AE69CC" w:rsidR="445BE71B" w:rsidRDefault="445BE71B" w:rsidP="445BE71B">
            <w:r w:rsidRPr="445BE71B">
              <w:rPr>
                <w:rFonts w:eastAsia="BMWType V2 Light" w:cs="BMWType V2 Light"/>
              </w:rPr>
              <w:t>&lt; 0,1%</w:t>
            </w:r>
          </w:p>
          <w:p w14:paraId="185B7A4E" w14:textId="738A0E0E" w:rsidR="0472A3DC" w:rsidRDefault="0472A3DC" w:rsidP="4C8FC889">
            <w:pPr>
              <w:rPr>
                <w:rFonts w:eastAsia="BMWType V2 Light" w:cs="BMWType V2 Light"/>
              </w:rPr>
            </w:pPr>
            <w:r w:rsidRPr="4C8FC889">
              <w:rPr>
                <w:rFonts w:eastAsia="BMWType V2 Light" w:cs="BMWType V2 Light"/>
              </w:rPr>
              <w:t>&lt; 0,1%</w:t>
            </w:r>
          </w:p>
          <w:p w14:paraId="39DD3F17" w14:textId="7CF57D23" w:rsidR="445BE71B" w:rsidRDefault="149ECDD0" w:rsidP="445BE71B">
            <w:pPr>
              <w:rPr>
                <w:rFonts w:eastAsia="BMWType V2 Light" w:cs="BMWType V2 Light"/>
              </w:rPr>
            </w:pPr>
            <w:r w:rsidRPr="4C8FC889">
              <w:rPr>
                <w:rFonts w:eastAsia="BMWType V2 Light" w:cs="BMWType V2 Light"/>
              </w:rPr>
              <w:t xml:space="preserve"> </w:t>
            </w:r>
            <w:r w:rsidR="445BE71B" w:rsidRPr="445BE71B">
              <w:rPr>
                <w:rFonts w:eastAsia="BMWType V2 Light" w:cs="BMWType V2 Light"/>
              </w:rPr>
              <w:t xml:space="preserve"> </w:t>
            </w:r>
          </w:p>
          <w:p w14:paraId="09E4B2A9" w14:textId="5C05E390" w:rsidR="4C8FC889" w:rsidRDefault="4C8FC889" w:rsidP="4C8FC889">
            <w:pPr>
              <w:rPr>
                <w:rFonts w:eastAsia="BMWType V2 Light" w:cs="BMWType V2 Light"/>
              </w:rPr>
            </w:pPr>
          </w:p>
          <w:p w14:paraId="0A2687CD" w14:textId="598C27D3" w:rsidR="445BE71B" w:rsidRDefault="445BE71B" w:rsidP="445BE71B">
            <w:r w:rsidRPr="445BE71B">
              <w:rPr>
                <w:rFonts w:eastAsia="BMWType V2 Light" w:cs="BMWType V2 Light"/>
              </w:rPr>
              <w:t>3.200 /h</w:t>
            </w:r>
          </w:p>
          <w:p w14:paraId="471F6CE6" w14:textId="03054141" w:rsidR="445BE71B" w:rsidRDefault="445BE71B" w:rsidP="445BE71B">
            <w:r w:rsidRPr="445BE71B">
              <w:rPr>
                <w:rFonts w:eastAsia="BMWType V2 Light" w:cs="BMWType V2 Light"/>
              </w:rPr>
              <w:t>1,17 sec</w:t>
            </w:r>
          </w:p>
          <w:p w14:paraId="7F08E322" w14:textId="33E25DBA" w:rsidR="445BE71B" w:rsidRDefault="445BE71B" w:rsidP="445BE71B">
            <w:r w:rsidRPr="445BE71B">
              <w:rPr>
                <w:rFonts w:eastAsia="BMWType V2 Light" w:cs="BMWType V2 Light"/>
              </w:rPr>
              <w:t xml:space="preserve"> </w:t>
            </w:r>
          </w:p>
          <w:p w14:paraId="181260B1" w14:textId="47E9BE23" w:rsidR="445BE71B" w:rsidRDefault="445BE71B" w:rsidP="445BE71B">
            <w:r w:rsidRPr="445BE71B">
              <w:rPr>
                <w:rFonts w:eastAsia="BMWType V2 Light" w:cs="BMWType V2 Light"/>
              </w:rPr>
              <w:t xml:space="preserve"> </w:t>
            </w:r>
          </w:p>
          <w:p w14:paraId="4AEFE131" w14:textId="35272706" w:rsidR="4C8FC889" w:rsidRDefault="4C8FC889" w:rsidP="4C8FC889">
            <w:pPr>
              <w:rPr>
                <w:rFonts w:eastAsia="BMWType V2 Light" w:cs="BMWType V2 Light"/>
              </w:rPr>
            </w:pPr>
          </w:p>
          <w:p w14:paraId="2DF35A17" w14:textId="246C1FD3" w:rsidR="445BE71B" w:rsidRDefault="445BE71B" w:rsidP="445BE71B">
            <w:r w:rsidRPr="445BE71B">
              <w:rPr>
                <w:rFonts w:eastAsia="BMWType V2 Light" w:cs="BMWType V2 Light"/>
              </w:rPr>
              <w:t>3.200 /h</w:t>
            </w:r>
          </w:p>
          <w:p w14:paraId="3A9896CB" w14:textId="734CAE1E" w:rsidR="445BE71B" w:rsidRDefault="445BE71B" w:rsidP="445BE71B">
            <w:r w:rsidRPr="445BE71B">
              <w:rPr>
                <w:rFonts w:eastAsia="BMWType V2 Light" w:cs="BMWType V2 Light"/>
              </w:rPr>
              <w:t>1,17 sec</w:t>
            </w:r>
          </w:p>
          <w:p w14:paraId="3169F6D2" w14:textId="6205E11C" w:rsidR="445BE71B" w:rsidRDefault="445BE71B" w:rsidP="445BE71B">
            <w:r w:rsidRPr="445BE71B">
              <w:rPr>
                <w:rFonts w:eastAsia="BMWType V2 Light" w:cs="BMWType V2 Light"/>
              </w:rPr>
              <w:t xml:space="preserve"> </w:t>
            </w:r>
          </w:p>
          <w:p w14:paraId="676F8FA6" w14:textId="3FE7DA02" w:rsidR="445BE71B" w:rsidRDefault="445BE71B" w:rsidP="445BE71B">
            <w:r w:rsidRPr="445BE71B">
              <w:rPr>
                <w:rFonts w:eastAsia="BMWType V2 Light" w:cs="BMWType V2 Light"/>
              </w:rPr>
              <w:t>noch nicht integriert</w:t>
            </w:r>
          </w:p>
        </w:tc>
      </w:tr>
    </w:tbl>
    <w:p w14:paraId="61A642F1" w14:textId="58263D3C" w:rsidR="002B22B4" w:rsidRPr="00F15264" w:rsidRDefault="002B22B4" w:rsidP="4C8FC889">
      <w:pPr>
        <w:pStyle w:val="berschrift1"/>
        <w:jc w:val="left"/>
        <w:rPr>
          <w:color w:val="A6A6A6" w:themeColor="background1" w:themeShade="A6"/>
        </w:rPr>
      </w:pPr>
      <w:bookmarkStart w:id="35" w:name="_Toc112915109"/>
      <w:bookmarkStart w:id="36" w:name="_Ref487462535"/>
      <w:r w:rsidRPr="00F15264">
        <w:t>Produkt- und Prozessbeschreibung</w:t>
      </w:r>
      <w:bookmarkStart w:id="37" w:name="_Toc268246895"/>
      <w:bookmarkStart w:id="38" w:name="_Toc273957923"/>
      <w:bookmarkStart w:id="39" w:name="_Toc273958364"/>
      <w:bookmarkStart w:id="40" w:name="_Toc273958803"/>
      <w:bookmarkStart w:id="41" w:name="_Toc273959242"/>
      <w:bookmarkStart w:id="42" w:name="_Toc273959681"/>
      <w:bookmarkStart w:id="43" w:name="_Toc273959170"/>
      <w:bookmarkStart w:id="44" w:name="_Toc273960179"/>
      <w:bookmarkStart w:id="45" w:name="_Toc273960621"/>
      <w:bookmarkStart w:id="46" w:name="_Toc273961058"/>
      <w:bookmarkStart w:id="47" w:name="_Toc273961496"/>
      <w:bookmarkStart w:id="48" w:name="_Toc273961936"/>
      <w:bookmarkStart w:id="49" w:name="_Toc273962373"/>
      <w:bookmarkEnd w:id="35"/>
      <w:bookmarkEnd w:id="37"/>
      <w:bookmarkEnd w:id="38"/>
      <w:bookmarkEnd w:id="39"/>
      <w:bookmarkEnd w:id="40"/>
      <w:bookmarkEnd w:id="41"/>
      <w:bookmarkEnd w:id="42"/>
      <w:bookmarkEnd w:id="43"/>
      <w:bookmarkEnd w:id="44"/>
      <w:bookmarkEnd w:id="45"/>
      <w:bookmarkEnd w:id="46"/>
      <w:bookmarkEnd w:id="47"/>
      <w:bookmarkEnd w:id="48"/>
      <w:bookmarkEnd w:id="49"/>
      <w:r w:rsidR="00590028" w:rsidRPr="00F15264">
        <w:t xml:space="preserve"> </w:t>
      </w:r>
      <w:bookmarkEnd w:id="3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11BA6" w:rsidRPr="00BF4A30" w14:paraId="680B0448" w14:textId="77777777" w:rsidTr="2BFE58A2">
        <w:tc>
          <w:tcPr>
            <w:tcW w:w="0" w:type="auto"/>
          </w:tcPr>
          <w:p w14:paraId="4262F031" w14:textId="77777777" w:rsidR="00B1719C" w:rsidRPr="00F15264" w:rsidRDefault="00B1719C" w:rsidP="2BFE58A2">
            <w:pPr>
              <w:rPr>
                <w:rFonts w:cs="BMWType V2 Light"/>
              </w:rPr>
            </w:pPr>
            <w:r w:rsidRPr="00F15264">
              <w:t xml:space="preserve">Die Anlage muss alle Varianten der </w:t>
            </w:r>
            <w:r w:rsidR="00DD4401" w:rsidRPr="00F15264">
              <w:t>Batteriezellen</w:t>
            </w:r>
            <w:r w:rsidRPr="00F15264">
              <w:t xml:space="preserve"> Gen 5.1 </w:t>
            </w:r>
            <w:r w:rsidR="00DD4401" w:rsidRPr="00F15264">
              <w:t>prüfen</w:t>
            </w:r>
            <w:r w:rsidRPr="00F15264">
              <w:t xml:space="preserve"> können, das bedeutet: </w:t>
            </w:r>
          </w:p>
          <w:p w14:paraId="5F590F4F" w14:textId="11C1AFEA" w:rsidR="00B1719C" w:rsidRPr="00F15264" w:rsidRDefault="2265BDC4" w:rsidP="2BFE58A2">
            <w:pPr>
              <w:pStyle w:val="Listenabsatz"/>
              <w:numPr>
                <w:ilvl w:val="0"/>
                <w:numId w:val="29"/>
              </w:numPr>
              <w:jc w:val="left"/>
              <w:rPr>
                <w:rFonts w:ascii="BMWType V2 Light" w:hAnsi="BMWType V2 Light" w:cs="BMWType V2 Light"/>
                <w:sz w:val="20"/>
                <w:szCs w:val="20"/>
              </w:rPr>
            </w:pPr>
            <w:r w:rsidRPr="00F15264">
              <w:rPr>
                <w:rFonts w:ascii="BMWType V2 Light" w:hAnsi="BMWType V2 Light" w:cs="BMWType V2 Light"/>
                <w:sz w:val="20"/>
                <w:szCs w:val="20"/>
              </w:rPr>
              <w:t>2</w:t>
            </w:r>
            <w:r w:rsidR="5C815FAF" w:rsidRPr="00F15264">
              <w:rPr>
                <w:rFonts w:ascii="BMWType V2 Light" w:hAnsi="BMWType V2 Light" w:cs="BMWType V2 Light"/>
                <w:sz w:val="20"/>
                <w:szCs w:val="20"/>
              </w:rPr>
              <w:t xml:space="preserve"> verschiedene Zellformat</w:t>
            </w:r>
            <w:r w:rsidR="01C8045A" w:rsidRPr="00F15264">
              <w:rPr>
                <w:rFonts w:ascii="BMWType V2 Light" w:hAnsi="BMWType V2 Light" w:cs="BMWType V2 Light"/>
                <w:sz w:val="20"/>
                <w:szCs w:val="20"/>
              </w:rPr>
              <w:t xml:space="preserve">e: </w:t>
            </w:r>
            <w:r w:rsidR="6BDAB82F" w:rsidRPr="00F15264">
              <w:rPr>
                <w:rFonts w:ascii="BMWType V2 Light" w:hAnsi="BMWType V2 Light" w:cs="BMWType V2 Light"/>
                <w:sz w:val="20"/>
                <w:szCs w:val="20"/>
              </w:rPr>
              <w:t>EV32 (verschiedene Hersteller)</w:t>
            </w:r>
            <w:r w:rsidR="016E6FD8" w:rsidRPr="00F15264">
              <w:rPr>
                <w:rFonts w:ascii="BMWType V2 Light" w:hAnsi="BMWType V2 Light" w:cs="BMWType V2 Light"/>
                <w:sz w:val="20"/>
                <w:szCs w:val="20"/>
              </w:rPr>
              <w:t xml:space="preserve"> und </w:t>
            </w:r>
            <w:r w:rsidR="2AD13FD3" w:rsidRPr="00F15264">
              <w:rPr>
                <w:rFonts w:ascii="BMWType V2 Light" w:hAnsi="BMWType V2 Light" w:cs="BMWType V2 Light"/>
                <w:sz w:val="20"/>
                <w:szCs w:val="20"/>
              </w:rPr>
              <w:t>PHEV2</w:t>
            </w:r>
            <w:r w:rsidR="5C815FAF" w:rsidRPr="00F15264">
              <w:rPr>
                <w:rFonts w:ascii="BMWType V2 Light" w:hAnsi="BMWType V2 Light" w:cs="BMWType V2 Light"/>
                <w:sz w:val="20"/>
                <w:szCs w:val="20"/>
              </w:rPr>
              <w:t xml:space="preserve"> </w:t>
            </w:r>
          </w:p>
          <w:p w14:paraId="72832423" w14:textId="626BC159" w:rsidR="63DFE7A8" w:rsidRPr="00F15264" w:rsidRDefault="63DFE7A8" w:rsidP="2BFE58A2">
            <w:pPr>
              <w:pStyle w:val="Listenabsatz"/>
              <w:numPr>
                <w:ilvl w:val="0"/>
                <w:numId w:val="29"/>
              </w:numPr>
              <w:jc w:val="left"/>
              <w:rPr>
                <w:rFonts w:ascii="BMWType V2 Light" w:hAnsi="BMWType V2 Light" w:cs="BMWType V2 Light"/>
                <w:sz w:val="20"/>
                <w:szCs w:val="20"/>
              </w:rPr>
            </w:pPr>
            <w:r w:rsidRPr="00F15264">
              <w:rPr>
                <w:rFonts w:ascii="BMWType V2 Light" w:hAnsi="BMWType V2 Light" w:cs="BMWType V2 Light"/>
                <w:sz w:val="20"/>
                <w:szCs w:val="20"/>
              </w:rPr>
              <w:t>+optional 1 Zellformat L3</w:t>
            </w:r>
          </w:p>
          <w:p w14:paraId="76AD276E" w14:textId="77777777" w:rsidR="00B1719C" w:rsidRPr="00F15264" w:rsidRDefault="00B1719C" w:rsidP="2BFE58A2">
            <w:r w:rsidRPr="00F15264">
              <w:lastRenderedPageBreak/>
              <w:t>Alle in der Ausschreibung enthaltenen Produktdaten oder Layouts sind nur zur Veranschaulichung gedacht. Konkrete Abmessungen müssen immer aus den aktuellen CAD-Zeichnungen entnommen werden.</w:t>
            </w:r>
          </w:p>
          <w:p w14:paraId="5996C7A8" w14:textId="77777777" w:rsidR="00711BA6" w:rsidRPr="00F15264" w:rsidRDefault="00711BA6" w:rsidP="2BFE58A2"/>
        </w:tc>
        <w:tc>
          <w:tcPr>
            <w:tcW w:w="0" w:type="auto"/>
          </w:tcPr>
          <w:p w14:paraId="0F9F2995" w14:textId="77777777" w:rsidR="00503084" w:rsidRPr="00F15264" w:rsidRDefault="00503084" w:rsidP="2BFE58A2">
            <w:pPr>
              <w:overflowPunct/>
              <w:autoSpaceDE/>
              <w:autoSpaceDN/>
              <w:adjustRightInd/>
              <w:jc w:val="left"/>
              <w:textAlignment w:val="auto"/>
              <w:rPr>
                <w:rFonts w:eastAsia="Calibri" w:cs="BMWType V2 Light"/>
              </w:rPr>
            </w:pPr>
          </w:p>
        </w:tc>
      </w:tr>
    </w:tbl>
    <w:p w14:paraId="11428C42" w14:textId="77777777" w:rsidR="005C2A6C" w:rsidRPr="004F793B" w:rsidRDefault="005C2A6C" w:rsidP="004F793B">
      <w:bookmarkStart w:id="50" w:name="_Toc487117957"/>
    </w:p>
    <w:p w14:paraId="44A67706" w14:textId="015FE861" w:rsidR="00F02A6A" w:rsidRPr="00AC48B0" w:rsidRDefault="00820EE4" w:rsidP="2BFE58A2">
      <w:pPr>
        <w:pStyle w:val="berschrift2"/>
      </w:pPr>
      <w:bookmarkStart w:id="51" w:name="_Toc112915110"/>
      <w:r w:rsidRPr="00AC48B0">
        <w:t xml:space="preserve">Produktbeschreibung </w:t>
      </w:r>
      <w:bookmarkEnd w:id="50"/>
      <w:r w:rsidR="009A1168" w:rsidRPr="00AC48B0">
        <w:t>Zellen</w:t>
      </w:r>
      <w:bookmarkEnd w:id="51"/>
    </w:p>
    <w:p w14:paraId="4130F2B4" w14:textId="77777777" w:rsidR="00820EE4" w:rsidRPr="00AC48B0" w:rsidRDefault="00F02A6A" w:rsidP="2BFE58A2">
      <w:r w:rsidRPr="00AC48B0">
        <w:t xml:space="preserve">Die Einzelkomponenten und Maße sind den Zeichnungen zu entnehmen. Im Folgenden angegebene Werte dienen zur Orientierung. </w:t>
      </w:r>
    </w:p>
    <w:p w14:paraId="0DDBAED9" w14:textId="77777777" w:rsidR="007A6030" w:rsidRDefault="007A6030" w:rsidP="2BFE58A2">
      <w:pPr>
        <w:rPr>
          <w:highlight w:val="green"/>
        </w:rPr>
      </w:pPr>
    </w:p>
    <w:p w14:paraId="3FCF6AF0" w14:textId="77777777" w:rsidR="00F02A6A" w:rsidRDefault="00F02A6A" w:rsidP="00544ED0">
      <w:pPr>
        <w:pStyle w:val="berschrift3"/>
        <w:rPr>
          <w:lang w:eastAsia="de-DE"/>
        </w:rPr>
      </w:pPr>
      <w:bookmarkStart w:id="52" w:name="_Toc487117958"/>
      <w:bookmarkStart w:id="53" w:name="_Ref490039874"/>
      <w:bookmarkStart w:id="54" w:name="_Toc112915111"/>
      <w:r w:rsidRPr="008F1720">
        <w:rPr>
          <w:lang w:eastAsia="de-DE"/>
        </w:rPr>
        <w:t xml:space="preserve">Zellen </w:t>
      </w:r>
      <w:bookmarkEnd w:id="52"/>
      <w:bookmarkEnd w:id="53"/>
      <w:r w:rsidR="007A6030">
        <w:rPr>
          <w:lang w:eastAsia="de-DE"/>
        </w:rPr>
        <w:t>mit</w:t>
      </w:r>
      <w:r w:rsidR="00820EE4">
        <w:rPr>
          <w:lang w:eastAsia="de-DE"/>
        </w:rPr>
        <w:t xml:space="preserve"> Varianten</w:t>
      </w:r>
      <w:bookmarkEnd w:id="54"/>
    </w:p>
    <w:p w14:paraId="13464432" w14:textId="77777777" w:rsidR="007A6030" w:rsidRDefault="007870F7" w:rsidP="00727A45">
      <w:pPr>
        <w:rPr>
          <w:lang w:eastAsia="de-DE"/>
        </w:rPr>
      </w:pPr>
      <w:r>
        <w:rPr>
          <w:lang w:eastAsia="de-DE"/>
        </w:rPr>
        <w:t xml:space="preserve">Das </w:t>
      </w:r>
      <w:proofErr w:type="gramStart"/>
      <w:r>
        <w:rPr>
          <w:lang w:eastAsia="de-DE"/>
        </w:rPr>
        <w:t>zu prüfende Produkt</w:t>
      </w:r>
      <w:proofErr w:type="gramEnd"/>
      <w:r>
        <w:rPr>
          <w:lang w:eastAsia="de-DE"/>
        </w:rPr>
        <w:t xml:space="preserve"> sind lackierte Batteriezellen.</w:t>
      </w:r>
    </w:p>
    <w:p w14:paraId="09B2DED3" w14:textId="77777777" w:rsidR="007A6030" w:rsidRDefault="007A6030" w:rsidP="00727A45">
      <w:pPr>
        <w:rPr>
          <w:lang w:eastAsia="de-DE"/>
        </w:rPr>
      </w:pPr>
    </w:p>
    <w:p w14:paraId="2E1B0205" w14:textId="26553D7E" w:rsidR="00727A45" w:rsidRPr="001A59A7" w:rsidRDefault="00727A45" w:rsidP="00727A45">
      <w:pPr>
        <w:rPr>
          <w:lang w:eastAsia="de-DE"/>
        </w:rPr>
      </w:pPr>
      <w:r w:rsidRPr="2BFE58A2">
        <w:rPr>
          <w:lang w:eastAsia="de-DE"/>
        </w:rPr>
        <w:t xml:space="preserve">Sie haben eine quaderförmige Gestalt mit </w:t>
      </w:r>
      <w:r w:rsidR="49930F20" w:rsidRPr="2BFE58A2">
        <w:rPr>
          <w:lang w:eastAsia="de-DE"/>
        </w:rPr>
        <w:t>unten</w:t>
      </w:r>
      <w:r w:rsidRPr="2BFE58A2">
        <w:rPr>
          <w:lang w:eastAsia="de-DE"/>
        </w:rPr>
        <w:t xml:space="preserve">liegenden Polen (Terminals). </w:t>
      </w:r>
      <w:r>
        <w:t xml:space="preserve">Das Plus-Terminal ist mit dem Zellkörper (nachfolgend CAN genannt) leitend verbunden. Das Minus-Terminal ist gegen die CAN isoliert. </w:t>
      </w:r>
      <w:r w:rsidR="00C17D39">
        <w:t>Die metallische Zelle</w:t>
      </w:r>
      <w:r>
        <w:t xml:space="preserve"> ist mechanisch und thermisch recht stabil, die Grenzwerte für Druckkräfte und Prozess-Temperaturen sind den Datenblättern </w:t>
      </w:r>
      <w:r w:rsidR="00C17D39">
        <w:t>zu entnehmen</w:t>
      </w:r>
      <w:r>
        <w:t>.</w:t>
      </w:r>
    </w:p>
    <w:p w14:paraId="5D294A96" w14:textId="77777777" w:rsidR="00F02A6A" w:rsidRDefault="00727A45" w:rsidP="00F02A6A">
      <w:pPr>
        <w:rPr>
          <w:lang w:eastAsia="de-DE"/>
        </w:rPr>
      </w:pPr>
      <w:r>
        <w:rPr>
          <w:lang w:eastAsia="de-DE"/>
        </w:rPr>
        <w:t xml:space="preserve"> </w:t>
      </w:r>
    </w:p>
    <w:p w14:paraId="141F555B" w14:textId="77777777" w:rsidR="00F02A6A" w:rsidRPr="001A59A7" w:rsidRDefault="00F02A6A" w:rsidP="00F02A6A">
      <w:pPr>
        <w:rPr>
          <w:lang w:eastAsia="de-DE"/>
        </w:rPr>
      </w:pPr>
    </w:p>
    <w:tbl>
      <w:tblPr>
        <w:tblStyle w:val="Tabellenraster"/>
        <w:tblW w:w="1506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750"/>
        <w:gridCol w:w="6174"/>
        <w:gridCol w:w="5140"/>
      </w:tblGrid>
      <w:tr w:rsidR="00C15C8D" w:rsidRPr="001A59A7" w14:paraId="36B46735" w14:textId="5878EF31" w:rsidTr="4C8FC889">
        <w:trPr>
          <w:gridAfter w:val="1"/>
          <w:wAfter w:w="5140" w:type="dxa"/>
        </w:trPr>
        <w:tc>
          <w:tcPr>
            <w:tcW w:w="3750" w:type="dxa"/>
          </w:tcPr>
          <w:p w14:paraId="111A3703" w14:textId="77777777" w:rsidR="00C15C8D" w:rsidRPr="001A59A7" w:rsidRDefault="00C15C8D" w:rsidP="00D1152A">
            <w:pPr>
              <w:rPr>
                <w:lang w:val="en-US" w:eastAsia="de-DE"/>
              </w:rPr>
            </w:pPr>
            <w:r w:rsidRPr="445BE71B">
              <w:rPr>
                <w:b/>
                <w:bCs/>
                <w:lang w:eastAsia="de-DE"/>
              </w:rPr>
              <w:t>Beispiel Zelle</w:t>
            </w:r>
          </w:p>
          <w:p w14:paraId="35BD3559" w14:textId="2CADA387" w:rsidR="00C15C8D" w:rsidRPr="001A59A7" w:rsidRDefault="00C15C8D" w:rsidP="445BE71B">
            <w:pPr>
              <w:jc w:val="center"/>
            </w:pPr>
            <w:r>
              <w:rPr>
                <w:noProof/>
                <w:color w:val="2B579A"/>
                <w:shd w:val="clear" w:color="auto" w:fill="E6E6E6"/>
              </w:rPr>
              <w:drawing>
                <wp:inline distT="0" distB="0" distL="0" distR="0" wp14:anchorId="3FBA1D6D" wp14:editId="659E9306">
                  <wp:extent cx="2121009" cy="2260716"/>
                  <wp:effectExtent l="0" t="0" r="0" b="0"/>
                  <wp:docPr id="636589234" name="Grafik 63658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121009" cy="2260716"/>
                          </a:xfrm>
                          <a:prstGeom prst="rect">
                            <a:avLst/>
                          </a:prstGeom>
                        </pic:spPr>
                      </pic:pic>
                    </a:graphicData>
                  </a:graphic>
                </wp:inline>
              </w:drawing>
            </w:r>
          </w:p>
        </w:tc>
        <w:tc>
          <w:tcPr>
            <w:tcW w:w="6174" w:type="dxa"/>
          </w:tcPr>
          <w:p w14:paraId="327D1041" w14:textId="4932D2C0" w:rsidR="00C15C8D" w:rsidRPr="445BE71B" w:rsidRDefault="00F96BAE" w:rsidP="00D1152A">
            <w:pPr>
              <w:rPr>
                <w:b/>
                <w:bCs/>
                <w:lang w:eastAsia="de-DE"/>
              </w:rPr>
            </w:pPr>
            <w:r>
              <w:rPr>
                <w:b/>
                <w:bCs/>
                <w:noProof/>
                <w:lang w:eastAsia="de-DE"/>
              </w:rPr>
              <w:drawing>
                <wp:anchor distT="0" distB="0" distL="114300" distR="114300" simplePos="0" relativeHeight="251658241" behindDoc="0" locked="0" layoutInCell="1" allowOverlap="1" wp14:anchorId="3FA74C0F" wp14:editId="2D0C9A8D">
                  <wp:simplePos x="0" y="0"/>
                  <wp:positionH relativeFrom="column">
                    <wp:posOffset>-1905</wp:posOffset>
                  </wp:positionH>
                  <wp:positionV relativeFrom="paragraph">
                    <wp:posOffset>618668</wp:posOffset>
                  </wp:positionV>
                  <wp:extent cx="2220595" cy="1264285"/>
                  <wp:effectExtent l="0" t="0" r="8255" b="0"/>
                  <wp:wrapTopAndBottom/>
                  <wp:docPr id="191310610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0595" cy="1264285"/>
                          </a:xfrm>
                          <a:prstGeom prst="rect">
                            <a:avLst/>
                          </a:prstGeom>
                          <a:noFill/>
                        </pic:spPr>
                      </pic:pic>
                    </a:graphicData>
                  </a:graphic>
                </wp:anchor>
              </w:drawing>
            </w:r>
            <w:r w:rsidR="00DA031E">
              <w:rPr>
                <w:b/>
                <w:bCs/>
                <w:lang w:eastAsia="de-DE"/>
              </w:rPr>
              <w:t>Bezeichnung Seitenflächen</w:t>
            </w:r>
          </w:p>
        </w:tc>
      </w:tr>
      <w:tr w:rsidR="00C15C8D" w:rsidRPr="00E07262" w14:paraId="00BC267F" w14:textId="77777777" w:rsidTr="4C8FC889">
        <w:tc>
          <w:tcPr>
            <w:tcW w:w="3750" w:type="dxa"/>
          </w:tcPr>
          <w:p w14:paraId="41E827DB" w14:textId="77777777" w:rsidR="00C15C8D" w:rsidRPr="001A59A7" w:rsidRDefault="00C15C8D" w:rsidP="00727A45">
            <w:pPr>
              <w:rPr>
                <w:lang w:eastAsia="de-DE"/>
              </w:rPr>
            </w:pPr>
          </w:p>
        </w:tc>
        <w:tc>
          <w:tcPr>
            <w:tcW w:w="6174" w:type="dxa"/>
          </w:tcPr>
          <w:p w14:paraId="1F78FFDD" w14:textId="103221F0" w:rsidR="00C15C8D" w:rsidRPr="008F11FE" w:rsidRDefault="00C15C8D" w:rsidP="00D1152A">
            <w:pPr>
              <w:rPr>
                <w:highlight w:val="yellow"/>
                <w:lang w:eastAsia="de-DE"/>
              </w:rPr>
            </w:pPr>
          </w:p>
        </w:tc>
        <w:tc>
          <w:tcPr>
            <w:tcW w:w="5140" w:type="dxa"/>
          </w:tcPr>
          <w:p w14:paraId="024DE0F7" w14:textId="77777777" w:rsidR="00C15C8D" w:rsidRPr="008F11FE" w:rsidRDefault="00C15C8D" w:rsidP="00D1152A">
            <w:pPr>
              <w:rPr>
                <w:highlight w:val="yellow"/>
                <w:lang w:eastAsia="de-DE"/>
              </w:rPr>
            </w:pPr>
          </w:p>
        </w:tc>
      </w:tr>
    </w:tbl>
    <w:p w14:paraId="004C5F2F" w14:textId="2FBD629D" w:rsidR="007A6030" w:rsidRDefault="00F02A6A" w:rsidP="00E375BF">
      <w:r>
        <w:t xml:space="preserve">Die </w:t>
      </w:r>
      <w:r w:rsidR="007870F7">
        <w:t>Anlage CC</w:t>
      </w:r>
      <w:r w:rsidR="2AF16FBA">
        <w:t>42</w:t>
      </w:r>
      <w:r w:rsidR="007870F7">
        <w:t xml:space="preserve"> lackiert </w:t>
      </w:r>
      <w:r w:rsidR="04B7BB02">
        <w:t>zwei</w:t>
      </w:r>
      <w:r w:rsidR="00727A45">
        <w:t xml:space="preserve"> </w:t>
      </w:r>
      <w:r w:rsidR="007A6030">
        <w:t xml:space="preserve">unterschiedliche Zelltypen mit den Bezeichnungen </w:t>
      </w:r>
      <w:r w:rsidR="00E375BF">
        <w:t>„</w:t>
      </w:r>
      <w:r w:rsidR="252D129D">
        <w:t>EV32</w:t>
      </w:r>
      <w:r w:rsidR="00E375BF">
        <w:t>“</w:t>
      </w:r>
      <w:r w:rsidR="67A930D4">
        <w:t xml:space="preserve"> und </w:t>
      </w:r>
      <w:r w:rsidR="00E375BF">
        <w:t>„PHEV2</w:t>
      </w:r>
      <w:proofErr w:type="gramStart"/>
      <w:r w:rsidR="00E375BF">
        <w:t>“</w:t>
      </w:r>
      <w:r w:rsidR="00727A45">
        <w:t xml:space="preserve"> </w:t>
      </w:r>
      <w:r w:rsidR="3CD2B26E">
        <w:t xml:space="preserve"> optional</w:t>
      </w:r>
      <w:proofErr w:type="gramEnd"/>
      <w:r w:rsidR="3CD2B26E">
        <w:t xml:space="preserve"> </w:t>
      </w:r>
      <w:r w:rsidR="6C6E22F9">
        <w:t>ab</w:t>
      </w:r>
      <w:r w:rsidR="3CD2B26E">
        <w:t xml:space="preserve"> 2025 eine “L3”</w:t>
      </w:r>
    </w:p>
    <w:p w14:paraId="03CD0AF4" w14:textId="77777777" w:rsidR="00E375BF" w:rsidRPr="00E375BF" w:rsidRDefault="00E375BF" w:rsidP="00E375BF"/>
    <w:p w14:paraId="3C67F377" w14:textId="500956B8" w:rsidR="6DAF4276" w:rsidRPr="00AC48B0" w:rsidRDefault="6DAF4276" w:rsidP="190B8594">
      <w:pPr>
        <w:spacing w:line="259" w:lineRule="auto"/>
      </w:pPr>
      <w:r w:rsidRPr="00AC48B0">
        <w:t xml:space="preserve">Bemaßung </w:t>
      </w:r>
    </w:p>
    <w:p w14:paraId="74BDFAFF" w14:textId="0941889E" w:rsidR="6DAF4276" w:rsidRDefault="6DAF4276" w:rsidP="4C8FC889">
      <w:pPr>
        <w:spacing w:line="259" w:lineRule="auto"/>
      </w:pPr>
      <w:r>
        <w:rPr>
          <w:noProof/>
        </w:rPr>
        <w:drawing>
          <wp:inline distT="0" distB="0" distL="0" distR="0" wp14:anchorId="5B606A4A" wp14:editId="28961492">
            <wp:extent cx="5648578" cy="1257691"/>
            <wp:effectExtent l="0" t="0" r="0" b="0"/>
            <wp:docPr id="929780904" name="Grafik 92978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29780904"/>
                    <pic:cNvPicPr/>
                  </pic:nvPicPr>
                  <pic:blipFill>
                    <a:blip r:embed="rId13">
                      <a:extLst>
                        <a:ext uri="{28A0092B-C50C-407E-A947-70E740481C1C}">
                          <a14:useLocalDpi xmlns:a14="http://schemas.microsoft.com/office/drawing/2010/main" val="0"/>
                        </a:ext>
                      </a:extLst>
                    </a:blip>
                    <a:stretch>
                      <a:fillRect/>
                    </a:stretch>
                  </pic:blipFill>
                  <pic:spPr>
                    <a:xfrm>
                      <a:off x="0" y="0"/>
                      <a:ext cx="5648578" cy="1257691"/>
                    </a:xfrm>
                    <a:prstGeom prst="rect">
                      <a:avLst/>
                    </a:prstGeom>
                  </pic:spPr>
                </pic:pic>
              </a:graphicData>
            </a:graphic>
          </wp:inline>
        </w:drawing>
      </w:r>
    </w:p>
    <w:p w14:paraId="4EB58A1D" w14:textId="77777777" w:rsidR="00E375BF" w:rsidRDefault="00E375BF" w:rsidP="00F02A6A">
      <w:pPr>
        <w:rPr>
          <w:noProof/>
        </w:rPr>
      </w:pPr>
    </w:p>
    <w:p w14:paraId="7A47BE24" w14:textId="6E624067" w:rsidR="0023777C" w:rsidRPr="00E375BF" w:rsidRDefault="00E375BF" w:rsidP="2BFE58A2">
      <w:pPr>
        <w:rPr>
          <w:noProof/>
        </w:rPr>
      </w:pPr>
      <w:r w:rsidRPr="2BFE58A2">
        <w:rPr>
          <w:noProof/>
        </w:rPr>
        <w:t>Zellg</w:t>
      </w:r>
      <w:r w:rsidR="00220782" w:rsidRPr="2BFE58A2">
        <w:rPr>
          <w:noProof/>
        </w:rPr>
        <w:t>ewicht:</w:t>
      </w:r>
      <w:r w:rsidRPr="2BFE58A2">
        <w:rPr>
          <w:noProof/>
        </w:rPr>
        <w:t xml:space="preserve">   PHEV2: 0,9 kg. </w:t>
      </w:r>
      <w:r w:rsidR="1E96CB77" w:rsidRPr="4C8FC889">
        <w:rPr>
          <w:noProof/>
        </w:rPr>
        <w:t>EV32</w:t>
      </w:r>
      <w:r w:rsidRPr="2BFE58A2">
        <w:rPr>
          <w:noProof/>
        </w:rPr>
        <w:t>: 1,</w:t>
      </w:r>
      <w:r w:rsidR="2FB6F92D" w:rsidRPr="4C8FC889">
        <w:rPr>
          <w:noProof/>
        </w:rPr>
        <w:t>2</w:t>
      </w:r>
      <w:r w:rsidRPr="2BFE58A2">
        <w:rPr>
          <w:noProof/>
        </w:rPr>
        <w:t xml:space="preserve"> kg.</w:t>
      </w:r>
      <w:r w:rsidR="69FDC400" w:rsidRPr="2BFE58A2">
        <w:rPr>
          <w:noProof/>
        </w:rPr>
        <w:t xml:space="preserve">  optional L3: 1,8 kg.</w:t>
      </w:r>
    </w:p>
    <w:p w14:paraId="2D5662E4" w14:textId="77777777" w:rsidR="00727A45" w:rsidRPr="00E375BF" w:rsidRDefault="0023777C" w:rsidP="00F02A6A">
      <w:pPr>
        <w:rPr>
          <w:noProof/>
        </w:rPr>
      </w:pPr>
      <w:r w:rsidRPr="00E375BF">
        <w:rPr>
          <w:noProof/>
        </w:rPr>
        <w:lastRenderedPageBreak/>
        <w:t xml:space="preserve"> </w:t>
      </w:r>
    </w:p>
    <w:p w14:paraId="661C8963" w14:textId="77777777" w:rsidR="0023777C" w:rsidRPr="00E375BF" w:rsidRDefault="0023777C" w:rsidP="2BFE58A2">
      <w:pPr>
        <w:rPr>
          <w:noProof/>
          <w:highlight w:val="green"/>
        </w:rPr>
      </w:pPr>
    </w:p>
    <w:p w14:paraId="5158CD2B" w14:textId="77777777" w:rsidR="0056258C" w:rsidRPr="00C635C8" w:rsidRDefault="0085233A" w:rsidP="2BFE58A2">
      <w:pPr>
        <w:pStyle w:val="berschrift2"/>
      </w:pPr>
      <w:bookmarkStart w:id="55" w:name="_Toc112915112"/>
      <w:bookmarkStart w:id="56" w:name="_Toc487117960"/>
      <w:r w:rsidRPr="00C635C8">
        <w:t>Bauteiltransport</w:t>
      </w:r>
      <w:bookmarkEnd w:id="55"/>
    </w:p>
    <w:p w14:paraId="56C3CCED" w14:textId="0CD19A1C" w:rsidR="0056258C" w:rsidRPr="00C635C8" w:rsidRDefault="0085233A" w:rsidP="2BFE58A2">
      <w:pPr>
        <w:pStyle w:val="berschrift3"/>
      </w:pPr>
      <w:bookmarkStart w:id="57" w:name="_Toc112915113"/>
      <w:r w:rsidRPr="00C635C8">
        <w:t>Werkstückträger</w:t>
      </w:r>
      <w:bookmarkEnd w:id="5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5"/>
        <w:gridCol w:w="222"/>
      </w:tblGrid>
      <w:tr w:rsidR="0056258C" w:rsidRPr="00C635C8" w14:paraId="00F23DBC" w14:textId="77777777" w:rsidTr="2BFE58A2">
        <w:tc>
          <w:tcPr>
            <w:tcW w:w="0" w:type="auto"/>
          </w:tcPr>
          <w:p w14:paraId="0CB3A92C" w14:textId="05E7568B" w:rsidR="0056258C" w:rsidRPr="00C635C8" w:rsidRDefault="007870F7" w:rsidP="005F2515">
            <w:r w:rsidRPr="00C635C8">
              <w:t>Der AG schlägt für die Prüfstation vor</w:t>
            </w:r>
            <w:r w:rsidR="00DB2D26" w:rsidRPr="00C635C8">
              <w:t>, auf zusätzliche</w:t>
            </w:r>
            <w:r w:rsidRPr="00C635C8">
              <w:t xml:space="preserve"> Werkstückträger zu verzichten. </w:t>
            </w:r>
          </w:p>
        </w:tc>
        <w:tc>
          <w:tcPr>
            <w:tcW w:w="0" w:type="auto"/>
          </w:tcPr>
          <w:p w14:paraId="636DA8D1" w14:textId="28FFDB1B" w:rsidR="0056258C" w:rsidRPr="00C635C8" w:rsidRDefault="0056258C" w:rsidP="2BFE58A2"/>
        </w:tc>
      </w:tr>
    </w:tbl>
    <w:p w14:paraId="2207E93A" w14:textId="77777777" w:rsidR="0056258C" w:rsidRPr="00C635C8" w:rsidRDefault="0085233A" w:rsidP="2BFE58A2">
      <w:pPr>
        <w:pStyle w:val="berschrift3"/>
      </w:pPr>
      <w:bookmarkStart w:id="58" w:name="_Toc112915114"/>
      <w:r w:rsidRPr="00C635C8">
        <w:t>Fördertechnik</w:t>
      </w:r>
      <w:bookmarkEnd w:id="5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6258C" w:rsidRPr="00BF4A30" w14:paraId="0CC119F5" w14:textId="77777777" w:rsidTr="2BFE58A2">
        <w:tc>
          <w:tcPr>
            <w:tcW w:w="0" w:type="auto"/>
            <w:shd w:val="clear" w:color="auto" w:fill="auto"/>
          </w:tcPr>
          <w:p w14:paraId="248B14DD" w14:textId="10A4C39C" w:rsidR="00F955DD" w:rsidRPr="00C635C8" w:rsidRDefault="007870F7" w:rsidP="2BFE58A2">
            <w:r w:rsidRPr="00C635C8">
              <w:t xml:space="preserve">Bei der Fördertechnik ist darauf zu achten, dass die Batteriezellen keine Möglichkeit zum Kontaktieren haben. Die Zellen müssen mit den Polen nach unten gefördert werden, daher muss jegliche bauteilberührende Fördertechnik elektrisch isoliert ausgeführt werden. Zusätzlich ist darauf zu achten, dass die Pole der Zelle </w:t>
            </w:r>
            <w:r w:rsidR="00220782" w:rsidRPr="00C635C8">
              <w:t xml:space="preserve">sowie die Zellen selbst </w:t>
            </w:r>
            <w:r w:rsidRPr="00C635C8">
              <w:t xml:space="preserve">durch die Fördertechnik nicht </w:t>
            </w:r>
            <w:r w:rsidR="00320548" w:rsidRPr="00C635C8">
              <w:t>beschädigen</w:t>
            </w:r>
            <w:r w:rsidRPr="00C635C8">
              <w:t xml:space="preserve"> und nicht verschmutzt werden</w:t>
            </w:r>
            <w:r w:rsidR="00C17D39" w:rsidRPr="00C635C8">
              <w:t xml:space="preserve"> (Einhausung)</w:t>
            </w:r>
            <w:r w:rsidRPr="00C635C8">
              <w:t>.</w:t>
            </w:r>
            <w:r w:rsidR="29D2765C" w:rsidRPr="00C635C8">
              <w:t xml:space="preserve"> Für den Umfang wird die bestehende Fördertechnik benutzt. Im Falle das diese nicht ausreiche</w:t>
            </w:r>
            <w:r w:rsidR="2F852095" w:rsidRPr="00C635C8">
              <w:t>n würde und dies erst während der Umsetzung, muss ein neues Konzept erarbeitet werden und dies in einem Nachtragsangebot bewertet werden.</w:t>
            </w:r>
          </w:p>
        </w:tc>
        <w:tc>
          <w:tcPr>
            <w:tcW w:w="0" w:type="auto"/>
          </w:tcPr>
          <w:p w14:paraId="1407DD4A" w14:textId="77777777" w:rsidR="0056258C" w:rsidRPr="00C635C8" w:rsidRDefault="0056258C" w:rsidP="2BFE58A2">
            <w:pPr>
              <w:pStyle w:val="Listenabsatz"/>
              <w:spacing w:line="240" w:lineRule="auto"/>
              <w:ind w:left="360"/>
              <w:rPr>
                <w:rFonts w:cs="BMWType V2 Light"/>
              </w:rPr>
            </w:pPr>
          </w:p>
        </w:tc>
      </w:tr>
    </w:tbl>
    <w:p w14:paraId="670D76B6" w14:textId="77777777" w:rsidR="0056258C" w:rsidRPr="00FB111E" w:rsidRDefault="0056258C" w:rsidP="0056258C"/>
    <w:p w14:paraId="39892948" w14:textId="52DB7E8D" w:rsidR="00F02A6A" w:rsidRDefault="00F02A6A" w:rsidP="00F02A6A">
      <w:pPr>
        <w:pStyle w:val="berschrift2"/>
      </w:pPr>
      <w:bookmarkStart w:id="59" w:name="_Toc112915115"/>
      <w:r w:rsidRPr="00C011A3">
        <w:t>Funktionsablauf</w:t>
      </w:r>
      <w:bookmarkEnd w:id="59"/>
      <w:r w:rsidRPr="00C011A3">
        <w:t xml:space="preserve"> </w:t>
      </w:r>
      <w:bookmarkEnd w:id="56"/>
    </w:p>
    <w:p w14:paraId="5E0170F1" w14:textId="70BFD774" w:rsidR="00F02A6A" w:rsidRPr="00DA623C" w:rsidRDefault="00C635C8" w:rsidP="2BFE58A2">
      <w:r w:rsidRPr="00DA623C">
        <w:t xml:space="preserve">Die Zellen sollen während des </w:t>
      </w:r>
      <w:r w:rsidR="00E638C0" w:rsidRPr="00DA623C">
        <w:t>T</w:t>
      </w:r>
      <w:r w:rsidRPr="00DA623C">
        <w:t xml:space="preserve">ransports auf der Förderstrecke </w:t>
      </w:r>
      <w:r w:rsidR="00E638C0" w:rsidRPr="00DA623C">
        <w:t xml:space="preserve">geprüft </w:t>
      </w:r>
      <w:proofErr w:type="gramStart"/>
      <w:r w:rsidR="00E638C0" w:rsidRPr="00DA623C">
        <w:t>werden</w:t>
      </w:r>
      <w:proofErr w:type="gramEnd"/>
      <w:r w:rsidR="00E638C0" w:rsidRPr="00DA623C">
        <w:t xml:space="preserve"> ohne einen zusätzlich</w:t>
      </w:r>
      <w:r w:rsidR="00E95293">
        <w:t>e</w:t>
      </w:r>
      <w:r w:rsidR="00E638C0" w:rsidRPr="00DA623C">
        <w:t>n</w:t>
      </w:r>
      <w:r w:rsidR="00244744">
        <w:t xml:space="preserve"> </w:t>
      </w:r>
      <w:proofErr w:type="spellStart"/>
      <w:ins w:id="60" w:author="Pascal">
        <w:r w:rsidR="00244744">
          <w:t>Handlingsschritt</w:t>
        </w:r>
      </w:ins>
      <w:proofErr w:type="spellEnd"/>
      <w:r w:rsidR="00E638C0" w:rsidRPr="00DA623C">
        <w:t xml:space="preserve"> einzubauen</w:t>
      </w:r>
      <w:ins w:id="61" w:author="Pascal">
        <w:r w:rsidR="00E95293" w:rsidRPr="00CC496B">
          <w:t>.</w:t>
        </w:r>
        <w:r w:rsidR="00E505D9" w:rsidRPr="00CC496B">
          <w:t xml:space="preserve"> Es ist zu beachten, das</w:t>
        </w:r>
        <w:r w:rsidR="00CC496B" w:rsidRPr="00CC496B">
          <w:t>s</w:t>
        </w:r>
        <w:r w:rsidR="00E505D9" w:rsidRPr="00CC496B">
          <w:t xml:space="preserve"> aufgrund von Störungen im Nachfolgeprozess das Förderband stehen bleiben kann. In diesem Fall ist die Zelle die direkt in der Prüfanlage steht als </w:t>
        </w:r>
        <w:proofErr w:type="spellStart"/>
        <w:r w:rsidR="00E505D9" w:rsidRPr="00CC496B">
          <w:t>ni.O</w:t>
        </w:r>
        <w:proofErr w:type="spellEnd"/>
        <w:r w:rsidR="00E505D9" w:rsidRPr="00CC496B">
          <w:t xml:space="preserve">. zu bewerten </w:t>
        </w:r>
        <w:r w:rsidR="00E505D9" w:rsidRPr="00CC496B">
          <w:sym w:font="Wingdings" w:char="F0E0"/>
        </w:r>
        <w:r w:rsidR="00E505D9" w:rsidRPr="00CC496B">
          <w:t xml:space="preserve"> Möglichkeit der Bewertung Prüfung gescheitert zu integrieren. Die 2 Zellen nach der </w:t>
        </w:r>
        <w:proofErr w:type="gramStart"/>
        <w:r w:rsidR="00E505D9" w:rsidRPr="00CC496B">
          <w:t>Zelle</w:t>
        </w:r>
        <w:proofErr w:type="gramEnd"/>
        <w:r w:rsidR="00E505D9" w:rsidRPr="00CC496B">
          <w:t xml:space="preserve"> die in der Anlage stehen sind ebenso als Prüfung gescheitert zu bewerten. Somit erzeugen wir bei einem Bandstillstand immer 3niO </w:t>
        </w:r>
        <w:proofErr w:type="gramStart"/>
        <w:r w:rsidR="00E505D9" w:rsidRPr="00CC496B">
          <w:t>Zellen</w:t>
        </w:r>
        <w:proofErr w:type="gramEnd"/>
        <w:r w:rsidR="00E505D9" w:rsidRPr="00CC496B">
          <w:t xml:space="preserve"> welche gemäß </w:t>
        </w:r>
        <w:proofErr w:type="spellStart"/>
        <w:r w:rsidR="00E505D9" w:rsidRPr="00CC496B">
          <w:t>NiO</w:t>
        </w:r>
        <w:proofErr w:type="spellEnd"/>
        <w:r w:rsidR="00E505D9" w:rsidRPr="00CC496B">
          <w:t xml:space="preserve"> Prozess ausgeschleust werden müssen.</w:t>
        </w:r>
      </w:ins>
    </w:p>
    <w:p w14:paraId="20AB8075" w14:textId="77777777" w:rsidR="007274E1" w:rsidRDefault="007274E1" w:rsidP="00F02A6A"/>
    <w:p w14:paraId="6E6BD9F3" w14:textId="42DF1AA5" w:rsidR="007274E1" w:rsidRDefault="007274E1" w:rsidP="00F02A6A"/>
    <w:p w14:paraId="24BEA792" w14:textId="77777777" w:rsidR="00F02A6A" w:rsidRPr="00D648BC" w:rsidRDefault="00100983" w:rsidP="00544ED0">
      <w:pPr>
        <w:pStyle w:val="berschrift3"/>
      </w:pPr>
      <w:bookmarkStart w:id="62" w:name="_Ref484008542"/>
      <w:bookmarkStart w:id="63" w:name="_Toc487117961"/>
      <w:bookmarkStart w:id="64" w:name="_Toc112915116"/>
      <w:r>
        <w:t>Übergabe</w:t>
      </w:r>
      <w:r w:rsidR="00F02A6A">
        <w:t xml:space="preserve"> der</w:t>
      </w:r>
      <w:r>
        <w:t xml:space="preserve"> zu prüfenden</w:t>
      </w:r>
      <w:r w:rsidR="00F02A6A">
        <w:t xml:space="preserve"> Zellen</w:t>
      </w:r>
      <w:bookmarkEnd w:id="62"/>
      <w:bookmarkEnd w:id="63"/>
      <w:r w:rsidR="00B54C72">
        <w:t xml:space="preserve"> </w:t>
      </w:r>
      <w:r>
        <w:t xml:space="preserve">an </w:t>
      </w:r>
      <w:r w:rsidR="00B54C72">
        <w:t>die Prüfstation</w:t>
      </w:r>
      <w:bookmarkEnd w:id="64"/>
    </w:p>
    <w:p w14:paraId="3D9DAFE0" w14:textId="299D0278" w:rsidR="175FA7C5" w:rsidRPr="00DA623C" w:rsidRDefault="175FA7C5" w:rsidP="4C8FC889">
      <w:pPr>
        <w:spacing w:line="259" w:lineRule="auto"/>
      </w:pPr>
      <w:r w:rsidRPr="00DA623C">
        <w:t>Keine Übergabe auf einen spezifischen WT geplant, Anlage soll im bestehenden Fluss i</w:t>
      </w:r>
      <w:r w:rsidR="007E1419" w:rsidRPr="00DA623C">
        <w:t>n</w:t>
      </w:r>
      <w:r w:rsidRPr="00DA623C">
        <w:t>tegriert werden. Sollte dies nicht möglich sein, ist dies frühzeit</w:t>
      </w:r>
      <w:r w:rsidR="007E1419" w:rsidRPr="00DA623C">
        <w:t>ig</w:t>
      </w:r>
      <w:r w:rsidRPr="00DA623C">
        <w:t xml:space="preserve"> dem AG anzuzeigen und dies mittels </w:t>
      </w:r>
      <w:r w:rsidR="33C74835" w:rsidRPr="00DA623C">
        <w:t>Nachtragsangebot zu bewerten.</w:t>
      </w:r>
    </w:p>
    <w:p w14:paraId="70CF3C94" w14:textId="77777777" w:rsidR="005F50A0" w:rsidRPr="00DA623C" w:rsidRDefault="005F50A0" w:rsidP="00C03841">
      <w:pPr>
        <w:pStyle w:val="berschrift3"/>
      </w:pPr>
      <w:bookmarkStart w:id="65" w:name="_Toc112915117"/>
      <w:r w:rsidRPr="00DA623C">
        <w:t>Vereinzeln der Zellen</w:t>
      </w:r>
      <w:bookmarkEnd w:id="65"/>
    </w:p>
    <w:p w14:paraId="5953ED74" w14:textId="139EC17D" w:rsidR="00095541" w:rsidRPr="00DA623C" w:rsidRDefault="3A78E1ED" w:rsidP="2BFE58A2">
      <w:r w:rsidRPr="00DA623C">
        <w:t>F</w:t>
      </w:r>
      <w:r w:rsidR="62513E5B" w:rsidRPr="00DA623C">
        <w:t>i</w:t>
      </w:r>
      <w:r w:rsidRPr="00DA623C">
        <w:t>ndet im aktuellem Anlagen Konzept nicht statt</w:t>
      </w:r>
      <w:r w:rsidR="00A06AC8" w:rsidRPr="00DA623C">
        <w:t xml:space="preserve">. Eine Vereinzelung </w:t>
      </w:r>
      <w:r w:rsidRPr="00DA623C">
        <w:t>ist hierfür nicht geplant.</w:t>
      </w:r>
      <w:r w:rsidR="40DC1A4D" w:rsidRPr="00DA623C">
        <w:t xml:space="preserve"> </w:t>
      </w:r>
    </w:p>
    <w:p w14:paraId="74E3CDB4" w14:textId="57F1A27A" w:rsidR="4C8FC889" w:rsidRDefault="4C8FC889"/>
    <w:p w14:paraId="03C9665E" w14:textId="77777777" w:rsidR="00F02A6A" w:rsidRPr="004073F6" w:rsidRDefault="00F02A6A" w:rsidP="2BFE58A2">
      <w:pPr>
        <w:pStyle w:val="berschrift3"/>
      </w:pPr>
      <w:bookmarkStart w:id="66" w:name="_Toc487117963"/>
      <w:bookmarkStart w:id="67" w:name="_Toc112915118"/>
      <w:r w:rsidRPr="004073F6">
        <w:t>DMC lesen</w:t>
      </w:r>
      <w:bookmarkEnd w:id="66"/>
      <w:bookmarkEnd w:id="67"/>
    </w:p>
    <w:p w14:paraId="6068D4DA" w14:textId="4FA02606" w:rsidR="00F02A6A" w:rsidRPr="004073F6" w:rsidRDefault="00F02A6A" w:rsidP="2BFE58A2">
      <w:r w:rsidRPr="004073F6">
        <w:t>Um d</w:t>
      </w:r>
      <w:r w:rsidR="00932FA6" w:rsidRPr="004073F6">
        <w:t xml:space="preserve">ie </w:t>
      </w:r>
      <w:r w:rsidR="004574A0" w:rsidRPr="004073F6">
        <w:t>Prüfergebnisse</w:t>
      </w:r>
      <w:r w:rsidR="00932FA6" w:rsidRPr="004073F6">
        <w:t xml:space="preserve"> </w:t>
      </w:r>
      <w:r w:rsidRPr="004073F6">
        <w:t>verarbeiten</w:t>
      </w:r>
      <w:r w:rsidR="004574A0" w:rsidRPr="004073F6">
        <w:t xml:space="preserve"> </w:t>
      </w:r>
      <w:r w:rsidR="008C2EFF" w:rsidRPr="004073F6">
        <w:t>und</w:t>
      </w:r>
      <w:r w:rsidR="004574A0" w:rsidRPr="004073F6">
        <w:t xml:space="preserve"> speichern</w:t>
      </w:r>
      <w:r w:rsidRPr="004073F6">
        <w:t xml:space="preserve"> zu können, muss vor de</w:t>
      </w:r>
      <w:r w:rsidR="00932FA6" w:rsidRPr="004073F6">
        <w:t>r</w:t>
      </w:r>
      <w:r w:rsidRPr="004073F6">
        <w:t xml:space="preserve"> </w:t>
      </w:r>
      <w:r w:rsidR="00932FA6" w:rsidRPr="004073F6">
        <w:t>Prüfung</w:t>
      </w:r>
      <w:r w:rsidRPr="004073F6">
        <w:t xml:space="preserve"> der auf de</w:t>
      </w:r>
      <w:r w:rsidR="008C2EFF" w:rsidRPr="004073F6">
        <w:t>n</w:t>
      </w:r>
      <w:r w:rsidRPr="004073F6">
        <w:t xml:space="preserve"> Zelle</w:t>
      </w:r>
      <w:r w:rsidR="008C2EFF" w:rsidRPr="004073F6">
        <w:t>n</w:t>
      </w:r>
      <w:r w:rsidRPr="004073F6">
        <w:t xml:space="preserve"> angebrachte </w:t>
      </w:r>
      <w:r w:rsidR="004574A0" w:rsidRPr="004073F6">
        <w:t xml:space="preserve">DMC (Data Matrix Code) </w:t>
      </w:r>
      <w:r w:rsidR="008C2EFF" w:rsidRPr="004073F6">
        <w:t>ein</w:t>
      </w:r>
      <w:r w:rsidR="004574A0" w:rsidRPr="004073F6">
        <w:t>gelesen werden, um die Zelle</w:t>
      </w:r>
      <w:r w:rsidR="008C2EFF" w:rsidRPr="004073F6">
        <w:t>n</w:t>
      </w:r>
      <w:r w:rsidR="004574A0" w:rsidRPr="004073F6">
        <w:t xml:space="preserve"> identifizieren</w:t>
      </w:r>
      <w:r w:rsidR="008C2EFF" w:rsidRPr="004073F6">
        <w:t xml:space="preserve"> zu können. Anschließend wird das Prüfergebnis dem eingelesenen DMC zugeordnet und beides zusammen zur weiteren Nachverfolgung </w:t>
      </w:r>
      <w:r w:rsidRPr="004073F6">
        <w:t>nach Vorgabe in IPM gespeichert.</w:t>
      </w:r>
    </w:p>
    <w:p w14:paraId="52823D5B" w14:textId="2677AEAB" w:rsidR="00F02A6A" w:rsidRDefault="00F02A6A" w:rsidP="2BFE58A2">
      <w:pPr>
        <w:rPr>
          <w:highlight w:val="green"/>
        </w:rPr>
      </w:pPr>
    </w:p>
    <w:p w14:paraId="1D66D181" w14:textId="77777777" w:rsidR="00CC496B" w:rsidRPr="00C011A3" w:rsidRDefault="00CC496B" w:rsidP="2BFE58A2">
      <w:pPr>
        <w:rPr>
          <w:highlight w:val="green"/>
        </w:rPr>
      </w:pPr>
    </w:p>
    <w:p w14:paraId="7F89AB8A" w14:textId="4B922B54" w:rsidR="00F02A6A" w:rsidRPr="004073F6" w:rsidRDefault="00F02A6A" w:rsidP="2BFE58A2">
      <w:pPr>
        <w:rPr>
          <w:lang w:val="en-US"/>
        </w:rPr>
      </w:pPr>
      <w:r w:rsidRPr="004073F6">
        <w:rPr>
          <w:lang w:val="en-US"/>
        </w:rPr>
        <w:t xml:space="preserve">DMC </w:t>
      </w:r>
      <w:proofErr w:type="spellStart"/>
      <w:r w:rsidRPr="004073F6">
        <w:rPr>
          <w:lang w:val="en-US"/>
        </w:rPr>
        <w:t>nach</w:t>
      </w:r>
      <w:proofErr w:type="spellEnd"/>
      <w:r w:rsidRPr="004073F6">
        <w:rPr>
          <w:lang w:val="en-US"/>
        </w:rPr>
        <w:t xml:space="preserve"> Group Standard GS91010-2: </w:t>
      </w:r>
      <w:proofErr w:type="spellStart"/>
      <w:r w:rsidRPr="004073F6">
        <w:rPr>
          <w:lang w:val="en-US"/>
        </w:rPr>
        <w:t>Variante</w:t>
      </w:r>
      <w:proofErr w:type="spellEnd"/>
      <w:r w:rsidRPr="004073F6">
        <w:rPr>
          <w:lang w:val="en-US"/>
        </w:rPr>
        <w:t xml:space="preserve"> 7</w:t>
      </w:r>
      <w:r w:rsidR="004574A0" w:rsidRPr="004073F6">
        <w:rPr>
          <w:lang w:val="en-US"/>
        </w:rPr>
        <w:t xml:space="preserve"> (L3</w:t>
      </w:r>
      <w:proofErr w:type="gramStart"/>
      <w:r w:rsidR="004574A0" w:rsidRPr="004073F6">
        <w:rPr>
          <w:lang w:val="en-US"/>
        </w:rPr>
        <w:t xml:space="preserve">) </w:t>
      </w:r>
      <w:r w:rsidR="00664537" w:rsidRPr="004073F6">
        <w:rPr>
          <w:lang w:val="en-US"/>
        </w:rPr>
        <w:t xml:space="preserve"> </w:t>
      </w:r>
      <w:proofErr w:type="spellStart"/>
      <w:r w:rsidR="00664537" w:rsidRPr="004073F6">
        <w:rPr>
          <w:lang w:val="en-US"/>
        </w:rPr>
        <w:t>bzw</w:t>
      </w:r>
      <w:proofErr w:type="spellEnd"/>
      <w:proofErr w:type="gramEnd"/>
      <w:r w:rsidR="00664537" w:rsidRPr="004073F6">
        <w:rPr>
          <w:lang w:val="en-US"/>
        </w:rPr>
        <w:t xml:space="preserve">. </w:t>
      </w:r>
      <w:r w:rsidR="0094717F">
        <w:rPr>
          <w:lang w:val="en-US"/>
        </w:rPr>
        <w:t>M+</w:t>
      </w:r>
      <w:r w:rsidR="00664537" w:rsidRPr="004073F6">
        <w:rPr>
          <w:lang w:val="en-US"/>
        </w:rPr>
        <w:t>8</w:t>
      </w:r>
      <w:r w:rsidR="004574A0" w:rsidRPr="004073F6">
        <w:rPr>
          <w:lang w:val="en-US"/>
        </w:rPr>
        <w:t xml:space="preserve"> (</w:t>
      </w:r>
      <w:ins w:id="68" w:author="Pascal">
        <w:r w:rsidR="00E95293">
          <w:rPr>
            <w:lang w:val="en-US"/>
          </w:rPr>
          <w:t xml:space="preserve">EV32 - </w:t>
        </w:r>
      </w:ins>
      <w:r w:rsidR="004574A0" w:rsidRPr="004073F6">
        <w:rPr>
          <w:lang w:val="en-US"/>
        </w:rPr>
        <w:t>PHEV 2)</w:t>
      </w:r>
    </w:p>
    <w:p w14:paraId="5AA56933" w14:textId="3A252FFB" w:rsidR="4C8FC889" w:rsidRPr="00CC496B" w:rsidRDefault="4C8FC889" w:rsidP="4C8FC889">
      <w:pPr>
        <w:rPr>
          <w:highlight w:val="green"/>
          <w:lang w:val="en-US"/>
        </w:rPr>
      </w:pPr>
    </w:p>
    <w:p w14:paraId="536E97BE" w14:textId="7983F512" w:rsidR="00F02A6A" w:rsidRPr="004073F6" w:rsidRDefault="00F02A6A" w:rsidP="2BFE58A2">
      <w:r w:rsidRPr="004073F6">
        <w:lastRenderedPageBreak/>
        <w:t xml:space="preserve">Die Erfassung des DMC-Codes muss mit einem geeigneten Verfahren (Bsp.: </w:t>
      </w:r>
      <w:r w:rsidR="003D7D57" w:rsidRPr="004073F6">
        <w:t xml:space="preserve">Keyence </w:t>
      </w:r>
      <w:r w:rsidR="2B9A3A7B" w:rsidRPr="004073F6">
        <w:t>SR</w:t>
      </w:r>
      <w:r w:rsidR="19E8B618" w:rsidRPr="004073F6">
        <w:t>2</w:t>
      </w:r>
      <w:r w:rsidR="2B9A3A7B" w:rsidRPr="004073F6">
        <w:t>000</w:t>
      </w:r>
      <w:r w:rsidR="003D7D57" w:rsidRPr="004073F6">
        <w:t>, siehe Liste Standardkomponenten T</w:t>
      </w:r>
      <w:r w:rsidR="516872BD" w:rsidRPr="004073F6">
        <w:t>S</w:t>
      </w:r>
      <w:r w:rsidRPr="004073F6">
        <w:t>) erfolgen.</w:t>
      </w:r>
    </w:p>
    <w:p w14:paraId="6FA8BB0B" w14:textId="7A39150D" w:rsidR="00932FA6" w:rsidRDefault="00932FA6" w:rsidP="2BFE58A2">
      <w:pPr>
        <w:pStyle w:val="berschrift3"/>
      </w:pPr>
      <w:bookmarkStart w:id="69" w:name="_Toc112915119"/>
      <w:r>
        <w:t>Prüfung</w:t>
      </w:r>
      <w:r w:rsidR="16EF5586">
        <w:t xml:space="preserve"> </w:t>
      </w:r>
      <w:bookmarkEnd w:id="69"/>
    </w:p>
    <w:p w14:paraId="626327CB" w14:textId="2A370124" w:rsidR="005E086A" w:rsidRPr="004073F6" w:rsidRDefault="00932FA6" w:rsidP="190B8594">
      <w:pPr>
        <w:spacing w:line="259" w:lineRule="auto"/>
        <w:rPr>
          <w:color w:val="000000" w:themeColor="text1"/>
        </w:rPr>
      </w:pPr>
      <w:r w:rsidRPr="004073F6">
        <w:t xml:space="preserve">Die Prüfung selbst erfolgt </w:t>
      </w:r>
      <w:r w:rsidR="006804B7" w:rsidRPr="004073F6">
        <w:t xml:space="preserve">mittels </w:t>
      </w:r>
      <w:proofErr w:type="spellStart"/>
      <w:r w:rsidR="00187C55" w:rsidRPr="004073F6">
        <w:t>Deflektomet</w:t>
      </w:r>
      <w:r w:rsidR="006804B7" w:rsidRPr="004073F6">
        <w:t>rie</w:t>
      </w:r>
      <w:proofErr w:type="spellEnd"/>
      <w:r w:rsidRPr="004073F6">
        <w:t xml:space="preserve">. Der AG empfiehlt das System der </w:t>
      </w:r>
      <w:r w:rsidR="006804B7" w:rsidRPr="004073F6">
        <w:t xml:space="preserve">Fa. </w:t>
      </w:r>
      <w:proofErr w:type="spellStart"/>
      <w:r w:rsidR="006804B7" w:rsidRPr="004073F6">
        <w:t>Cognex</w:t>
      </w:r>
      <w:proofErr w:type="spellEnd"/>
      <w:r w:rsidR="006804B7" w:rsidRPr="004073F6">
        <w:t xml:space="preserve"> Corporation</w:t>
      </w:r>
      <w:r w:rsidRPr="004073F6">
        <w:t xml:space="preserve"> zu verwenden</w:t>
      </w:r>
      <w:r w:rsidR="004574A0" w:rsidRPr="004073F6">
        <w:t>, da dieses</w:t>
      </w:r>
      <w:r w:rsidR="008C09C1" w:rsidRPr="004073F6">
        <w:t xml:space="preserve"> System</w:t>
      </w:r>
      <w:r w:rsidR="004574A0" w:rsidRPr="004073F6">
        <w:t xml:space="preserve"> für diesen Anwendungsfall</w:t>
      </w:r>
      <w:r w:rsidR="00320548" w:rsidRPr="004073F6">
        <w:t xml:space="preserve"> bereits</w:t>
      </w:r>
      <w:r w:rsidR="004574A0" w:rsidRPr="004073F6">
        <w:t xml:space="preserve"> erfolgreich </w:t>
      </w:r>
      <w:r w:rsidR="006804B7" w:rsidRPr="004073F6">
        <w:t>im Laborumfang getestet wurde</w:t>
      </w:r>
      <w:r w:rsidRPr="004073F6">
        <w:t xml:space="preserve">. </w:t>
      </w:r>
      <w:r w:rsidR="004574A0" w:rsidRPr="004073F6">
        <w:t>Hierbei</w:t>
      </w:r>
      <w:r w:rsidRPr="004073F6">
        <w:t xml:space="preserve"> fährt die lackierte Batteriezelle mit konstanter Geschwindigkeit</w:t>
      </w:r>
      <w:r w:rsidR="009144BC" w:rsidRPr="004073F6">
        <w:t xml:space="preserve"> auf einem Förderband</w:t>
      </w:r>
      <w:r w:rsidRPr="004073F6">
        <w:t xml:space="preserve"> </w:t>
      </w:r>
      <w:r w:rsidR="008C09C1" w:rsidRPr="004073F6">
        <w:t xml:space="preserve">an </w:t>
      </w:r>
      <w:r w:rsidR="006804B7" w:rsidRPr="004073F6">
        <w:t>einem Sensor</w:t>
      </w:r>
      <w:r w:rsidR="005F50A0" w:rsidRPr="004073F6">
        <w:t xml:space="preserve"> vorbe</w:t>
      </w:r>
      <w:r w:rsidR="004574A0" w:rsidRPr="004073F6">
        <w:t xml:space="preserve">i und wird </w:t>
      </w:r>
      <w:r w:rsidR="00B62A26" w:rsidRPr="004073F6">
        <w:t>am Zellboden (C-Seite)</w:t>
      </w:r>
      <w:r w:rsidR="005F50A0" w:rsidRPr="004073F6">
        <w:t xml:space="preserve"> abgescannt. </w:t>
      </w:r>
      <w:r w:rsidR="005F50A0" w:rsidRPr="004073F6">
        <w:rPr>
          <w:color w:val="000000" w:themeColor="text1"/>
        </w:rPr>
        <w:t xml:space="preserve">Der AN hat dafür zu sorgen, dass die Prüfung unter den gesetzlichen Vorgaben </w:t>
      </w:r>
      <w:r w:rsidR="00676650" w:rsidRPr="004073F6">
        <w:rPr>
          <w:color w:val="000000" w:themeColor="text1"/>
        </w:rPr>
        <w:t>bzgl.</w:t>
      </w:r>
      <w:r w:rsidR="005F50A0" w:rsidRPr="004073F6">
        <w:rPr>
          <w:color w:val="000000" w:themeColor="text1"/>
        </w:rPr>
        <w:t xml:space="preserve"> Laserschutzklasse</w:t>
      </w:r>
      <w:r w:rsidR="00676650" w:rsidRPr="004073F6">
        <w:rPr>
          <w:color w:val="000000" w:themeColor="text1"/>
        </w:rPr>
        <w:t>n</w:t>
      </w:r>
      <w:r w:rsidR="005F50A0" w:rsidRPr="004073F6">
        <w:rPr>
          <w:color w:val="000000" w:themeColor="text1"/>
        </w:rPr>
        <w:t xml:space="preserve"> erfolgt</w:t>
      </w:r>
      <w:r w:rsidR="00BB19E8" w:rsidRPr="004073F6">
        <w:rPr>
          <w:color w:val="000000" w:themeColor="text1"/>
        </w:rPr>
        <w:t xml:space="preserve"> und </w:t>
      </w:r>
      <w:r w:rsidR="00676650" w:rsidRPr="004073F6">
        <w:rPr>
          <w:color w:val="000000" w:themeColor="text1"/>
        </w:rPr>
        <w:t xml:space="preserve">bei Bedarf </w:t>
      </w:r>
      <w:r w:rsidR="00BB19E8" w:rsidRPr="004073F6">
        <w:rPr>
          <w:color w:val="000000" w:themeColor="text1"/>
        </w:rPr>
        <w:t>ein Lasergutachten durch einen bevollmächtigten Sachverständigen durchgeführt wird</w:t>
      </w:r>
      <w:r w:rsidR="005F50A0" w:rsidRPr="004073F6">
        <w:rPr>
          <w:color w:val="000000" w:themeColor="text1"/>
        </w:rPr>
        <w:t>.</w:t>
      </w:r>
    </w:p>
    <w:p w14:paraId="24F8C6F9" w14:textId="0D2E4532" w:rsidR="190B8594" w:rsidRDefault="190B8594" w:rsidP="190B8594">
      <w:pPr>
        <w:rPr>
          <w:strike/>
          <w:color w:val="000000" w:themeColor="text1"/>
        </w:rPr>
      </w:pPr>
    </w:p>
    <w:p w14:paraId="748427BA" w14:textId="223EEC0F" w:rsidR="005E086A" w:rsidRDefault="003B2F41" w:rsidP="00F02A6A">
      <w:pPr>
        <w:rPr>
          <w:color w:val="000000" w:themeColor="text1"/>
        </w:rPr>
      </w:pPr>
      <w:r w:rsidRPr="003B2F41">
        <w:rPr>
          <w:color w:val="000000" w:themeColor="text1"/>
        </w:rPr>
        <w:t>Bei der Prüfung sollen</w:t>
      </w:r>
      <w:r>
        <w:rPr>
          <w:color w:val="000000" w:themeColor="text1"/>
        </w:rPr>
        <w:t xml:space="preserve"> </w:t>
      </w:r>
      <w:r w:rsidR="003229A0">
        <w:rPr>
          <w:color w:val="000000" w:themeColor="text1"/>
        </w:rPr>
        <w:t>Fehlstellen</w:t>
      </w:r>
      <w:r>
        <w:rPr>
          <w:color w:val="000000" w:themeColor="text1"/>
        </w:rPr>
        <w:t xml:space="preserve"> in der Lackierung detektiert werden (sog. </w:t>
      </w:r>
      <w:proofErr w:type="spellStart"/>
      <w:r>
        <w:rPr>
          <w:color w:val="000000" w:themeColor="text1"/>
        </w:rPr>
        <w:t>Pinholes</w:t>
      </w:r>
      <w:proofErr w:type="spellEnd"/>
      <w:r>
        <w:rPr>
          <w:color w:val="000000" w:themeColor="text1"/>
        </w:rPr>
        <w:t xml:space="preserve">). </w:t>
      </w:r>
      <w:proofErr w:type="spellStart"/>
      <w:r>
        <w:rPr>
          <w:color w:val="000000" w:themeColor="text1"/>
        </w:rPr>
        <w:t>Pinholes</w:t>
      </w:r>
      <w:proofErr w:type="spellEnd"/>
      <w:r>
        <w:rPr>
          <w:color w:val="000000" w:themeColor="text1"/>
        </w:rPr>
        <w:t xml:space="preserve"> sind </w:t>
      </w:r>
      <w:r w:rsidR="003229A0">
        <w:rPr>
          <w:color w:val="000000" w:themeColor="text1"/>
        </w:rPr>
        <w:t>Vertiefungen</w:t>
      </w:r>
      <w:r>
        <w:rPr>
          <w:color w:val="000000" w:themeColor="text1"/>
        </w:rPr>
        <w:t xml:space="preserve"> </w:t>
      </w:r>
      <w:r w:rsidR="00A92924">
        <w:rPr>
          <w:color w:val="000000" w:themeColor="text1"/>
        </w:rPr>
        <w:t>in</w:t>
      </w:r>
      <w:r w:rsidR="00CA0B50">
        <w:rPr>
          <w:color w:val="000000" w:themeColor="text1"/>
        </w:rPr>
        <w:t xml:space="preserve"> </w:t>
      </w:r>
      <w:r w:rsidR="00A92924">
        <w:rPr>
          <w:color w:val="000000" w:themeColor="text1"/>
        </w:rPr>
        <w:t xml:space="preserve">der Lackoberfläche </w:t>
      </w:r>
      <w:proofErr w:type="gramStart"/>
      <w:r w:rsidR="00A92924">
        <w:rPr>
          <w:color w:val="000000" w:themeColor="text1"/>
        </w:rPr>
        <w:t xml:space="preserve">die verschiedenartige </w:t>
      </w:r>
      <w:r w:rsidR="003229A0">
        <w:rPr>
          <w:color w:val="000000" w:themeColor="text1"/>
        </w:rPr>
        <w:t>Ausprägungen</w:t>
      </w:r>
      <w:proofErr w:type="gramEnd"/>
      <w:r w:rsidR="00A92924">
        <w:rPr>
          <w:color w:val="000000" w:themeColor="text1"/>
        </w:rPr>
        <w:t xml:space="preserve"> aufweisen können</w:t>
      </w:r>
      <w:r w:rsidR="00F102EF">
        <w:rPr>
          <w:color w:val="000000" w:themeColor="text1"/>
        </w:rPr>
        <w:t>.</w:t>
      </w:r>
    </w:p>
    <w:p w14:paraId="182018E0" w14:textId="77777777" w:rsidR="00F16D7F" w:rsidRDefault="00F16D7F" w:rsidP="00F02A6A">
      <w:pPr>
        <w:rPr>
          <w:color w:val="000000" w:themeColor="text1"/>
        </w:rPr>
      </w:pPr>
    </w:p>
    <w:p w14:paraId="62DCB5ED" w14:textId="092508BF" w:rsidR="00F16D7F" w:rsidRDefault="00F16D7F" w:rsidP="00F02A6A">
      <w:pPr>
        <w:rPr>
          <w:color w:val="000000" w:themeColor="text1"/>
        </w:rPr>
      </w:pPr>
      <w:r>
        <w:rPr>
          <w:color w:val="000000" w:themeColor="text1"/>
        </w:rPr>
        <w:t xml:space="preserve">Bestandteil dieser </w:t>
      </w:r>
      <w:r w:rsidR="00474E0B">
        <w:rPr>
          <w:color w:val="000000" w:themeColor="text1"/>
        </w:rPr>
        <w:t>Beauftragung</w:t>
      </w:r>
      <w:r>
        <w:rPr>
          <w:color w:val="000000" w:themeColor="text1"/>
        </w:rPr>
        <w:t xml:space="preserve"> ist die Integration der Prüfung Level 1</w:t>
      </w:r>
      <w:r w:rsidR="0005642D">
        <w:rPr>
          <w:color w:val="000000" w:themeColor="text1"/>
        </w:rPr>
        <w:t>. Das bedeutet das System wird so parametriert, dass die Fehlstellen als Abweichung vom Sollprozess erkannt werden</w:t>
      </w:r>
      <w:r w:rsidR="00B74E4D">
        <w:rPr>
          <w:color w:val="000000" w:themeColor="text1"/>
        </w:rPr>
        <w:t>.</w:t>
      </w:r>
    </w:p>
    <w:p w14:paraId="1982F483" w14:textId="682B2ED5" w:rsidR="00B74E4D" w:rsidRDefault="00462B6E" w:rsidP="00F02A6A">
      <w:pPr>
        <w:rPr>
          <w:color w:val="000000" w:themeColor="text1"/>
        </w:rPr>
      </w:pPr>
      <w:r w:rsidRPr="190B8594">
        <w:rPr>
          <w:color w:val="000000" w:themeColor="text1"/>
        </w:rPr>
        <w:t xml:space="preserve">Das </w:t>
      </w:r>
      <w:r w:rsidR="2374792F" w:rsidRPr="190B8594">
        <w:rPr>
          <w:color w:val="000000" w:themeColor="text1"/>
        </w:rPr>
        <w:t>System</w:t>
      </w:r>
      <w:r w:rsidRPr="190B8594">
        <w:rPr>
          <w:color w:val="000000" w:themeColor="text1"/>
        </w:rPr>
        <w:t xml:space="preserve"> wird aber bereits so vorbereitet das eine Integration von Level 2 nur per Softwareupdate erfolgen kann. Level 2 kann </w:t>
      </w:r>
      <w:r w:rsidR="005770A9" w:rsidRPr="190B8594">
        <w:rPr>
          <w:color w:val="000000" w:themeColor="text1"/>
        </w:rPr>
        <w:t xml:space="preserve">über einen Referenzprozess die Tiefe der </w:t>
      </w:r>
      <w:proofErr w:type="spellStart"/>
      <w:r w:rsidR="005770A9" w:rsidRPr="190B8594">
        <w:rPr>
          <w:color w:val="000000" w:themeColor="text1"/>
        </w:rPr>
        <w:t>Pinholes</w:t>
      </w:r>
      <w:proofErr w:type="spellEnd"/>
      <w:r w:rsidR="005770A9" w:rsidRPr="190B8594">
        <w:rPr>
          <w:color w:val="000000" w:themeColor="text1"/>
        </w:rPr>
        <w:t xml:space="preserve"> bestimmen.</w:t>
      </w:r>
    </w:p>
    <w:p w14:paraId="6E90DC83" w14:textId="77777777" w:rsidR="000568B0" w:rsidRDefault="000568B0" w:rsidP="00F02A6A">
      <w:pPr>
        <w:rPr>
          <w:color w:val="000000" w:themeColor="text1"/>
        </w:rPr>
      </w:pPr>
    </w:p>
    <w:p w14:paraId="318513FB" w14:textId="300A6F03" w:rsidR="000568B0" w:rsidRPr="003B2F41" w:rsidRDefault="4056C29B" w:rsidP="00F02A6A">
      <w:r>
        <w:rPr>
          <w:noProof/>
        </w:rPr>
        <w:drawing>
          <wp:inline distT="0" distB="0" distL="0" distR="0" wp14:anchorId="0C534E28" wp14:editId="5C19B86A">
            <wp:extent cx="4879238" cy="3270863"/>
            <wp:effectExtent l="0" t="0" r="0" b="6350"/>
            <wp:docPr id="1291140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pic:nvPicPr>
                  <pic:blipFill>
                    <a:blip r:embed="rId14">
                      <a:extLst>
                        <a:ext uri="{28A0092B-C50C-407E-A947-70E740481C1C}">
                          <a14:useLocalDpi xmlns:a14="http://schemas.microsoft.com/office/drawing/2010/main" val="0"/>
                        </a:ext>
                      </a:extLst>
                    </a:blip>
                    <a:stretch>
                      <a:fillRect/>
                    </a:stretch>
                  </pic:blipFill>
                  <pic:spPr>
                    <a:xfrm>
                      <a:off x="0" y="0"/>
                      <a:ext cx="4879238" cy="3270863"/>
                    </a:xfrm>
                    <a:prstGeom prst="rect">
                      <a:avLst/>
                    </a:prstGeom>
                  </pic:spPr>
                </pic:pic>
              </a:graphicData>
            </a:graphic>
          </wp:inline>
        </w:drawing>
      </w:r>
    </w:p>
    <w:p w14:paraId="4E6A1DEA" w14:textId="700ACBD7" w:rsidR="5070ADDD" w:rsidRPr="004073F6" w:rsidRDefault="5070ADDD" w:rsidP="5B2CC629">
      <w:pPr>
        <w:pStyle w:val="berschrift3"/>
        <w:spacing w:line="259" w:lineRule="auto"/>
        <w:ind w:left="432" w:hanging="432"/>
      </w:pPr>
      <w:r w:rsidRPr="004073F6">
        <w:t xml:space="preserve">Ergebnisbewertung </w:t>
      </w:r>
    </w:p>
    <w:p w14:paraId="5E14AE02" w14:textId="3030CF08" w:rsidR="009144BC" w:rsidRPr="004073F6" w:rsidRDefault="009144BC" w:rsidP="5B2CC629">
      <w:r w:rsidRPr="004073F6">
        <w:t xml:space="preserve">Nach der Prüfung wird </w:t>
      </w:r>
      <w:r w:rsidR="00F36020" w:rsidRPr="004073F6">
        <w:t xml:space="preserve">systemseitig automatisiert </w:t>
      </w:r>
      <w:r w:rsidRPr="004073F6">
        <w:t xml:space="preserve">entschieden, ob die Zellen </w:t>
      </w:r>
      <w:proofErr w:type="spellStart"/>
      <w:r w:rsidRPr="004073F6">
        <w:t>i.O</w:t>
      </w:r>
      <w:proofErr w:type="spellEnd"/>
      <w:r w:rsidRPr="004073F6">
        <w:t xml:space="preserve">. oder </w:t>
      </w:r>
      <w:proofErr w:type="spellStart"/>
      <w:r w:rsidRPr="004073F6">
        <w:t>n.i.O</w:t>
      </w:r>
      <w:proofErr w:type="spellEnd"/>
      <w:r w:rsidRPr="004073F6">
        <w:t xml:space="preserve">. sind. Das Vorgehen bei einer </w:t>
      </w:r>
      <w:proofErr w:type="spellStart"/>
      <w:r w:rsidRPr="004073F6">
        <w:t>n.i.O</w:t>
      </w:r>
      <w:proofErr w:type="spellEnd"/>
      <w:r w:rsidRPr="004073F6">
        <w:t xml:space="preserve">. Zelle wird im Abschnitt 3.3.7 beschrieben. </w:t>
      </w:r>
      <w:r w:rsidR="00152EF0" w:rsidRPr="004073F6">
        <w:t xml:space="preserve">Im </w:t>
      </w:r>
      <w:proofErr w:type="spellStart"/>
      <w:r w:rsidR="00152EF0" w:rsidRPr="004073F6">
        <w:t>i.O</w:t>
      </w:r>
      <w:proofErr w:type="spellEnd"/>
      <w:r w:rsidR="00152EF0" w:rsidRPr="004073F6">
        <w:t xml:space="preserve">. </w:t>
      </w:r>
      <w:r w:rsidRPr="004073F6">
        <w:t xml:space="preserve">Fall fährt die Zelle </w:t>
      </w:r>
      <w:r w:rsidR="0E11BDAB" w:rsidRPr="004073F6">
        <w:t>die</w:t>
      </w:r>
      <w:r w:rsidRPr="004073F6">
        <w:t xml:space="preserve"> </w:t>
      </w:r>
      <w:r w:rsidR="0E11BDAB" w:rsidRPr="004073F6">
        <w:t xml:space="preserve">restliche Prüfstrecke ab </w:t>
      </w:r>
      <w:r w:rsidRPr="004073F6">
        <w:t xml:space="preserve">wie </w:t>
      </w:r>
      <w:r w:rsidR="00152EF0" w:rsidRPr="004073F6">
        <w:t>unter Abschnitt</w:t>
      </w:r>
      <w:r w:rsidRPr="004073F6">
        <w:t xml:space="preserve"> 3.3.</w:t>
      </w:r>
      <w:r w:rsidR="40B16FB2" w:rsidRPr="004073F6">
        <w:t>6</w:t>
      </w:r>
      <w:r w:rsidR="00152EF0" w:rsidRPr="004073F6">
        <w:t xml:space="preserve"> beschrieben</w:t>
      </w:r>
      <w:r w:rsidRPr="004073F6">
        <w:t xml:space="preserve">. </w:t>
      </w:r>
    </w:p>
    <w:p w14:paraId="4D60B91D" w14:textId="5C1FE694" w:rsidR="2818BE92" w:rsidRPr="004073F6" w:rsidRDefault="2818BE92" w:rsidP="4C8FC889">
      <w:r w:rsidRPr="004073F6">
        <w:t xml:space="preserve">Diese werden vom System ins IPM gemeldet, mit dem Zustand </w:t>
      </w:r>
      <w:proofErr w:type="spellStart"/>
      <w:r w:rsidRPr="004073F6">
        <w:t>iO</w:t>
      </w:r>
      <w:proofErr w:type="spellEnd"/>
      <w:r w:rsidRPr="004073F6">
        <w:t xml:space="preserve"> und </w:t>
      </w:r>
      <w:proofErr w:type="spellStart"/>
      <w:r w:rsidRPr="004073F6">
        <w:t>niO</w:t>
      </w:r>
      <w:proofErr w:type="spellEnd"/>
      <w:r w:rsidRPr="004073F6">
        <w:t xml:space="preserve"> </w:t>
      </w:r>
      <w:proofErr w:type="gramStart"/>
      <w:r w:rsidRPr="004073F6">
        <w:t>zusätzlich</w:t>
      </w:r>
      <w:proofErr w:type="gramEnd"/>
      <w:r w:rsidRPr="004073F6">
        <w:t xml:space="preserve"> ob das </w:t>
      </w:r>
      <w:r w:rsidR="3FB81471" w:rsidRPr="004073F6">
        <w:t>System abgewählt oder angewählt ist.</w:t>
      </w:r>
    </w:p>
    <w:p w14:paraId="5F41BEA4" w14:textId="458B7237" w:rsidR="009144BC" w:rsidRPr="004073F6" w:rsidRDefault="00B54C72" w:rsidP="009144BC">
      <w:pPr>
        <w:pStyle w:val="berschrift3"/>
      </w:pPr>
      <w:proofErr w:type="spellStart"/>
      <w:r w:rsidRPr="004073F6">
        <w:lastRenderedPageBreak/>
        <w:t>i.O</w:t>
      </w:r>
      <w:proofErr w:type="spellEnd"/>
      <w:r w:rsidRPr="004073F6">
        <w:t xml:space="preserve">. </w:t>
      </w:r>
      <w:bookmarkStart w:id="70" w:name="_Toc112915121"/>
      <w:r w:rsidRPr="004073F6">
        <w:t xml:space="preserve">Zellen </w:t>
      </w:r>
      <w:r w:rsidR="009361F2" w:rsidRPr="004073F6">
        <w:t xml:space="preserve">zurück </w:t>
      </w:r>
      <w:r w:rsidRPr="004073F6">
        <w:t>an die Lackieranlage</w:t>
      </w:r>
      <w:bookmarkEnd w:id="70"/>
    </w:p>
    <w:p w14:paraId="783B7E5B" w14:textId="572D17BC" w:rsidR="009144BC" w:rsidRPr="004073F6" w:rsidRDefault="206FF97E" w:rsidP="00F02A6A">
      <w:r w:rsidRPr="004073F6">
        <w:t xml:space="preserve">Wenn </w:t>
      </w:r>
      <w:r w:rsidR="00B54C72" w:rsidRPr="004073F6">
        <w:t xml:space="preserve">als </w:t>
      </w:r>
      <w:proofErr w:type="spellStart"/>
      <w:r w:rsidR="00B54C72" w:rsidRPr="004073F6">
        <w:t>i.O</w:t>
      </w:r>
      <w:proofErr w:type="spellEnd"/>
      <w:r w:rsidR="00B54C72" w:rsidRPr="004073F6">
        <w:t>. bewertet</w:t>
      </w:r>
      <w:r w:rsidR="429F0910" w:rsidRPr="004073F6">
        <w:t>,</w:t>
      </w:r>
      <w:r w:rsidR="018F724E" w:rsidRPr="004073F6">
        <w:t xml:space="preserve"> laufen </w:t>
      </w:r>
      <w:proofErr w:type="gramStart"/>
      <w:r w:rsidR="018F724E" w:rsidRPr="004073F6">
        <w:t xml:space="preserve">die </w:t>
      </w:r>
      <w:r w:rsidR="00B54C72" w:rsidRPr="004073F6">
        <w:t xml:space="preserve"> Zellen</w:t>
      </w:r>
      <w:proofErr w:type="gramEnd"/>
      <w:r w:rsidR="009144BC" w:rsidRPr="004073F6">
        <w:t xml:space="preserve"> </w:t>
      </w:r>
      <w:r w:rsidR="3648FAAE" w:rsidRPr="004073F6">
        <w:t>de</w:t>
      </w:r>
      <w:r w:rsidR="009144BC" w:rsidRPr="004073F6">
        <w:t xml:space="preserve">n </w:t>
      </w:r>
      <w:r w:rsidR="3648FAAE" w:rsidRPr="004073F6">
        <w:t xml:space="preserve">restlichen Prüfstrang weiter ab und werden wenn an keiner anderen </w:t>
      </w:r>
      <w:proofErr w:type="spellStart"/>
      <w:r w:rsidR="006401F3" w:rsidRPr="004073F6">
        <w:t>n.i.O</w:t>
      </w:r>
      <w:proofErr w:type="spellEnd"/>
      <w:r w:rsidR="006401F3" w:rsidRPr="004073F6">
        <w:t>. geprüft in den Zellbehälter wieder verpackt.</w:t>
      </w:r>
    </w:p>
    <w:p w14:paraId="606F9A17" w14:textId="77777777" w:rsidR="004073F6" w:rsidRPr="004073F6" w:rsidRDefault="009144BC" w:rsidP="4C8FC889">
      <w:pPr>
        <w:pStyle w:val="berschrift3"/>
      </w:pPr>
      <w:bookmarkStart w:id="71" w:name="_Toc112915122"/>
      <w:proofErr w:type="spellStart"/>
      <w:r w:rsidRPr="004073F6">
        <w:t>n.i.O</w:t>
      </w:r>
      <w:proofErr w:type="spellEnd"/>
      <w:r w:rsidRPr="004073F6">
        <w:t>. Prozess</w:t>
      </w:r>
      <w:r w:rsidR="5B463AE9" w:rsidRPr="004073F6">
        <w:t xml:space="preserve"> </w:t>
      </w:r>
      <w:bookmarkEnd w:id="71"/>
    </w:p>
    <w:p w14:paraId="14928DDF" w14:textId="2CBCC21D" w:rsidR="001F3C90" w:rsidRPr="004073F6" w:rsidRDefault="74ECDF23" w:rsidP="4C8FC889">
      <w:pPr>
        <w:pStyle w:val="berschrift3"/>
        <w:rPr>
          <w:b w:val="0"/>
        </w:rPr>
      </w:pPr>
      <w:r w:rsidRPr="004073F6">
        <w:t xml:space="preserve">- </w:t>
      </w:r>
      <w:r w:rsidR="009144BC" w:rsidRPr="004073F6">
        <w:rPr>
          <w:b w:val="0"/>
        </w:rPr>
        <w:t xml:space="preserve">Eine </w:t>
      </w:r>
      <w:r w:rsidR="000367AD" w:rsidRPr="004073F6">
        <w:rPr>
          <w:b w:val="0"/>
        </w:rPr>
        <w:t xml:space="preserve">vom Prüfsystem als </w:t>
      </w:r>
      <w:proofErr w:type="spellStart"/>
      <w:r w:rsidR="009144BC" w:rsidRPr="004073F6">
        <w:rPr>
          <w:b w:val="0"/>
        </w:rPr>
        <w:t>n.i.O</w:t>
      </w:r>
      <w:proofErr w:type="spellEnd"/>
      <w:r w:rsidR="009144BC" w:rsidRPr="004073F6">
        <w:rPr>
          <w:b w:val="0"/>
        </w:rPr>
        <w:t xml:space="preserve">. </w:t>
      </w:r>
      <w:r w:rsidR="000367AD" w:rsidRPr="004073F6">
        <w:rPr>
          <w:b w:val="0"/>
        </w:rPr>
        <w:t>detektierte</w:t>
      </w:r>
      <w:r w:rsidR="009144BC" w:rsidRPr="004073F6">
        <w:rPr>
          <w:b w:val="0"/>
        </w:rPr>
        <w:t xml:space="preserve"> Zelle wird vom Förderband über </w:t>
      </w:r>
      <w:r w:rsidR="7C2A1B4D" w:rsidRPr="004073F6">
        <w:rPr>
          <w:b w:val="0"/>
        </w:rPr>
        <w:t>d</w:t>
      </w:r>
      <w:r w:rsidR="44CD321E" w:rsidRPr="004073F6">
        <w:rPr>
          <w:b w:val="0"/>
        </w:rPr>
        <w:t>ie</w:t>
      </w:r>
      <w:r w:rsidR="000367AD" w:rsidRPr="004073F6">
        <w:rPr>
          <w:b w:val="0"/>
        </w:rPr>
        <w:t xml:space="preserve"> </w:t>
      </w:r>
      <w:proofErr w:type="spellStart"/>
      <w:r w:rsidR="000367AD" w:rsidRPr="004073F6">
        <w:rPr>
          <w:b w:val="0"/>
        </w:rPr>
        <w:t>n.i.O</w:t>
      </w:r>
      <w:proofErr w:type="spellEnd"/>
      <w:r w:rsidR="000367AD" w:rsidRPr="004073F6">
        <w:rPr>
          <w:b w:val="0"/>
        </w:rPr>
        <w:t xml:space="preserve">. </w:t>
      </w:r>
      <w:r w:rsidR="747377EA" w:rsidRPr="004073F6">
        <w:rPr>
          <w:b w:val="0"/>
        </w:rPr>
        <w:t xml:space="preserve">Ausschleuse an Station 120 (vor </w:t>
      </w:r>
      <w:proofErr w:type="gramStart"/>
      <w:r w:rsidR="747377EA" w:rsidRPr="004073F6">
        <w:rPr>
          <w:b w:val="0"/>
        </w:rPr>
        <w:t>dem verpacken</w:t>
      </w:r>
      <w:proofErr w:type="gramEnd"/>
      <w:r w:rsidR="747377EA" w:rsidRPr="004073F6">
        <w:rPr>
          <w:b w:val="0"/>
        </w:rPr>
        <w:t xml:space="preserve"> der </w:t>
      </w:r>
      <w:proofErr w:type="spellStart"/>
      <w:r w:rsidR="747377EA" w:rsidRPr="004073F6">
        <w:rPr>
          <w:b w:val="0"/>
        </w:rPr>
        <w:t>iO</w:t>
      </w:r>
      <w:proofErr w:type="spellEnd"/>
      <w:r w:rsidR="747377EA" w:rsidRPr="004073F6">
        <w:rPr>
          <w:b w:val="0"/>
        </w:rPr>
        <w:t xml:space="preserve"> Zellen)</w:t>
      </w:r>
      <w:r w:rsidR="000367AD" w:rsidRPr="004073F6">
        <w:rPr>
          <w:b w:val="0"/>
        </w:rPr>
        <w:t xml:space="preserve"> </w:t>
      </w:r>
      <w:r w:rsidR="35423E5B" w:rsidRPr="004073F6">
        <w:rPr>
          <w:b w:val="0"/>
        </w:rPr>
        <w:t>aussortiert.</w:t>
      </w:r>
    </w:p>
    <w:p w14:paraId="10FC3DF9" w14:textId="1D272F59" w:rsidR="001F3C90" w:rsidRDefault="001F3C90" w:rsidP="00F02A6A"/>
    <w:p w14:paraId="534056A8" w14:textId="59957ABE" w:rsidR="001F3C90" w:rsidRPr="004073F6" w:rsidRDefault="009361F2" w:rsidP="4C8FC889">
      <w:pPr>
        <w:spacing w:line="259" w:lineRule="auto"/>
      </w:pPr>
      <w:r w:rsidRPr="004073F6">
        <w:t>Diese</w:t>
      </w:r>
      <w:r w:rsidR="009144BC" w:rsidRPr="004073F6">
        <w:t xml:space="preserve"> R</w:t>
      </w:r>
      <w:r w:rsidRPr="004073F6">
        <w:t>utsche muss Platz für mind.</w:t>
      </w:r>
      <w:r w:rsidR="009144BC" w:rsidRPr="004073F6">
        <w:t xml:space="preserve"> 5 </w:t>
      </w:r>
      <w:proofErr w:type="spellStart"/>
      <w:r w:rsidR="009144BC" w:rsidRPr="004073F6">
        <w:t>n.i.O</w:t>
      </w:r>
      <w:proofErr w:type="spellEnd"/>
      <w:r w:rsidR="009144BC" w:rsidRPr="004073F6">
        <w:t xml:space="preserve">. Zellen </w:t>
      </w:r>
      <w:r w:rsidRPr="004073F6">
        <w:t>bieten</w:t>
      </w:r>
      <w:r w:rsidR="009144BC" w:rsidRPr="004073F6">
        <w:t>.</w:t>
      </w:r>
      <w:r w:rsidR="000367AD" w:rsidRPr="004073F6">
        <w:t xml:space="preserve"> Sollte die Rutsche voll </w:t>
      </w:r>
      <w:r w:rsidRPr="004073F6">
        <w:t>sein</w:t>
      </w:r>
      <w:r w:rsidR="000367AD" w:rsidRPr="004073F6">
        <w:t xml:space="preserve">, muss dies als Störmeldung am </w:t>
      </w:r>
      <w:r w:rsidR="39CD7AEB" w:rsidRPr="004073F6">
        <w:t xml:space="preserve">BMW Anlage </w:t>
      </w:r>
      <w:r w:rsidR="000367AD" w:rsidRPr="004073F6">
        <w:t>HMI angezeigt werden, um den BMW-Mitarbeiter darauf aufmerksam zu machen.</w:t>
      </w:r>
      <w:r w:rsidRPr="004073F6">
        <w:t xml:space="preserve"> Die </w:t>
      </w:r>
      <w:r w:rsidR="1C74039B" w:rsidRPr="004073F6">
        <w:t>Anlage</w:t>
      </w:r>
      <w:r w:rsidRPr="004073F6">
        <w:t xml:space="preserve"> wird </w:t>
      </w:r>
      <w:r w:rsidR="1C74039B" w:rsidRPr="004073F6">
        <w:t>dadurch angehalten</w:t>
      </w:r>
      <w:r w:rsidR="677213A3" w:rsidRPr="004073F6">
        <w:t>.</w:t>
      </w:r>
      <w:r w:rsidR="000367AD" w:rsidRPr="004073F6">
        <w:t xml:space="preserve"> Nach Entleer</w:t>
      </w:r>
      <w:r w:rsidR="002D3681" w:rsidRPr="004073F6">
        <w:t>ung der Rutsche muss die Prüf</w:t>
      </w:r>
      <w:r w:rsidR="000367AD" w:rsidRPr="004073F6">
        <w:t>station komplikationsfrei durch Quittierung am HMI weiterlaufen.</w:t>
      </w:r>
      <w:r w:rsidRPr="004073F6">
        <w:t xml:space="preserve"> Der Grund</w:t>
      </w:r>
      <w:r w:rsidR="00852C53" w:rsidRPr="004073F6">
        <w:t xml:space="preserve"> für die </w:t>
      </w:r>
      <w:proofErr w:type="spellStart"/>
      <w:r w:rsidR="00852C53" w:rsidRPr="004073F6">
        <w:t>niO</w:t>
      </w:r>
      <w:proofErr w:type="spellEnd"/>
      <w:r w:rsidR="00852C53" w:rsidRPr="004073F6">
        <w:t xml:space="preserve">-Detektion </w:t>
      </w:r>
      <w:r w:rsidRPr="004073F6">
        <w:t>soll</w:t>
      </w:r>
      <w:r w:rsidR="00852C53" w:rsidRPr="004073F6">
        <w:t xml:space="preserve"> einde</w:t>
      </w:r>
      <w:r w:rsidRPr="004073F6">
        <w:t xml:space="preserve">utig am </w:t>
      </w:r>
      <w:r w:rsidR="6AA53ECA" w:rsidRPr="004073F6">
        <w:t>BMW Anlage</w:t>
      </w:r>
      <w:r w:rsidR="677213A3" w:rsidRPr="004073F6">
        <w:t xml:space="preserve"> </w:t>
      </w:r>
      <w:r w:rsidRPr="004073F6">
        <w:t xml:space="preserve">HMI angezeigt werden </w:t>
      </w:r>
      <w:r w:rsidR="00852C53" w:rsidRPr="004073F6">
        <w:t>(</w:t>
      </w:r>
      <w:proofErr w:type="spellStart"/>
      <w:r w:rsidR="24BFF621" w:rsidRPr="004073F6">
        <w:t>Pinhole</w:t>
      </w:r>
      <w:proofErr w:type="spellEnd"/>
      <w:r w:rsidR="00852C53" w:rsidRPr="004073F6">
        <w:t>, DMC-Lesefehler</w:t>
      </w:r>
      <w:r w:rsidRPr="004073F6">
        <w:t>, …</w:t>
      </w:r>
      <w:r w:rsidR="00852C53" w:rsidRPr="004073F6">
        <w:t>)</w:t>
      </w:r>
      <w:r w:rsidR="001F3C90" w:rsidRPr="004073F6">
        <w:t xml:space="preserve">. </w:t>
      </w:r>
      <w:r w:rsidRPr="004073F6">
        <w:t xml:space="preserve">Die </w:t>
      </w:r>
      <w:proofErr w:type="spellStart"/>
      <w:r w:rsidRPr="004073F6">
        <w:t>n.i.O</w:t>
      </w:r>
      <w:proofErr w:type="spellEnd"/>
      <w:r w:rsidRPr="004073F6">
        <w:t xml:space="preserve"> Stelle soll anhand einer Grafik (virtuelle Zelle) eindeutig visualisiert werden, um ein schnelles Auffinden durch den Mitarbeiter zu gewährleisten.  </w:t>
      </w:r>
      <w:r w:rsidR="001F3C90" w:rsidRPr="004073F6">
        <w:t xml:space="preserve">Die Zellen muss über den DMC im IPM systemisch auf </w:t>
      </w:r>
      <w:proofErr w:type="spellStart"/>
      <w:r w:rsidR="001F3C90" w:rsidRPr="004073F6">
        <w:t>niO</w:t>
      </w:r>
      <w:proofErr w:type="spellEnd"/>
      <w:r w:rsidR="001F3C90" w:rsidRPr="004073F6">
        <w:t xml:space="preserve"> geset</w:t>
      </w:r>
      <w:r w:rsidRPr="004073F6">
        <w:t>zt werden (inkl. Fehlergrund</w:t>
      </w:r>
      <w:r w:rsidR="001F3C90" w:rsidRPr="004073F6">
        <w:t>).</w:t>
      </w:r>
      <w:r w:rsidR="007565EF" w:rsidRPr="004073F6">
        <w:t xml:space="preserve"> </w:t>
      </w:r>
    </w:p>
    <w:p w14:paraId="62DB1127" w14:textId="79C47DE2" w:rsidR="001F3C90" w:rsidRPr="004073F6" w:rsidRDefault="001F3C90" w:rsidP="4C8FC889">
      <w:pPr>
        <w:spacing w:line="259" w:lineRule="auto"/>
      </w:pPr>
    </w:p>
    <w:p w14:paraId="2F067995" w14:textId="6466B833" w:rsidR="001F3C90" w:rsidRPr="004073F6" w:rsidRDefault="001F3C90" w:rsidP="4C8FC889">
      <w:pPr>
        <w:spacing w:line="259" w:lineRule="auto"/>
      </w:pPr>
      <w:r w:rsidRPr="004073F6">
        <w:t xml:space="preserve">Eine Anlagenstörung ist durch eine Signallampe am </w:t>
      </w:r>
      <w:r w:rsidR="116AD85E" w:rsidRPr="004073F6">
        <w:t>Prüfplatz</w:t>
      </w:r>
      <w:r w:rsidRPr="004073F6">
        <w:t xml:space="preserve"> anzuzeigen.</w:t>
      </w:r>
    </w:p>
    <w:p w14:paraId="152F2EA0" w14:textId="77777777" w:rsidR="00BA1854" w:rsidRDefault="00BA1854" w:rsidP="00F02A6A"/>
    <w:p w14:paraId="7D5F5D30" w14:textId="027D3BC8" w:rsidR="00CB0BBB" w:rsidRPr="0094717F" w:rsidRDefault="00CB0BBB" w:rsidP="00CB0BBB">
      <w:pPr>
        <w:pStyle w:val="berschrift3"/>
        <w:rPr>
          <w:color w:val="000000" w:themeColor="text1"/>
        </w:rPr>
      </w:pPr>
      <w:bookmarkStart w:id="72" w:name="_Toc112915123"/>
      <w:r w:rsidRPr="0094717F">
        <w:rPr>
          <w:color w:val="000000" w:themeColor="text1"/>
        </w:rPr>
        <w:t>Notstrategie</w:t>
      </w:r>
      <w:bookmarkEnd w:id="72"/>
    </w:p>
    <w:p w14:paraId="3B6A4B22" w14:textId="33870CA0" w:rsidR="00CB0BBB" w:rsidRPr="0094717F" w:rsidRDefault="004073F6" w:rsidP="5B2CC629">
      <w:pPr>
        <w:spacing w:line="259" w:lineRule="auto"/>
        <w:rPr>
          <w:color w:val="000000" w:themeColor="text1"/>
        </w:rPr>
      </w:pPr>
      <w:r w:rsidRPr="0094717F">
        <w:rPr>
          <w:color w:val="000000" w:themeColor="text1"/>
        </w:rPr>
        <w:t xml:space="preserve">Es ist keine Notstrategie vorgesehen für diese Prüfung, da aus technischen Gegebenheiten und nur mittels menschlichem Auge </w:t>
      </w:r>
      <w:proofErr w:type="spellStart"/>
      <w:r>
        <w:rPr>
          <w:color w:val="000000" w:themeColor="text1"/>
          <w:highlight w:val="yellow"/>
        </w:rPr>
        <w:t>ist</w:t>
      </w:r>
      <w:ins w:id="73" w:author="Pascal">
        <w:r w:rsidR="0094717F" w:rsidRPr="0094717F">
          <w:rPr>
            <w:color w:val="000000" w:themeColor="text1"/>
          </w:rPr>
          <w:t>es</w:t>
        </w:r>
      </w:ins>
      <w:proofErr w:type="spellEnd"/>
      <w:r w:rsidRPr="0094717F">
        <w:rPr>
          <w:color w:val="000000" w:themeColor="text1"/>
        </w:rPr>
        <w:t xml:space="preserve"> nicht möglich.</w:t>
      </w:r>
    </w:p>
    <w:p w14:paraId="4E1C75BC" w14:textId="301D8C54" w:rsidR="00BA1854" w:rsidRPr="00211529" w:rsidRDefault="00BA1854" w:rsidP="00BA1854">
      <w:pPr>
        <w:pStyle w:val="berschrift3"/>
        <w:rPr>
          <w:color w:val="000000" w:themeColor="text1"/>
        </w:rPr>
      </w:pPr>
      <w:bookmarkStart w:id="74" w:name="_Toc112915124"/>
      <w:r w:rsidRPr="00211529">
        <w:rPr>
          <w:color w:val="000000" w:themeColor="text1"/>
        </w:rPr>
        <w:t>Umgang mit Leer-WTs</w:t>
      </w:r>
      <w:bookmarkEnd w:id="74"/>
    </w:p>
    <w:p w14:paraId="12EB9340" w14:textId="52CB8725" w:rsidR="04EFE426" w:rsidRDefault="04EFE426" w:rsidP="4C8FC889">
      <w:pPr>
        <w:spacing w:line="259" w:lineRule="auto"/>
        <w:rPr>
          <w:color w:val="000000" w:themeColor="text1"/>
        </w:rPr>
      </w:pPr>
      <w:r w:rsidRPr="4C8FC889">
        <w:rPr>
          <w:color w:val="000000" w:themeColor="text1"/>
        </w:rPr>
        <w:t>Wird nicht benötigt - ist nicht zu berücksichtigen.</w:t>
      </w:r>
    </w:p>
    <w:p w14:paraId="263B6BCE" w14:textId="7BE8027D" w:rsidR="007565EF" w:rsidRDefault="006B0DA3" w:rsidP="006B0DA3">
      <w:pPr>
        <w:pStyle w:val="berschrift3"/>
      </w:pPr>
      <w:bookmarkStart w:id="75" w:name="_Toc112915125"/>
      <w:bookmarkStart w:id="76" w:name="_Toc485130887"/>
      <w:r>
        <w:t>Steuerungstechnische Details</w:t>
      </w:r>
      <w:bookmarkEnd w:id="75"/>
    </w:p>
    <w:p w14:paraId="58FEE92D" w14:textId="7FDBEE69" w:rsidR="006B0DA3" w:rsidRDefault="006B0DA3" w:rsidP="006B0DA3">
      <w:r>
        <w:t xml:space="preserve">Auf die Anlage sollen die Schnittstellen </w:t>
      </w:r>
      <w:r w:rsidR="7BA08082">
        <w:t>Station</w:t>
      </w:r>
      <w:r w:rsidR="0C5DF85A">
        <w:t xml:space="preserve"> </w:t>
      </w:r>
      <w:r w:rsidR="7BA08082">
        <w:t>100 / P10</w:t>
      </w:r>
      <w:r w:rsidR="19204BE7">
        <w:t xml:space="preserve"> </w:t>
      </w:r>
      <w:r>
        <w:t xml:space="preserve">visualisiert werden. </w:t>
      </w:r>
    </w:p>
    <w:p w14:paraId="468F8235" w14:textId="14140B0A" w:rsidR="006B0DA3" w:rsidRDefault="006B0DA3" w:rsidP="006B0DA3">
      <w:r>
        <w:t xml:space="preserve">Die Prüfergebnisse </w:t>
      </w:r>
      <w:r w:rsidR="2A08AA6C">
        <w:t>der letzten 5AT</w:t>
      </w:r>
      <w:r w:rsidR="19204BE7">
        <w:t xml:space="preserve"> </w:t>
      </w:r>
      <w:r>
        <w:t>müssen in ein Register geschrieben werden, um eine Statistik darstellen zu können.</w:t>
      </w:r>
      <w:r w:rsidR="74DE8020">
        <w:t xml:space="preserve"> Danach sollen sie im Sinne Ringspeicher überschrieben werden.</w:t>
      </w:r>
    </w:p>
    <w:p w14:paraId="309FE867" w14:textId="77777777" w:rsidR="007565EF" w:rsidRDefault="007565EF" w:rsidP="006B0DA3"/>
    <w:p w14:paraId="07386B31" w14:textId="01A37B62" w:rsidR="006B0DA3" w:rsidRDefault="006B0DA3" w:rsidP="006B0DA3">
      <w:r>
        <w:t>Beispiel:</w:t>
      </w:r>
    </w:p>
    <w:p w14:paraId="1240F7FC" w14:textId="48B94354" w:rsidR="006B0DA3" w:rsidRDefault="006B0DA3" w:rsidP="006B0DA3">
      <w:r>
        <w:rPr>
          <w:noProof/>
          <w:color w:val="2B579A"/>
          <w:shd w:val="clear" w:color="auto" w:fill="E6E6E6"/>
          <w:lang w:eastAsia="de-DE"/>
        </w:rPr>
        <w:lastRenderedPageBreak/>
        <w:drawing>
          <wp:inline distT="0" distB="0" distL="0" distR="0" wp14:anchorId="665CBBE7" wp14:editId="0C0682A6">
            <wp:extent cx="4975860" cy="3206115"/>
            <wp:effectExtent l="0" t="0" r="15240" b="133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975860" cy="3206115"/>
                    </a:xfrm>
                    <a:prstGeom prst="rect">
                      <a:avLst/>
                    </a:prstGeom>
                    <a:noFill/>
                    <a:ln>
                      <a:noFill/>
                    </a:ln>
                  </pic:spPr>
                </pic:pic>
              </a:graphicData>
            </a:graphic>
          </wp:inline>
        </w:drawing>
      </w:r>
    </w:p>
    <w:p w14:paraId="0658C70F" w14:textId="0D614F85" w:rsidR="006B0DA3" w:rsidRDefault="006B0DA3" w:rsidP="006B0DA3"/>
    <w:p w14:paraId="69344C9F" w14:textId="7D393565" w:rsidR="006B0DA3" w:rsidRDefault="006B0DA3" w:rsidP="006B0DA3">
      <w:r>
        <w:t xml:space="preserve">Für den Hauptrechner </w:t>
      </w:r>
      <w:r w:rsidR="5D2DA0BE">
        <w:t>der Prüfstation</w:t>
      </w:r>
      <w:r w:rsidR="19204BE7">
        <w:t xml:space="preserve"> </w:t>
      </w:r>
      <w:r w:rsidR="007565EF">
        <w:t>ist</w:t>
      </w:r>
      <w:r>
        <w:t xml:space="preserve"> eine Visualisierung erforderlich.</w:t>
      </w:r>
    </w:p>
    <w:p w14:paraId="10D1062E" w14:textId="60E00AA8" w:rsidR="006B0DA3" w:rsidRPr="006B0DA3" w:rsidRDefault="006B0DA3" w:rsidP="006B0DA3">
      <w:r w:rsidRPr="006B0DA3">
        <w:t>Es muss sich an die BMW GROUP Standards für IT-Sicherheit Produktionsendgeräte gehalten werden.</w:t>
      </w:r>
    </w:p>
    <w:p w14:paraId="463C10EA" w14:textId="77777777" w:rsidR="007565EF" w:rsidRDefault="006B0DA3" w:rsidP="006B0DA3">
      <w:r w:rsidRPr="006B0DA3">
        <w:t>De</w:t>
      </w:r>
      <w:r w:rsidR="007565EF">
        <w:t xml:space="preserve">r Rechner muss ein </w:t>
      </w:r>
      <w:proofErr w:type="spellStart"/>
      <w:r w:rsidR="007565EF">
        <w:t>BestPractice</w:t>
      </w:r>
      <w:proofErr w:type="spellEnd"/>
      <w:r w:rsidR="007565EF">
        <w:t>-</w:t>
      </w:r>
      <w:r w:rsidRPr="006B0DA3">
        <w:t>Windows</w:t>
      </w:r>
      <w:r w:rsidR="007565EF">
        <w:t>-</w:t>
      </w:r>
      <w:r w:rsidRPr="006B0DA3">
        <w:t>Rechner sein und wird von BMW mit dem aktuellen Windows 10LTSC1809 aufgesetzt.</w:t>
      </w:r>
    </w:p>
    <w:p w14:paraId="04EDECA5" w14:textId="77777777" w:rsidR="007565EF" w:rsidRDefault="007565EF" w:rsidP="006B0DA3"/>
    <w:p w14:paraId="09EE2015" w14:textId="0961B874" w:rsidR="006B0DA3" w:rsidRPr="00E95293" w:rsidRDefault="006B0DA3" w:rsidP="006B0DA3">
      <w:pPr>
        <w:rPr>
          <w:b/>
        </w:rPr>
      </w:pPr>
      <w:r w:rsidRPr="00E95293">
        <w:rPr>
          <w:b/>
        </w:rPr>
        <w:t>Erst nach dem Aufsetzen kann eine eigene Applikation installiert werden.</w:t>
      </w:r>
    </w:p>
    <w:p w14:paraId="1364705D" w14:textId="0F376DB7" w:rsidR="006B0DA3" w:rsidRDefault="006B0DA3" w:rsidP="006B0DA3"/>
    <w:p w14:paraId="5C78B55C" w14:textId="7DE55849" w:rsidR="006B0DA3" w:rsidRPr="00E95293" w:rsidRDefault="006B0DA3" w:rsidP="006B0DA3">
      <w:r w:rsidRPr="00E95293">
        <w:t xml:space="preserve">Es </w:t>
      </w:r>
      <w:r w:rsidR="007565EF" w:rsidRPr="00E95293">
        <w:t>soll</w:t>
      </w:r>
      <w:r w:rsidR="000E24EA" w:rsidRPr="00E95293">
        <w:t xml:space="preserve"> eine An- und Abwahl Möglichkeit </w:t>
      </w:r>
      <w:r w:rsidR="007565EF" w:rsidRPr="00E95293">
        <w:t>der Prüfstation bestehen,</w:t>
      </w:r>
      <w:r w:rsidR="000E24EA" w:rsidRPr="00E95293">
        <w:t xml:space="preserve"> </w:t>
      </w:r>
      <w:r w:rsidR="342A9362" w:rsidRPr="00E95293">
        <w:t xml:space="preserve">diese wird über Schnittstellenkommunikation </w:t>
      </w:r>
      <w:proofErr w:type="gramStart"/>
      <w:r w:rsidR="342A9362" w:rsidRPr="00E95293">
        <w:t>übertragen .</w:t>
      </w:r>
      <w:proofErr w:type="gramEnd"/>
      <w:r w:rsidR="342A9362" w:rsidRPr="00E95293">
        <w:t xml:space="preserve"> Das bedeutet</w:t>
      </w:r>
      <w:r w:rsidR="007565EF" w:rsidRPr="00E95293">
        <w:t xml:space="preserve"> eine Produktion der Zellen muss auch wie vor der Implementierung der Prüfstation möglich sein</w:t>
      </w:r>
      <w:r w:rsidR="000E24EA" w:rsidRPr="00E95293">
        <w:t xml:space="preserve">. Dies </w:t>
      </w:r>
      <w:r w:rsidR="007565EF" w:rsidRPr="00E95293">
        <w:t>soll</w:t>
      </w:r>
      <w:r w:rsidR="000E24EA" w:rsidRPr="00E95293">
        <w:t xml:space="preserve"> auch </w:t>
      </w:r>
      <w:r w:rsidR="007565EF" w:rsidRPr="00E95293">
        <w:t>in der Abwahlübersicht vorgesehen werden.</w:t>
      </w:r>
      <w:r w:rsidR="0308FF2A" w:rsidRPr="00E95293">
        <w:t xml:space="preserve"> </w:t>
      </w:r>
    </w:p>
    <w:p w14:paraId="6499C863" w14:textId="12EF8109" w:rsidR="000E24EA" w:rsidRDefault="000E24EA" w:rsidP="006B0DA3">
      <w:pPr>
        <w:rPr>
          <w:highlight w:val="yellow"/>
        </w:rPr>
      </w:pPr>
    </w:p>
    <w:p w14:paraId="09360074" w14:textId="69209D3A" w:rsidR="000E24EA" w:rsidRDefault="000E24EA" w:rsidP="006B0DA3">
      <w:r>
        <w:t xml:space="preserve">Es muss ein Q-Stopp durch einen bestehenden Q-Stopp Baustein implementiert werden. Bei einem Q-Stopp wird der Ablauf nach einer Anzahl </w:t>
      </w:r>
      <w:r w:rsidR="510A33CF">
        <w:t>20</w:t>
      </w:r>
      <w:r>
        <w:t xml:space="preserve"> </w:t>
      </w:r>
      <w:proofErr w:type="spellStart"/>
      <w:r>
        <w:t>n.i.O</w:t>
      </w:r>
      <w:proofErr w:type="spellEnd"/>
      <w:r>
        <w:t>. Zellen gestoppt.</w:t>
      </w:r>
      <w:r w:rsidR="5E6C3C7C">
        <w:t xml:space="preserve"> (Baustein ist parametrierbar)</w:t>
      </w:r>
    </w:p>
    <w:p w14:paraId="5FC9621C" w14:textId="4BC5AA82" w:rsidR="00365606" w:rsidRDefault="00365606" w:rsidP="006B0DA3"/>
    <w:p w14:paraId="792B0B00" w14:textId="536FFCE9" w:rsidR="00365606" w:rsidRDefault="00365606" w:rsidP="006B0DA3">
      <w:r>
        <w:t>Es ist zu beachten</w:t>
      </w:r>
      <w:r w:rsidR="00653EBF">
        <w:t>,</w:t>
      </w:r>
      <w:r>
        <w:t xml:space="preserve"> da</w:t>
      </w:r>
      <w:r w:rsidR="00653EBF">
        <w:t>s</w:t>
      </w:r>
      <w:r>
        <w:t xml:space="preserve">s die </w:t>
      </w:r>
      <w:r w:rsidRPr="00E375BF">
        <w:t>GS99005 BMW Group IT-Norm eingehalten wird.</w:t>
      </w:r>
    </w:p>
    <w:p w14:paraId="735FFE49" w14:textId="77777777" w:rsidR="00D61FAE" w:rsidRPr="006B0DA3" w:rsidRDefault="00D61FAE" w:rsidP="006B0DA3"/>
    <w:p w14:paraId="6865C92D" w14:textId="20B48E74" w:rsidR="006B0DA3" w:rsidRPr="00D61FAE" w:rsidRDefault="006B0DA3" w:rsidP="006B0DA3"/>
    <w:p w14:paraId="49C9BAFA" w14:textId="5D8CC4FB" w:rsidR="00D61FAE" w:rsidRDefault="00D61FAE" w:rsidP="004211CE">
      <w:pPr>
        <w:pStyle w:val="berschrift3"/>
      </w:pPr>
      <w:bookmarkStart w:id="77" w:name="_Toc112915126"/>
      <w:r w:rsidRPr="00D61FAE">
        <w:t>Schablonenprüfung</w:t>
      </w:r>
      <w:bookmarkEnd w:id="77"/>
    </w:p>
    <w:p w14:paraId="7C6DB3F0" w14:textId="179CE777" w:rsidR="00D61FAE" w:rsidRDefault="00D61FAE" w:rsidP="006B0DA3">
      <w:pPr>
        <w:rPr>
          <w:b/>
          <w:bCs/>
        </w:rPr>
      </w:pPr>
    </w:p>
    <w:p w14:paraId="3DA56EF2" w14:textId="48E4FAC4" w:rsidR="00D61FAE" w:rsidRDefault="00D61FAE" w:rsidP="006B0DA3">
      <w:r>
        <w:t xml:space="preserve">Bei der Schablonenprüfung werden nach den Inline-Prüfungen alle </w:t>
      </w:r>
      <w:r w:rsidR="00787B17">
        <w:t xml:space="preserve">ans IPM gesendeten </w:t>
      </w:r>
      <w:r>
        <w:t>AFO</w:t>
      </w:r>
      <w:r w:rsidR="00787B17">
        <w:t>s</w:t>
      </w:r>
      <w:r>
        <w:t xml:space="preserve"> auf Vorhandensein und Richtigkeit geprüft. Diese ist</w:t>
      </w:r>
      <w:r w:rsidR="0BF45887">
        <w:t xml:space="preserve"> </w:t>
      </w:r>
      <w:r>
        <w:t>an der CC</w:t>
      </w:r>
      <w:r w:rsidR="19215290">
        <w:t xml:space="preserve">42 </w:t>
      </w:r>
      <w:r>
        <w:t xml:space="preserve">nach der HV-Prüfung. </w:t>
      </w:r>
    </w:p>
    <w:p w14:paraId="2B6CB3E7" w14:textId="487A303B" w:rsidR="00D61FAE" w:rsidRPr="0094717F" w:rsidRDefault="00D61FAE" w:rsidP="006B0DA3">
      <w:r w:rsidRPr="0094717F">
        <w:t xml:space="preserve">Die Prüfung muss nach der </w:t>
      </w:r>
      <w:r w:rsidR="4766A89F" w:rsidRPr="0094717F">
        <w:t>Oberflächen</w:t>
      </w:r>
      <w:r w:rsidRPr="0094717F">
        <w:t xml:space="preserve">prüfung, aber noch vor dem </w:t>
      </w:r>
      <w:proofErr w:type="spellStart"/>
      <w:r w:rsidRPr="0094717F">
        <w:t>n.i.O</w:t>
      </w:r>
      <w:proofErr w:type="spellEnd"/>
      <w:r w:rsidRPr="0094717F">
        <w:t>. Ausschleusen der Station erfolgen</w:t>
      </w:r>
      <w:r w:rsidR="00787B17" w:rsidRPr="0094717F">
        <w:t xml:space="preserve">, da die Zellen bei </w:t>
      </w:r>
      <w:proofErr w:type="spellStart"/>
      <w:r w:rsidR="00787B17" w:rsidRPr="0094717F">
        <w:t>n.i.O</w:t>
      </w:r>
      <w:proofErr w:type="spellEnd"/>
      <w:r w:rsidR="00787B17" w:rsidRPr="0094717F">
        <w:t xml:space="preserve">. Schablonenprüfung direkt über </w:t>
      </w:r>
      <w:proofErr w:type="gramStart"/>
      <w:r w:rsidR="00787B17" w:rsidRPr="0094717F">
        <w:t xml:space="preserve">das </w:t>
      </w:r>
      <w:r w:rsidR="794615A0" w:rsidRPr="0094717F">
        <w:t xml:space="preserve"> bestehende</w:t>
      </w:r>
      <w:proofErr w:type="gramEnd"/>
      <w:r w:rsidR="794615A0" w:rsidRPr="0094717F">
        <w:t xml:space="preserve"> </w:t>
      </w:r>
      <w:r w:rsidR="00787B17" w:rsidRPr="0094717F">
        <w:t xml:space="preserve"> </w:t>
      </w:r>
      <w:proofErr w:type="spellStart"/>
      <w:r w:rsidR="00787B17" w:rsidRPr="0094717F">
        <w:t>Auschleuseband</w:t>
      </w:r>
      <w:proofErr w:type="spellEnd"/>
      <w:r w:rsidR="00787B17" w:rsidRPr="0094717F">
        <w:t xml:space="preserve"> ausgeschleust werden sollen.</w:t>
      </w:r>
    </w:p>
    <w:p w14:paraId="69FF67C3" w14:textId="77777777" w:rsidR="00D61FAE" w:rsidRDefault="00D61FAE" w:rsidP="006B0DA3"/>
    <w:p w14:paraId="594DF11C" w14:textId="77777777" w:rsidR="006B0DA3" w:rsidRPr="006B0DA3" w:rsidRDefault="006B0DA3" w:rsidP="006B0DA3"/>
    <w:p w14:paraId="3D348B67" w14:textId="4B47C5DC" w:rsidR="00711BA6" w:rsidRPr="0094717F" w:rsidRDefault="00711BA6" w:rsidP="00544ED0">
      <w:pPr>
        <w:pStyle w:val="berschrift2"/>
        <w:rPr>
          <w:lang w:eastAsia="de-DE"/>
        </w:rPr>
      </w:pPr>
      <w:bookmarkStart w:id="78" w:name="_Toc112915127"/>
      <w:r w:rsidRPr="0094717F">
        <w:rPr>
          <w:lang w:eastAsia="de-DE"/>
        </w:rPr>
        <w:lastRenderedPageBreak/>
        <w:t>Prozessverantwortung</w:t>
      </w:r>
      <w:bookmarkEnd w:id="78"/>
      <w:r w:rsidRPr="0094717F">
        <w:rPr>
          <w:noProof/>
          <w:lang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11BA6" w:rsidRPr="00BF4A30" w14:paraId="1D952F5A" w14:textId="77777777" w:rsidTr="000C2F69">
        <w:tc>
          <w:tcPr>
            <w:tcW w:w="0" w:type="auto"/>
          </w:tcPr>
          <w:p w14:paraId="23D4D43F" w14:textId="696D987F" w:rsidR="00711BA6" w:rsidRPr="0094717F" w:rsidRDefault="00711BA6" w:rsidP="004E365D">
            <w:pPr>
              <w:rPr>
                <w:lang w:eastAsia="de-DE"/>
              </w:rPr>
            </w:pPr>
            <w:r w:rsidRPr="0094717F">
              <w:rPr>
                <w:lang w:eastAsia="de-DE"/>
              </w:rPr>
              <w:t xml:space="preserve">Der AN trägt die Verantwortung für alle </w:t>
            </w:r>
            <w:r w:rsidR="007565EF" w:rsidRPr="0094717F">
              <w:rPr>
                <w:lang w:eastAsia="de-DE"/>
              </w:rPr>
              <w:t xml:space="preserve">neu hinzugekommenen </w:t>
            </w:r>
            <w:r w:rsidRPr="0094717F">
              <w:rPr>
                <w:lang w:eastAsia="de-DE"/>
              </w:rPr>
              <w:t xml:space="preserve">Prozesse in </w:t>
            </w:r>
            <w:r w:rsidR="002B3427" w:rsidRPr="0094717F">
              <w:rPr>
                <w:lang w:eastAsia="de-DE"/>
              </w:rPr>
              <w:t>der Prüfstation</w:t>
            </w:r>
            <w:r w:rsidRPr="0094717F">
              <w:rPr>
                <w:lang w:eastAsia="de-DE"/>
              </w:rPr>
              <w:t xml:space="preserve">. </w:t>
            </w:r>
            <w:r w:rsidR="007565EF" w:rsidRPr="0094717F">
              <w:rPr>
                <w:lang w:eastAsia="de-DE"/>
              </w:rPr>
              <w:t>Dies</w:t>
            </w:r>
            <w:r w:rsidRPr="0094717F">
              <w:rPr>
                <w:lang w:eastAsia="de-DE"/>
              </w:rPr>
              <w:t xml:space="preserve"> umfasst </w:t>
            </w:r>
            <w:r w:rsidR="007565EF" w:rsidRPr="0094717F">
              <w:rPr>
                <w:lang w:eastAsia="de-DE"/>
              </w:rPr>
              <w:t>ebenso</w:t>
            </w:r>
            <w:r w:rsidRPr="0094717F">
              <w:rPr>
                <w:lang w:eastAsia="de-DE"/>
              </w:rPr>
              <w:t xml:space="preserve"> die Verantwortung für zugekaufte oder beigestellte Umfänge.</w:t>
            </w:r>
          </w:p>
          <w:p w14:paraId="36DF48F5" w14:textId="77777777" w:rsidR="00711BA6" w:rsidRPr="0094717F" w:rsidRDefault="00711BA6" w:rsidP="004E365D">
            <w:pPr>
              <w:rPr>
                <w:lang w:eastAsia="de-DE"/>
              </w:rPr>
            </w:pPr>
          </w:p>
          <w:p w14:paraId="2EFEB134" w14:textId="77777777" w:rsidR="00711BA6" w:rsidRPr="0094717F" w:rsidRDefault="00711BA6" w:rsidP="004E365D">
            <w:pPr>
              <w:rPr>
                <w:lang w:eastAsia="de-DE"/>
              </w:rPr>
            </w:pPr>
            <w:r w:rsidRPr="0094717F">
              <w:rPr>
                <w:lang w:eastAsia="de-DE"/>
              </w:rPr>
              <w:t>Sollten Änderungen an den vom AG vorgegebenen Parametern notwendig sein, sind diese mit dem AG abzustimmen.</w:t>
            </w:r>
          </w:p>
          <w:p w14:paraId="7BE0D554" w14:textId="77777777" w:rsidR="00711BA6" w:rsidRPr="0094717F" w:rsidRDefault="00711BA6" w:rsidP="004E365D">
            <w:pPr>
              <w:overflowPunct/>
              <w:autoSpaceDE/>
              <w:autoSpaceDN/>
              <w:adjustRightInd/>
              <w:jc w:val="left"/>
              <w:textAlignment w:val="auto"/>
              <w:rPr>
                <w:rFonts w:eastAsia="Calibri" w:cs="BMWType V2 Light"/>
              </w:rPr>
            </w:pPr>
          </w:p>
        </w:tc>
        <w:tc>
          <w:tcPr>
            <w:tcW w:w="0" w:type="auto"/>
          </w:tcPr>
          <w:p w14:paraId="6B2FA336" w14:textId="76581E1A" w:rsidR="00711BA6" w:rsidRPr="0094717F" w:rsidRDefault="00711BA6" w:rsidP="004E365D"/>
        </w:tc>
      </w:tr>
      <w:bookmarkEnd w:id="76"/>
    </w:tbl>
    <w:p w14:paraId="63D4AA94" w14:textId="77777777" w:rsidR="00711BA6" w:rsidRPr="00FB111E" w:rsidRDefault="00711BA6" w:rsidP="00711BA6">
      <w:pPr>
        <w:rPr>
          <w:lang w:eastAsia="de-DE"/>
        </w:rPr>
      </w:pPr>
    </w:p>
    <w:p w14:paraId="2A2E2009" w14:textId="014D61F1" w:rsidR="00754BD5" w:rsidRPr="007565EF" w:rsidRDefault="00754BD5" w:rsidP="00711BA6">
      <w:pPr>
        <w:pStyle w:val="berschrift2"/>
      </w:pPr>
      <w:bookmarkStart w:id="79" w:name="_Toc112915128"/>
      <w:bookmarkStart w:id="80" w:name="_Toc487118049"/>
      <w:r w:rsidRPr="00220143">
        <w:t>Allgemeine Prozesse</w:t>
      </w:r>
      <w:bookmarkEnd w:id="79"/>
      <w:r w:rsidRPr="00220143">
        <w:t xml:space="preserve">  </w:t>
      </w:r>
      <w:bookmarkEnd w:id="80"/>
    </w:p>
    <w:p w14:paraId="468FBFDA" w14:textId="277185F6" w:rsidR="0034487A" w:rsidRPr="009D2E78" w:rsidRDefault="008A457C" w:rsidP="00544ED0">
      <w:pPr>
        <w:pStyle w:val="berschrift3"/>
      </w:pPr>
      <w:bookmarkStart w:id="81" w:name="_Toc112915129"/>
      <w:r w:rsidRPr="009D2E78">
        <w:t>Leerfahren der Anlage</w:t>
      </w:r>
      <w:bookmarkEnd w:id="81"/>
      <w:r w:rsidRPr="009D2E78">
        <w:t xml:space="preserve"> </w:t>
      </w:r>
    </w:p>
    <w:p w14:paraId="1D6CDA50" w14:textId="292A0E5C" w:rsidR="1911592F" w:rsidRDefault="1911592F" w:rsidP="4C8FC889">
      <w:pPr>
        <w:spacing w:line="259" w:lineRule="auto"/>
      </w:pPr>
      <w:r>
        <w:t>Nicht notwendig im bestehenden Anlagenfluss</w:t>
      </w:r>
    </w:p>
    <w:p w14:paraId="62F7CF44" w14:textId="5AB95BC1" w:rsidR="4C8FC889" w:rsidRDefault="4C8FC889" w:rsidP="4C8FC889">
      <w:pPr>
        <w:spacing w:line="259" w:lineRule="auto"/>
      </w:pPr>
    </w:p>
    <w:p w14:paraId="13BFEC15" w14:textId="35944B8F" w:rsidR="00754BD5" w:rsidRPr="0094717F" w:rsidRDefault="00754BD5" w:rsidP="00544ED0">
      <w:pPr>
        <w:pStyle w:val="berschrift3"/>
        <w:rPr>
          <w:lang w:val="en-US"/>
        </w:rPr>
      </w:pPr>
      <w:bookmarkStart w:id="82" w:name="_Toc485130884"/>
      <w:bookmarkStart w:id="83" w:name="_Toc112915130"/>
      <w:bookmarkStart w:id="84" w:name="_Toc487118054"/>
      <w:proofErr w:type="spellStart"/>
      <w:r w:rsidRPr="0094717F">
        <w:rPr>
          <w:lang w:val="en-US"/>
        </w:rPr>
        <w:t>Vorgehen</w:t>
      </w:r>
      <w:proofErr w:type="spellEnd"/>
      <w:r w:rsidRPr="0094717F">
        <w:rPr>
          <w:lang w:val="en-US"/>
        </w:rPr>
        <w:t xml:space="preserve"> </w:t>
      </w:r>
      <w:proofErr w:type="spellStart"/>
      <w:r w:rsidRPr="0094717F">
        <w:rPr>
          <w:lang w:val="en-US"/>
        </w:rPr>
        <w:t>bei</w:t>
      </w:r>
      <w:proofErr w:type="spellEnd"/>
      <w:r w:rsidRPr="0094717F">
        <w:rPr>
          <w:lang w:val="en-US"/>
        </w:rPr>
        <w:t xml:space="preserve"> </w:t>
      </w:r>
      <w:proofErr w:type="spellStart"/>
      <w:r w:rsidRPr="0094717F">
        <w:rPr>
          <w:lang w:val="en-US"/>
        </w:rPr>
        <w:t>niO</w:t>
      </w:r>
      <w:bookmarkEnd w:id="82"/>
      <w:bookmarkEnd w:id="83"/>
      <w:proofErr w:type="spellEnd"/>
      <w:r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BF4A30" w14:paraId="6E94EED1" w14:textId="77777777" w:rsidTr="000C2F69">
        <w:tc>
          <w:tcPr>
            <w:tcW w:w="0" w:type="auto"/>
          </w:tcPr>
          <w:p w14:paraId="44D0ABF5" w14:textId="082EF55C" w:rsidR="00754BD5" w:rsidRPr="0094717F" w:rsidRDefault="00A51E6C" w:rsidP="004E365D">
            <w:r w:rsidRPr="0094717F">
              <w:t>Bei Anlagenstörung</w:t>
            </w:r>
            <w:r w:rsidR="00754BD5" w:rsidRPr="0094717F">
              <w:t xml:space="preserve"> oder </w:t>
            </w:r>
            <w:proofErr w:type="spellStart"/>
            <w:proofErr w:type="gramStart"/>
            <w:r w:rsidR="00754BD5" w:rsidRPr="0094717F">
              <w:t>ni</w:t>
            </w:r>
            <w:proofErr w:type="spellEnd"/>
            <w:r w:rsidRPr="0094717F">
              <w:t>..</w:t>
            </w:r>
            <w:proofErr w:type="gramEnd"/>
            <w:r w:rsidR="00754BD5" w:rsidRPr="0094717F">
              <w:t xml:space="preserve">O -Ergebnissen bei </w:t>
            </w:r>
            <w:r w:rsidRPr="0094717F">
              <w:t>der</w:t>
            </w:r>
            <w:r w:rsidR="00754BD5" w:rsidRPr="0094717F">
              <w:t xml:space="preserve"> </w:t>
            </w:r>
            <w:r w:rsidR="002B3427" w:rsidRPr="0094717F">
              <w:t>Prüfung</w:t>
            </w:r>
            <w:r w:rsidR="00754BD5" w:rsidRPr="0094717F">
              <w:t xml:space="preserve"> ist je nach Anwendbarkeit wie nachfolgend beschrieben vorzugehen.</w:t>
            </w:r>
          </w:p>
          <w:p w14:paraId="1461B70A" w14:textId="3E8B42D8" w:rsidR="00754BD5" w:rsidRPr="0094717F" w:rsidRDefault="00754BD5" w:rsidP="004E365D">
            <w:r w:rsidRPr="0094717F">
              <w:t xml:space="preserve">Die Liste </w:t>
            </w:r>
            <w:r w:rsidR="00A51E6C" w:rsidRPr="0094717F">
              <w:t>nachfolgenden Fälle</w:t>
            </w:r>
            <w:r w:rsidRPr="0094717F">
              <w:t xml:space="preserve"> deck</w:t>
            </w:r>
            <w:r w:rsidR="00A51E6C" w:rsidRPr="0094717F">
              <w:t>en</w:t>
            </w:r>
            <w:r w:rsidRPr="0094717F">
              <w:t xml:space="preserve"> nicht alle denkbaren Fälle ab, weitere Punkte werden im Projektverlauf zwischen AG und AN abgestimmt.</w:t>
            </w:r>
          </w:p>
          <w:p w14:paraId="39E9CAF9" w14:textId="77777777" w:rsidR="00754BD5" w:rsidRPr="0094717F" w:rsidRDefault="00754BD5" w:rsidP="004E365D"/>
          <w:p w14:paraId="591C7E49" w14:textId="77777777" w:rsidR="00754BD5" w:rsidRPr="0094717F" w:rsidRDefault="00754BD5" w:rsidP="004E365D"/>
          <w:p w14:paraId="35258977" w14:textId="64763F27" w:rsidR="00754BD5" w:rsidRPr="0094717F" w:rsidRDefault="71462D83" w:rsidP="004E365D">
            <w:pPr>
              <w:rPr>
                <w:b/>
              </w:rPr>
            </w:pPr>
            <w:r w:rsidRPr="0094717F">
              <w:rPr>
                <w:b/>
                <w:bCs/>
              </w:rPr>
              <w:t>Fehlerfall „</w:t>
            </w:r>
            <w:r w:rsidR="16197158" w:rsidRPr="0094717F">
              <w:rPr>
                <w:b/>
                <w:bCs/>
              </w:rPr>
              <w:t>DMC nicht lesbar</w:t>
            </w:r>
            <w:r w:rsidR="2E7C1E3C" w:rsidRPr="0094717F">
              <w:rPr>
                <w:b/>
                <w:bCs/>
              </w:rPr>
              <w:t>/ nicht erkannt</w:t>
            </w:r>
            <w:r w:rsidRPr="0094717F">
              <w:rPr>
                <w:b/>
                <w:bCs/>
              </w:rPr>
              <w:t>“:</w:t>
            </w:r>
          </w:p>
          <w:p w14:paraId="3C2807F9" w14:textId="64BB596C" w:rsidR="1DB5247B" w:rsidRPr="0094717F" w:rsidRDefault="1DB5247B" w:rsidP="4C8FC889">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 xml:space="preserve">Ausschleusen über in 3.3.7 genannte </w:t>
            </w:r>
            <w:proofErr w:type="spellStart"/>
            <w:r w:rsidRPr="0094717F">
              <w:rPr>
                <w:rFonts w:ascii="BMWType V2 Light" w:hAnsi="BMWType V2 Light" w:cs="BMWType V2 Light"/>
                <w:sz w:val="20"/>
                <w:szCs w:val="20"/>
              </w:rPr>
              <w:t>n.i.O</w:t>
            </w:r>
            <w:proofErr w:type="spellEnd"/>
            <w:r w:rsidRPr="0094717F">
              <w:rPr>
                <w:rFonts w:ascii="BMWType V2 Light" w:hAnsi="BMWType V2 Light" w:cs="BMWType V2 Light"/>
                <w:sz w:val="20"/>
                <w:szCs w:val="20"/>
              </w:rPr>
              <w:t xml:space="preserve">. </w:t>
            </w:r>
            <w:proofErr w:type="gramStart"/>
            <w:r w:rsidRPr="0094717F">
              <w:rPr>
                <w:rFonts w:ascii="BMWType V2 Light" w:hAnsi="BMWType V2 Light" w:cs="BMWType V2 Light"/>
                <w:sz w:val="20"/>
                <w:szCs w:val="20"/>
              </w:rPr>
              <w:t>Rutsche</w:t>
            </w:r>
            <w:proofErr w:type="gramEnd"/>
            <w:r w:rsidR="733ABF6F" w:rsidRPr="0094717F">
              <w:rPr>
                <w:rFonts w:ascii="BMWType V2 Light" w:hAnsi="BMWType V2 Light" w:cs="BMWType V2 Light"/>
                <w:sz w:val="20"/>
                <w:szCs w:val="20"/>
              </w:rPr>
              <w:t xml:space="preserve"> weil keine AFO gesendet wurde</w:t>
            </w:r>
          </w:p>
          <w:p w14:paraId="55181AD1" w14:textId="28FFE07C" w:rsidR="00754BD5" w:rsidRPr="0094717F" w:rsidRDefault="00754BD5" w:rsidP="004E365D">
            <w:pPr>
              <w:rPr>
                <w:b/>
              </w:rPr>
            </w:pPr>
            <w:r w:rsidRPr="0094717F">
              <w:rPr>
                <w:b/>
              </w:rPr>
              <w:t>Fehlerfall „</w:t>
            </w:r>
            <w:proofErr w:type="spellStart"/>
            <w:r w:rsidR="1E96300A" w:rsidRPr="0094717F">
              <w:rPr>
                <w:b/>
                <w:bCs/>
              </w:rPr>
              <w:t>Pinhole</w:t>
            </w:r>
            <w:proofErr w:type="spellEnd"/>
            <w:r w:rsidR="1E96300A" w:rsidRPr="0094717F">
              <w:rPr>
                <w:b/>
                <w:bCs/>
              </w:rPr>
              <w:t xml:space="preserve"> erkannt</w:t>
            </w:r>
            <w:r w:rsidRPr="0094717F">
              <w:rPr>
                <w:b/>
              </w:rPr>
              <w:t>“:</w:t>
            </w:r>
          </w:p>
          <w:p w14:paraId="0A4D797A" w14:textId="77777777" w:rsidR="00754BD5" w:rsidRPr="0094717F" w:rsidRDefault="002B3427" w:rsidP="004E365D">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 xml:space="preserve">Ausschleusen über in 3.3.7 genannte </w:t>
            </w:r>
            <w:proofErr w:type="spellStart"/>
            <w:r w:rsidRPr="0094717F">
              <w:rPr>
                <w:rFonts w:ascii="BMWType V2 Light" w:hAnsi="BMWType V2 Light" w:cs="BMWType V2 Light"/>
                <w:sz w:val="20"/>
                <w:szCs w:val="20"/>
              </w:rPr>
              <w:t>n.i.O</w:t>
            </w:r>
            <w:proofErr w:type="spellEnd"/>
            <w:r w:rsidRPr="0094717F">
              <w:rPr>
                <w:rFonts w:ascii="BMWType V2 Light" w:hAnsi="BMWType V2 Light" w:cs="BMWType V2 Light"/>
                <w:sz w:val="20"/>
                <w:szCs w:val="20"/>
              </w:rPr>
              <w:t>. Rutsche</w:t>
            </w:r>
          </w:p>
          <w:p w14:paraId="1AF46E80" w14:textId="77777777" w:rsidR="0094717F" w:rsidRPr="0094717F" w:rsidRDefault="0094717F" w:rsidP="0094717F">
            <w:pPr>
              <w:rPr>
                <w:rFonts w:cs="BMWType V2 Light"/>
              </w:rPr>
            </w:pPr>
            <w:r w:rsidRPr="0094717F">
              <w:rPr>
                <w:rFonts w:cs="BMWType V2 Light"/>
              </w:rPr>
              <w:t>Fehlerfall „Prüfung gescheitert“</w:t>
            </w:r>
          </w:p>
          <w:p w14:paraId="0B3488AE" w14:textId="105C2495" w:rsidR="0094717F" w:rsidRPr="0094717F" w:rsidRDefault="0094717F" w:rsidP="0094717F">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 xml:space="preserve">Ausschleusen über in 3.3.7 genannte </w:t>
            </w:r>
            <w:proofErr w:type="spellStart"/>
            <w:r w:rsidRPr="0094717F">
              <w:rPr>
                <w:rFonts w:ascii="BMWType V2 Light" w:hAnsi="BMWType V2 Light" w:cs="BMWType V2 Light"/>
                <w:sz w:val="20"/>
                <w:szCs w:val="20"/>
              </w:rPr>
              <w:t>n.i.O</w:t>
            </w:r>
            <w:proofErr w:type="spellEnd"/>
            <w:r w:rsidRPr="0094717F">
              <w:rPr>
                <w:rFonts w:ascii="BMWType V2 Light" w:hAnsi="BMWType V2 Light" w:cs="BMWType V2 Light"/>
                <w:sz w:val="20"/>
                <w:szCs w:val="20"/>
              </w:rPr>
              <w:t>. Rutsche</w:t>
            </w:r>
          </w:p>
        </w:tc>
        <w:tc>
          <w:tcPr>
            <w:tcW w:w="0" w:type="auto"/>
          </w:tcPr>
          <w:p w14:paraId="7C3A95E2" w14:textId="77777777" w:rsidR="00754BD5" w:rsidRPr="00FB111E" w:rsidRDefault="00754BD5" w:rsidP="002B3427">
            <w:pPr>
              <w:rPr>
                <w:rFonts w:eastAsia="Calibri" w:cs="BMWType V2 Light"/>
                <w:szCs w:val="22"/>
              </w:rPr>
            </w:pPr>
          </w:p>
        </w:tc>
      </w:tr>
      <w:bookmarkEnd w:id="84"/>
      <w:tr w:rsidR="00754BD5" w:rsidRPr="00BF4A30" w14:paraId="14898547" w14:textId="77777777" w:rsidTr="000C2F69">
        <w:tc>
          <w:tcPr>
            <w:tcW w:w="0" w:type="auto"/>
          </w:tcPr>
          <w:p w14:paraId="629AC188" w14:textId="77777777" w:rsidR="00754BD5" w:rsidRPr="00FB111E" w:rsidRDefault="00754BD5" w:rsidP="00711BA6"/>
        </w:tc>
        <w:tc>
          <w:tcPr>
            <w:tcW w:w="0" w:type="auto"/>
          </w:tcPr>
          <w:p w14:paraId="65FF771D" w14:textId="77777777" w:rsidR="00754BD5" w:rsidRPr="00FB111E" w:rsidRDefault="00754BD5" w:rsidP="006F35DE"/>
        </w:tc>
      </w:tr>
    </w:tbl>
    <w:p w14:paraId="4FD9405F" w14:textId="77777777" w:rsidR="00711BA6" w:rsidRPr="0094717F" w:rsidRDefault="00711BA6" w:rsidP="00544ED0">
      <w:pPr>
        <w:pStyle w:val="berschrift3"/>
      </w:pPr>
      <w:bookmarkStart w:id="85" w:name="_Toc487118055"/>
      <w:bookmarkStart w:id="86" w:name="_Toc112915131"/>
      <w:r w:rsidRPr="0094717F">
        <w:t>Dokumentation Prozessdaten</w:t>
      </w:r>
      <w:bookmarkEnd w:id="85"/>
      <w:bookmarkEnd w:id="8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94717F" w14:paraId="4EE3E74E" w14:textId="77777777" w:rsidTr="000C2F69">
        <w:tc>
          <w:tcPr>
            <w:tcW w:w="0" w:type="auto"/>
          </w:tcPr>
          <w:p w14:paraId="5C874F28" w14:textId="77777777" w:rsidR="00754BD5" w:rsidRPr="0094717F" w:rsidRDefault="00754BD5" w:rsidP="00754BD5">
            <w:r w:rsidRPr="0094717F">
              <w:t>In BMW-Systemen (z.B. IPM) zu dokumentierende Prozessdaten sind mit dem AG abzustimmen. Die Vorgabe erfolgt durch den AG</w:t>
            </w:r>
            <w:r w:rsidR="00053844" w:rsidRPr="0094717F">
              <w:t>.</w:t>
            </w:r>
          </w:p>
          <w:p w14:paraId="4DF498C8" w14:textId="77777777" w:rsidR="00754BD5" w:rsidRPr="0094717F" w:rsidRDefault="00754BD5" w:rsidP="00754BD5"/>
          <w:p w14:paraId="3B961609" w14:textId="77777777" w:rsidR="00754BD5" w:rsidRPr="0094717F" w:rsidRDefault="00754BD5" w:rsidP="00711BA6">
            <w:r w:rsidRPr="0094717F">
              <w:t>Die Terminierung benötigter Vorgaben ist durch den AN im Terminplan einzutragen.</w:t>
            </w:r>
          </w:p>
        </w:tc>
        <w:tc>
          <w:tcPr>
            <w:tcW w:w="0" w:type="auto"/>
          </w:tcPr>
          <w:p w14:paraId="0A7F40C1" w14:textId="15238B49" w:rsidR="00754BD5" w:rsidRPr="0094717F" w:rsidRDefault="00754BD5" w:rsidP="00540FB0"/>
        </w:tc>
      </w:tr>
    </w:tbl>
    <w:p w14:paraId="182D8836" w14:textId="77777777" w:rsidR="00754BD5" w:rsidRPr="0094717F" w:rsidRDefault="00754BD5" w:rsidP="00711BA6"/>
    <w:p w14:paraId="25CF302C" w14:textId="3B1CD555" w:rsidR="00754BD5" w:rsidRPr="0094717F" w:rsidRDefault="00754BD5" w:rsidP="00544ED0">
      <w:pPr>
        <w:pStyle w:val="berschrift3"/>
        <w:rPr>
          <w:lang w:eastAsia="de-DE"/>
        </w:rPr>
      </w:pPr>
      <w:bookmarkStart w:id="87" w:name="_Ref483297204"/>
      <w:bookmarkStart w:id="88" w:name="_Toc485130885"/>
      <w:bookmarkStart w:id="89" w:name="_Toc112915132"/>
      <w:bookmarkStart w:id="90" w:name="_Ref474172223"/>
      <w:bookmarkStart w:id="91" w:name="_Toc487118056"/>
      <w:r w:rsidRPr="0094717F">
        <w:rPr>
          <w:lang w:eastAsia="de-DE"/>
        </w:rPr>
        <w:t>Scannen von Bauteilen</w:t>
      </w:r>
      <w:bookmarkEnd w:id="87"/>
      <w:bookmarkEnd w:id="88"/>
      <w:bookmarkEnd w:id="89"/>
      <w:r w:rsidRPr="0094717F">
        <w:rPr>
          <w:lang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BF4A30" w14:paraId="4D6024A3" w14:textId="77777777" w:rsidTr="000C2F69">
        <w:tc>
          <w:tcPr>
            <w:tcW w:w="0" w:type="auto"/>
          </w:tcPr>
          <w:p w14:paraId="3422F0C9" w14:textId="00C4DB34" w:rsidR="00754BD5" w:rsidRPr="0094717F" w:rsidRDefault="00754BD5" w:rsidP="4C8FC889">
            <w:pPr>
              <w:rPr>
                <w:lang w:eastAsia="de-DE"/>
              </w:rPr>
            </w:pPr>
            <w:r w:rsidRPr="0094717F">
              <w:rPr>
                <w:lang w:eastAsia="de-DE"/>
              </w:rPr>
              <w:t xml:space="preserve">Zur Sicherstellung des korrekten Verbaus oder der Bauteilrückverfolgbarkeit von Einzelteilen werden diese teilweise gescannt (Einzelteil-DMC oder Barcode am Behälter). </w:t>
            </w:r>
            <w:r w:rsidR="7B7FD8A8" w:rsidRPr="0094717F">
              <w:rPr>
                <w:lang w:eastAsia="de-DE"/>
              </w:rPr>
              <w:t>Mit dem Scan kann an der Prüfstation nachvollzogen werden welcher Fehler am Bauteil erkannt wurde. D</w:t>
            </w:r>
            <w:r w:rsidR="671B1D48" w:rsidRPr="0094717F">
              <w:rPr>
                <w:lang w:eastAsia="de-DE"/>
              </w:rPr>
              <w:t xml:space="preserve">er Hand-Scanner wird durch den AN beigestellt und aus der BMW ADM Auswahlliste Standardkomponenten </w:t>
            </w:r>
            <w:r w:rsidR="77330C6C" w:rsidRPr="0094717F">
              <w:rPr>
                <w:lang w:eastAsia="de-DE"/>
              </w:rPr>
              <w:t>ausgewählt.</w:t>
            </w:r>
          </w:p>
          <w:p w14:paraId="1877D670" w14:textId="0FF83758" w:rsidR="00754BD5" w:rsidRPr="0094717F" w:rsidRDefault="00754BD5" w:rsidP="004E365D">
            <w:pPr>
              <w:rPr>
                <w:lang w:eastAsia="de-DE"/>
              </w:rPr>
            </w:pPr>
            <w:r w:rsidRPr="0094717F">
              <w:rPr>
                <w:lang w:eastAsia="de-DE"/>
              </w:rPr>
              <w:t>Ein korrektes Ergebnis wird in der IPM-Datenbank gespeichert.</w:t>
            </w:r>
          </w:p>
          <w:p w14:paraId="68745308" w14:textId="642A6166" w:rsidR="4C8FC889" w:rsidRPr="0094717F" w:rsidRDefault="4C8FC889" w:rsidP="4C8FC889">
            <w:pPr>
              <w:rPr>
                <w:lang w:eastAsia="de-DE"/>
              </w:rPr>
            </w:pPr>
          </w:p>
          <w:p w14:paraId="59506E5F" w14:textId="77777777" w:rsidR="00754BD5" w:rsidRPr="0094717F" w:rsidRDefault="00754BD5" w:rsidP="004E365D">
            <w:pPr>
              <w:rPr>
                <w:lang w:eastAsia="de-DE"/>
              </w:rPr>
            </w:pPr>
            <w:r w:rsidRPr="0094717F">
              <w:rPr>
                <w:lang w:eastAsia="de-DE"/>
              </w:rPr>
              <w:t>Eine Vorgabe zur Bauteilrückverfolgung kann</w:t>
            </w:r>
            <w:r w:rsidR="00746492" w:rsidRPr="0094717F">
              <w:rPr>
                <w:lang w:eastAsia="de-DE"/>
              </w:rPr>
              <w:t xml:space="preserve"> </w:t>
            </w:r>
            <w:r w:rsidR="009E3387" w:rsidRPr="0094717F">
              <w:rPr>
                <w:lang w:eastAsia="de-DE"/>
              </w:rPr>
              <w:t>der</w:t>
            </w:r>
            <w:r w:rsidR="00746492" w:rsidRPr="0094717F">
              <w:rPr>
                <w:lang w:eastAsia="de-DE"/>
              </w:rPr>
              <w:t xml:space="preserve"> BTRV-Liste </w:t>
            </w:r>
            <w:r w:rsidRPr="0094717F">
              <w:rPr>
                <w:lang w:eastAsia="de-DE"/>
              </w:rPr>
              <w:t xml:space="preserve">entnommen werden. </w:t>
            </w:r>
          </w:p>
          <w:p w14:paraId="7DA72466" w14:textId="77777777" w:rsidR="00754BD5" w:rsidRPr="0094717F" w:rsidRDefault="00754BD5" w:rsidP="004E365D">
            <w:pPr>
              <w:rPr>
                <w:lang w:eastAsia="de-DE"/>
              </w:rPr>
            </w:pPr>
            <w:r w:rsidRPr="0094717F">
              <w:rPr>
                <w:lang w:eastAsia="de-DE"/>
              </w:rPr>
              <w:lastRenderedPageBreak/>
              <w:t>Bei einer Chargenrückverfolgung über Behälter muss in der Anlage die Behältergröße parametriert werden, nach einer entsprechenden Anzahl von Bauteilen erscheint die Scan-Aufforderung automatisch.</w:t>
            </w:r>
          </w:p>
          <w:p w14:paraId="102C60DB" w14:textId="0485443D" w:rsidR="00754BD5" w:rsidRPr="0094717F" w:rsidRDefault="00754BD5" w:rsidP="004E365D">
            <w:pPr>
              <w:rPr>
                <w:rFonts w:cs="BMWType V2 Light"/>
              </w:rPr>
            </w:pPr>
            <w:r w:rsidRPr="0094717F">
              <w:rPr>
                <w:rFonts w:cs="BMWType V2 Light"/>
              </w:rPr>
              <w:t>Für eine Einzelteilrückverfolgung sind die DMCs im BMW Group Standard GS91010-2 beschrieben. D</w:t>
            </w:r>
            <w:r w:rsidR="00613018" w:rsidRPr="0094717F">
              <w:rPr>
                <w:rFonts w:cs="BMWType V2 Light"/>
              </w:rPr>
              <w:t xml:space="preserve">ie Anlage muss die Varianten M+8 </w:t>
            </w:r>
            <w:r w:rsidRPr="0094717F">
              <w:rPr>
                <w:rFonts w:cs="BMWType V2 Light"/>
              </w:rPr>
              <w:t>und 7 verarbeiten können.</w:t>
            </w:r>
          </w:p>
          <w:p w14:paraId="118C7885" w14:textId="77777777" w:rsidR="00754BD5" w:rsidRPr="0094717F" w:rsidRDefault="00754BD5" w:rsidP="004E365D">
            <w:pPr>
              <w:rPr>
                <w:lang w:eastAsia="de-DE"/>
              </w:rPr>
            </w:pPr>
          </w:p>
          <w:p w14:paraId="54F83A51" w14:textId="77777777" w:rsidR="00754BD5" w:rsidRPr="0094717F" w:rsidRDefault="00754BD5" w:rsidP="004E365D">
            <w:r w:rsidRPr="0094717F">
              <w:rPr>
                <w:lang w:eastAsia="de-DE"/>
              </w:rPr>
              <w:t xml:space="preserve">Wenn ein DMC auf ein Bauteil aufgebracht wird, muss der DMC nach dem Schreiben auf Lesbarkeit und Güte („Gegenlesen“) geprüft werden. </w:t>
            </w:r>
            <w:r w:rsidRPr="0094717F">
              <w:t>Jeder DMC-Inhalt ist gem. Zeichnung zusätzlich auch als Klarschrift darzustellen.</w:t>
            </w:r>
          </w:p>
        </w:tc>
        <w:tc>
          <w:tcPr>
            <w:tcW w:w="0" w:type="auto"/>
          </w:tcPr>
          <w:p w14:paraId="1293DBB3" w14:textId="631F195C" w:rsidR="00754BD5" w:rsidRPr="0094717F" w:rsidRDefault="00754BD5" w:rsidP="004E365D">
            <w:pPr>
              <w:rPr>
                <w:lang w:eastAsia="de-DE"/>
              </w:rPr>
            </w:pPr>
          </w:p>
        </w:tc>
      </w:tr>
      <w:bookmarkEnd w:id="90"/>
      <w:bookmarkEnd w:id="91"/>
      <w:tr w:rsidR="00754BD5" w:rsidRPr="00BF4A30" w14:paraId="655EE13F" w14:textId="77777777" w:rsidTr="000C2F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nil"/>
              <w:bottom w:val="nil"/>
              <w:right w:val="nil"/>
            </w:tcBorders>
          </w:tcPr>
          <w:p w14:paraId="4964B827" w14:textId="77777777" w:rsidR="00754BD5" w:rsidRPr="00FB111E" w:rsidRDefault="00754BD5" w:rsidP="002B3427">
            <w:pPr>
              <w:rPr>
                <w:lang w:eastAsia="de-DE"/>
              </w:rPr>
            </w:pPr>
          </w:p>
        </w:tc>
        <w:tc>
          <w:tcPr>
            <w:tcW w:w="0" w:type="auto"/>
            <w:tcBorders>
              <w:top w:val="nil"/>
              <w:left w:val="nil"/>
              <w:bottom w:val="nil"/>
              <w:right w:val="nil"/>
            </w:tcBorders>
          </w:tcPr>
          <w:p w14:paraId="37F9946C" w14:textId="77777777" w:rsidR="00540FB0" w:rsidRPr="00FB111E" w:rsidRDefault="00540FB0" w:rsidP="00540FB0">
            <w:pPr>
              <w:rPr>
                <w:rFonts w:ascii="Arial" w:hAnsi="Arial" w:cs="Arial"/>
                <w:b/>
                <w:color w:val="222222"/>
              </w:rPr>
            </w:pPr>
          </w:p>
          <w:p w14:paraId="7CBFCE6B" w14:textId="77777777" w:rsidR="00754BD5" w:rsidRPr="00FB111E" w:rsidRDefault="00754BD5" w:rsidP="002B3427">
            <w:pPr>
              <w:rPr>
                <w:lang w:eastAsia="de-DE"/>
              </w:rPr>
            </w:pPr>
          </w:p>
        </w:tc>
      </w:tr>
    </w:tbl>
    <w:p w14:paraId="4429B89F" w14:textId="719E5B3D" w:rsidR="00754BD5" w:rsidRPr="0094717F" w:rsidRDefault="00754BD5" w:rsidP="00544ED0">
      <w:pPr>
        <w:pStyle w:val="berschrift3"/>
        <w:rPr>
          <w:lang w:val="en-US" w:eastAsia="de-DE"/>
        </w:rPr>
      </w:pPr>
      <w:bookmarkStart w:id="92" w:name="_Toc485130886"/>
      <w:bookmarkStart w:id="93" w:name="_Toc112915133"/>
      <w:bookmarkStart w:id="94" w:name="_Ref472607106"/>
      <w:bookmarkStart w:id="95" w:name="_Ref484012174"/>
      <w:bookmarkStart w:id="96" w:name="_Toc487118057"/>
      <w:r w:rsidRPr="0094717F">
        <w:rPr>
          <w:lang w:val="en-US" w:eastAsia="de-DE"/>
        </w:rPr>
        <w:t xml:space="preserve">Mess- und </w:t>
      </w:r>
      <w:proofErr w:type="spellStart"/>
      <w:proofErr w:type="gramStart"/>
      <w:r w:rsidRPr="0094717F">
        <w:rPr>
          <w:lang w:val="en-US" w:eastAsia="de-DE"/>
        </w:rPr>
        <w:t>Prozessdatenspeicherung</w:t>
      </w:r>
      <w:bookmarkEnd w:id="92"/>
      <w:bookmarkEnd w:id="93"/>
      <w:proofErr w:type="spellEnd"/>
      <w:proofErr w:type="gramEnd"/>
      <w:r w:rsidRPr="0094717F">
        <w:rPr>
          <w:lang w:val="en-US"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94717F" w14:paraId="078201E3" w14:textId="77777777" w:rsidTr="000C2F69">
        <w:tc>
          <w:tcPr>
            <w:tcW w:w="0" w:type="auto"/>
          </w:tcPr>
          <w:p w14:paraId="0F9C84DB" w14:textId="77777777" w:rsidR="00754BD5" w:rsidRPr="0094717F" w:rsidRDefault="00754BD5" w:rsidP="004E365D">
            <w:pPr>
              <w:rPr>
                <w:lang w:eastAsia="de-DE"/>
              </w:rPr>
            </w:pPr>
            <w:r w:rsidRPr="0094717F">
              <w:rPr>
                <w:lang w:eastAsia="de-DE"/>
              </w:rPr>
              <w:t>Im Angebot muss berücksichtigt werden, dass alle aufgenommenen Mess- und Prozessdaten der Station inkl. Status (</w:t>
            </w:r>
            <w:proofErr w:type="spellStart"/>
            <w:r w:rsidRPr="0094717F">
              <w:rPr>
                <w:lang w:eastAsia="de-DE"/>
              </w:rPr>
              <w:t>iO</w:t>
            </w:r>
            <w:proofErr w:type="spellEnd"/>
            <w:r w:rsidRPr="0094717F">
              <w:rPr>
                <w:lang w:eastAsia="de-DE"/>
              </w:rPr>
              <w:t xml:space="preserve">, </w:t>
            </w:r>
            <w:proofErr w:type="spellStart"/>
            <w:r w:rsidRPr="0094717F">
              <w:rPr>
                <w:lang w:eastAsia="de-DE"/>
              </w:rPr>
              <w:t>niO</w:t>
            </w:r>
            <w:proofErr w:type="spellEnd"/>
            <w:r w:rsidRPr="0094717F">
              <w:rPr>
                <w:lang w:eastAsia="de-DE"/>
              </w:rPr>
              <w:t>, …)</w:t>
            </w:r>
            <w:r w:rsidR="00F73DF9" w:rsidRPr="0094717F">
              <w:rPr>
                <w:lang w:eastAsia="de-DE"/>
              </w:rPr>
              <w:t xml:space="preserve"> </w:t>
            </w:r>
            <w:r w:rsidRPr="0094717F">
              <w:rPr>
                <w:lang w:eastAsia="de-DE"/>
              </w:rPr>
              <w:t>und Sollwert bauteilbezogen an die IPM-Datenbank geschi</w:t>
            </w:r>
            <w:r w:rsidR="009E3387" w:rsidRPr="0094717F">
              <w:rPr>
                <w:lang w:eastAsia="de-DE"/>
              </w:rPr>
              <w:t>ckt werden müssen. Die Anlagenk</w:t>
            </w:r>
            <w:r w:rsidRPr="0094717F">
              <w:rPr>
                <w:lang w:eastAsia="de-DE"/>
              </w:rPr>
              <w:t>omponenten sind so auszuwählen, dass die Daten gemessen und verschickt werden können. Abweichungen sind nur nach schriftlicher Genehmigung des AG zulässig.</w:t>
            </w:r>
          </w:p>
        </w:tc>
        <w:tc>
          <w:tcPr>
            <w:tcW w:w="0" w:type="auto"/>
          </w:tcPr>
          <w:p w14:paraId="02A177EA" w14:textId="657FC466" w:rsidR="00754BD5" w:rsidRPr="0094717F" w:rsidRDefault="00754BD5" w:rsidP="004E365D">
            <w:pPr>
              <w:rPr>
                <w:lang w:val="en-US" w:eastAsia="de-DE"/>
              </w:rPr>
            </w:pPr>
          </w:p>
        </w:tc>
      </w:tr>
    </w:tbl>
    <w:bookmarkEnd w:id="94"/>
    <w:bookmarkEnd w:id="95"/>
    <w:bookmarkEnd w:id="96"/>
    <w:p w14:paraId="218F0596" w14:textId="2A242C8C" w:rsidR="00754BD5" w:rsidRPr="0094717F" w:rsidRDefault="0DCC97C3" w:rsidP="00754BD5">
      <w:r w:rsidRPr="0094717F">
        <w:t xml:space="preserve">Die Messdaten / Bilder müssen für </w:t>
      </w:r>
      <w:r w:rsidR="14DC04F4" w:rsidRPr="0094717F">
        <w:t>300.000</w:t>
      </w:r>
      <w:r w:rsidRPr="0094717F">
        <w:t xml:space="preserve"> </w:t>
      </w:r>
      <w:r w:rsidR="0625CB1D" w:rsidRPr="0094717F">
        <w:t>Bauteile</w:t>
      </w:r>
      <w:r w:rsidR="048914BC" w:rsidRPr="0094717F">
        <w:t xml:space="preserve"> (1 Wochenproduktion)</w:t>
      </w:r>
      <w:r w:rsidR="0625CB1D" w:rsidRPr="0094717F">
        <w:t xml:space="preserve"> gesichert werden, danach werden diese automatisch </w:t>
      </w:r>
      <w:r w:rsidR="45161D58" w:rsidRPr="0094717F">
        <w:t>überschrieben.</w:t>
      </w:r>
    </w:p>
    <w:p w14:paraId="6A9B4FA7" w14:textId="1E91C30A" w:rsidR="002B22B4" w:rsidRDefault="002B22B4" w:rsidP="002B22B4">
      <w:pPr>
        <w:rPr>
          <w:highlight w:val="green"/>
        </w:rPr>
      </w:pPr>
    </w:p>
    <w:p w14:paraId="61843DEB" w14:textId="146BADEA" w:rsidR="004E14E7" w:rsidRDefault="004E14E7" w:rsidP="4C8FC889">
      <w:pPr>
        <w:pStyle w:val="berschrift1"/>
        <w:jc w:val="left"/>
        <w:rPr>
          <w:lang w:val="en-US" w:eastAsia="de-DE"/>
        </w:rPr>
      </w:pPr>
      <w:bookmarkStart w:id="97" w:name="_Toc485130890"/>
      <w:bookmarkStart w:id="98" w:name="_Toc112915134"/>
      <w:r>
        <w:t>Auslegung</w:t>
      </w:r>
      <w:bookmarkEnd w:id="97"/>
      <w:bookmarkEnd w:id="98"/>
      <w:r w:rsidR="00913ECF">
        <w:t xml:space="preserve"> </w:t>
      </w:r>
    </w:p>
    <w:p w14:paraId="5796E59E" w14:textId="5F202E0E" w:rsidR="00F02574" w:rsidRPr="0094717F" w:rsidRDefault="00F02574" w:rsidP="00544ED0">
      <w:pPr>
        <w:pStyle w:val="berschrift3"/>
      </w:pPr>
      <w:bookmarkStart w:id="99" w:name="_Toc485130894"/>
      <w:bookmarkStart w:id="100" w:name="_Toc112915135"/>
      <w:r w:rsidRPr="0094717F">
        <w:t>Allgemeine Auslegungsprämissen</w:t>
      </w:r>
      <w:bookmarkEnd w:id="99"/>
      <w:bookmarkEnd w:id="100"/>
      <w:r w:rsidR="00913ECF"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BF4A30" w14:paraId="218C16E4" w14:textId="77777777" w:rsidTr="000C2F69">
        <w:trPr>
          <w:trHeight w:val="1537"/>
        </w:trPr>
        <w:tc>
          <w:tcPr>
            <w:tcW w:w="0" w:type="auto"/>
          </w:tcPr>
          <w:p w14:paraId="6D4892CD" w14:textId="3D9FCC3C" w:rsidR="00F02574" w:rsidRPr="0094717F" w:rsidRDefault="00F02574" w:rsidP="5B2CC629">
            <w:pPr>
              <w:pStyle w:val="Aufzhlung"/>
              <w:tabs>
                <w:tab w:val="num" w:pos="720"/>
              </w:tabs>
              <w:spacing w:after="0"/>
              <w:rPr>
                <w:rFonts w:cs="BMWType V2 Light"/>
              </w:rPr>
            </w:pPr>
            <w:r w:rsidRPr="0094717F">
              <w:rPr>
                <w:rFonts w:cs="BMWType V2 Light"/>
              </w:rPr>
              <w:t xml:space="preserve">Betriebsarten: getaktetes Fließen </w:t>
            </w:r>
          </w:p>
          <w:p w14:paraId="1434B0EC" w14:textId="77777777" w:rsidR="00F02574" w:rsidRPr="0094717F" w:rsidRDefault="00F02574" w:rsidP="5B2CC629">
            <w:pPr>
              <w:pStyle w:val="Aufzhlung"/>
              <w:tabs>
                <w:tab w:val="num" w:pos="720"/>
              </w:tabs>
              <w:spacing w:after="0"/>
              <w:rPr>
                <w:rFonts w:cs="BMWType V2 Light"/>
              </w:rPr>
            </w:pPr>
            <w:r w:rsidRPr="0094717F">
              <w:rPr>
                <w:rFonts w:cs="BMWType V2 Light"/>
              </w:rPr>
              <w:t>Zielsetzung: Nutzung der Anlagentechnik über mind. 2 Produktgenerationen (16 – 18 Jahre). Bei Werkzeugen sind ggf. Standzeiten (in Abhängigkeit vom Produktionsvolumen) und Austausch- / Reparaturkosten auszuweisen.</w:t>
            </w:r>
          </w:p>
        </w:tc>
        <w:tc>
          <w:tcPr>
            <w:tcW w:w="0" w:type="auto"/>
          </w:tcPr>
          <w:p w14:paraId="52C9C4B4" w14:textId="7093BB94" w:rsidR="00F02574" w:rsidRPr="0094717F" w:rsidRDefault="00F02574" w:rsidP="5B2CC629">
            <w:pPr>
              <w:pStyle w:val="Aufzhlung"/>
              <w:tabs>
                <w:tab w:val="num" w:pos="720"/>
              </w:tabs>
              <w:spacing w:after="0"/>
              <w:rPr>
                <w:rFonts w:eastAsia="Calibri" w:cs="BMWType V2 Light"/>
                <w:lang w:val="en-US"/>
              </w:rPr>
            </w:pPr>
          </w:p>
        </w:tc>
      </w:tr>
    </w:tbl>
    <w:p w14:paraId="1656F914" w14:textId="6E901D91" w:rsidR="00F02574" w:rsidRPr="00040AE1" w:rsidRDefault="00F02574" w:rsidP="00544ED0">
      <w:pPr>
        <w:pStyle w:val="berschrift2"/>
      </w:pPr>
      <w:bookmarkStart w:id="101" w:name="_Toc485130895"/>
      <w:bookmarkStart w:id="102" w:name="_Toc112915136"/>
      <w:r w:rsidRPr="00040AE1">
        <w:t>Kenngrößen</w:t>
      </w:r>
      <w:bookmarkEnd w:id="101"/>
      <w:bookmarkEnd w:id="102"/>
      <w:r w:rsidR="00771A60">
        <w:t xml:space="preserve"> </w:t>
      </w:r>
    </w:p>
    <w:p w14:paraId="219E3C59" w14:textId="39F428CB" w:rsidR="00F02574" w:rsidRPr="00040AE1" w:rsidRDefault="00F02574" w:rsidP="00544ED0">
      <w:pPr>
        <w:pStyle w:val="berschrift3"/>
        <w:rPr>
          <w:highlight w:val="green"/>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14:paraId="2BCF0BA2" w14:textId="77777777" w:rsidTr="000C2F69">
        <w:tc>
          <w:tcPr>
            <w:tcW w:w="0" w:type="auto"/>
          </w:tcPr>
          <w:p w14:paraId="4E7DF221" w14:textId="77777777" w:rsidR="00F02574" w:rsidRPr="00662826" w:rsidRDefault="00F02574" w:rsidP="00F02574">
            <w:pPr>
              <w:rPr>
                <w:b/>
              </w:rPr>
            </w:pPr>
            <w:r w:rsidRPr="003B6AB9">
              <w:rPr>
                <w:b/>
              </w:rPr>
              <w:t>Laufzeit (Alternativ: Belegungszeit)</w:t>
            </w:r>
          </w:p>
          <w:p w14:paraId="50BEC6FC" w14:textId="77777777" w:rsidR="00F02574" w:rsidRDefault="00F02574" w:rsidP="00F02574">
            <w:r>
              <w:t>Die Laufzeit ist die Arbeitszeit (= Schichtende – Schichtbeginn) abzgl. geplanter Stillstände (Pausen, geplante Wartung, Sonderthemen wie Unterweisungen oder Betriebsversammlung…).</w:t>
            </w:r>
          </w:p>
          <w:p w14:paraId="41E49A12" w14:textId="77777777" w:rsidR="00F02574" w:rsidRDefault="00F02574" w:rsidP="00F02574">
            <w:pPr>
              <w:rPr>
                <w:b/>
                <w:highlight w:val="green"/>
              </w:rPr>
            </w:pPr>
          </w:p>
          <w:p w14:paraId="79F78D49" w14:textId="77777777" w:rsidR="00F02574" w:rsidRPr="00704647" w:rsidRDefault="00F02574" w:rsidP="00F02574">
            <w:pPr>
              <w:rPr>
                <w:rFonts w:cs="BMWType V2 Light"/>
                <w:b/>
              </w:rPr>
            </w:pPr>
            <w:r w:rsidRPr="003B6AB9">
              <w:rPr>
                <w:b/>
              </w:rPr>
              <w:t>Technische Verfügbarkeit Einzelstationen (TVF)</w:t>
            </w:r>
          </w:p>
          <w:p w14:paraId="28F4272D" w14:textId="77777777" w:rsidR="00F02574" w:rsidRDefault="00F02574" w:rsidP="00F02574">
            <w:pPr>
              <w:overflowPunct/>
              <w:jc w:val="left"/>
              <w:textAlignment w:val="auto"/>
              <w:rPr>
                <w:rFonts w:cs="BMWType V2 Light"/>
                <w:color w:val="000000"/>
                <w:kern w:val="0"/>
                <w:lang w:eastAsia="de-DE"/>
              </w:rPr>
            </w:pPr>
            <w:r w:rsidRPr="00704647">
              <w:rPr>
                <w:rFonts w:cs="BMWType V2 Light"/>
                <w:color w:val="000000"/>
                <w:kern w:val="0"/>
                <w:lang w:eastAsia="de-DE"/>
              </w:rPr>
              <w:t xml:space="preserve">Die Kennzahl </w:t>
            </w:r>
            <w:r w:rsidR="00D92708">
              <w:rPr>
                <w:rFonts w:cs="BMWType V2 Light"/>
                <w:color w:val="000000"/>
                <w:kern w:val="0"/>
                <w:lang w:eastAsia="de-DE"/>
              </w:rPr>
              <w:t>„</w:t>
            </w:r>
            <w:r w:rsidRPr="00704647">
              <w:rPr>
                <w:rFonts w:cs="BMWType V2 Light"/>
                <w:color w:val="000000"/>
                <w:kern w:val="0"/>
                <w:lang w:eastAsia="de-DE"/>
              </w:rPr>
              <w:t>technische Verfügbarkeit</w:t>
            </w:r>
            <w:r w:rsidR="00D92708">
              <w:rPr>
                <w:rFonts w:cs="BMWType V2 Light"/>
                <w:color w:val="000000"/>
                <w:kern w:val="0"/>
                <w:lang w:eastAsia="de-DE"/>
              </w:rPr>
              <w:t>“</w:t>
            </w:r>
            <w:r w:rsidRPr="00704647">
              <w:rPr>
                <w:rFonts w:cs="BMWType V2 Light"/>
                <w:color w:val="000000"/>
                <w:kern w:val="0"/>
                <w:lang w:eastAsia="de-DE"/>
              </w:rPr>
              <w:t xml:space="preserve"> (identisch mit: Technischer Nutzungsgrad NT) gibt den prozentualen Anteil der Belegungszeit an, für den die Maschine/ Anlage ohne technischen Mangel der Produktion zur Verfügung steht. </w:t>
            </w:r>
          </w:p>
          <w:p w14:paraId="398FB45A" w14:textId="77777777" w:rsidR="00F02574" w:rsidRDefault="00F02574" w:rsidP="00F02574">
            <w:pPr>
              <w:overflowPunct/>
              <w:jc w:val="left"/>
              <w:textAlignment w:val="auto"/>
              <w:rPr>
                <w:rFonts w:cs="BMWType V2 Light"/>
                <w:color w:val="000000"/>
                <w:kern w:val="0"/>
                <w:lang w:eastAsia="de-DE"/>
              </w:rPr>
            </w:pPr>
            <w:r w:rsidRPr="00704647">
              <w:rPr>
                <w:rFonts w:cs="BMWType V2 Light"/>
                <w:color w:val="000000"/>
                <w:kern w:val="0"/>
                <w:lang w:eastAsia="de-DE"/>
              </w:rPr>
              <w:t xml:space="preserve">Die Definition der Kennzahl bezieht sich auf Einzelmaschinen bzw. Komponenten eines Systems. Darunter werden Maschinen verstanden, die eine abgeschlossene Produktionseinheit bilden und nicht </w:t>
            </w:r>
            <w:r>
              <w:rPr>
                <w:rFonts w:cs="BMWType V2 Light"/>
                <w:color w:val="000000"/>
                <w:kern w:val="0"/>
                <w:lang w:eastAsia="de-DE"/>
              </w:rPr>
              <w:t xml:space="preserve">fest </w:t>
            </w:r>
            <w:r w:rsidRPr="00704647">
              <w:rPr>
                <w:rFonts w:cs="BMWType V2 Light"/>
                <w:color w:val="000000"/>
                <w:kern w:val="0"/>
                <w:lang w:eastAsia="de-DE"/>
              </w:rPr>
              <w:t>miteinander</w:t>
            </w:r>
            <w:r>
              <w:rPr>
                <w:rFonts w:cs="BMWType V2 Light"/>
                <w:color w:val="000000"/>
                <w:kern w:val="0"/>
                <w:lang w:eastAsia="de-DE"/>
              </w:rPr>
              <w:t xml:space="preserve"> </w:t>
            </w:r>
            <w:r w:rsidRPr="003F0DF2">
              <w:rPr>
                <w:rFonts w:cs="BMWType V2 Light"/>
                <w:color w:val="000000"/>
                <w:kern w:val="0"/>
                <w:lang w:eastAsia="de-DE"/>
              </w:rPr>
              <w:t>verkettet</w:t>
            </w:r>
            <w:r w:rsidRPr="00704647">
              <w:rPr>
                <w:rFonts w:cs="BMWType V2 Light"/>
                <w:color w:val="000000"/>
                <w:kern w:val="0"/>
                <w:lang w:eastAsia="de-DE"/>
              </w:rPr>
              <w:t xml:space="preserve"> sind. </w:t>
            </w:r>
          </w:p>
          <w:p w14:paraId="5906B3B7" w14:textId="77777777" w:rsidR="00771A60" w:rsidRPr="00704647" w:rsidRDefault="00771A60" w:rsidP="00F02574">
            <w:pPr>
              <w:overflowPunct/>
              <w:jc w:val="left"/>
              <w:textAlignment w:val="auto"/>
              <w:rPr>
                <w:rFonts w:cs="BMWType V2 Light"/>
                <w:color w:val="000000"/>
                <w:kern w:val="0"/>
                <w:lang w:eastAsia="de-DE"/>
              </w:rPr>
            </w:pPr>
          </w:p>
          <w:p w14:paraId="71295735" w14:textId="77777777" w:rsidR="00F02574" w:rsidRPr="00704647" w:rsidRDefault="00F02574" w:rsidP="00F02574">
            <w:pPr>
              <w:rPr>
                <w:rFonts w:cs="BMWType V2 Light"/>
              </w:rPr>
            </w:pPr>
          </w:p>
          <w:p w14:paraId="5A038363" w14:textId="77777777" w:rsidR="00F02574" w:rsidRPr="006A4FF0" w:rsidRDefault="00F02574" w:rsidP="00F02574">
            <w:pPr>
              <w:rPr>
                <w:rFonts w:cs="BMWType V2 Light"/>
              </w:rPr>
            </w:pPr>
            <m:oMathPara>
              <m:oMath>
                <m:r>
                  <w:rPr>
                    <w:rFonts w:ascii="Cambria Math" w:hAnsi="Cambria Math" w:cs="BMWType V2 Light"/>
                  </w:rPr>
                  <m:t>TVF=</m:t>
                </m:r>
                <m:f>
                  <m:fPr>
                    <m:ctrlPr>
                      <w:rPr>
                        <w:rFonts w:ascii="Cambria Math" w:hAnsi="Cambria Math" w:cs="BMWType V2 Light"/>
                        <w:i/>
                      </w:rPr>
                    </m:ctrlPr>
                  </m:fPr>
                  <m:num>
                    <m:r>
                      <w:rPr>
                        <w:rFonts w:ascii="Cambria Math" w:hAnsi="Cambria Math" w:cs="BMWType V2 Light"/>
                      </w:rPr>
                      <m:t>Laufzeit-technische Ausfallzeiten</m:t>
                    </m:r>
                  </m:num>
                  <m:den>
                    <m:r>
                      <w:rPr>
                        <w:rFonts w:ascii="Cambria Math" w:hAnsi="Cambria Math" w:cs="BMWType V2 Light"/>
                      </w:rPr>
                      <m:t>Laufzeit</m:t>
                    </m:r>
                  </m:den>
                </m:f>
              </m:oMath>
            </m:oMathPara>
          </w:p>
          <w:p w14:paraId="53D465F9" w14:textId="77777777" w:rsidR="00F02574" w:rsidRDefault="00F02574" w:rsidP="00F02574">
            <w:pPr>
              <w:rPr>
                <w:b/>
              </w:rPr>
            </w:pPr>
          </w:p>
          <w:p w14:paraId="1658E8B6" w14:textId="77777777" w:rsidR="00F02574" w:rsidRPr="003B6AB9" w:rsidRDefault="00F02574" w:rsidP="00F02574">
            <w:pPr>
              <w:rPr>
                <w:b/>
              </w:rPr>
            </w:pPr>
            <w:r w:rsidRPr="003B6AB9">
              <w:rPr>
                <w:b/>
              </w:rPr>
              <w:lastRenderedPageBreak/>
              <w:t>Ausbringung</w:t>
            </w:r>
          </w:p>
          <w:p w14:paraId="6BE44D21" w14:textId="77777777" w:rsidR="00F02574" w:rsidRPr="003B6AB9" w:rsidRDefault="005A66EA" w:rsidP="00F02574">
            <w:r>
              <w:t xml:space="preserve">Anzahl von </w:t>
            </w:r>
            <w:proofErr w:type="spellStart"/>
            <w:r>
              <w:t>iO</w:t>
            </w:r>
            <w:proofErr w:type="spellEnd"/>
            <w:r w:rsidR="00F02574" w:rsidRPr="003B6AB9">
              <w:t xml:space="preserve"> Bauteilen bzw. Einheiten in einem bestimmten Zeitabschnitt, z.B. pro Stunde (E/h) oder pro Schicht (E/Schicht).</w:t>
            </w:r>
          </w:p>
          <w:p w14:paraId="306FE1FA" w14:textId="77777777" w:rsidR="00F02574" w:rsidRPr="003B6AB9" w:rsidRDefault="00F02574" w:rsidP="00F02574"/>
          <w:p w14:paraId="4F3CF861" w14:textId="77777777" w:rsidR="00F02574" w:rsidRPr="003B6AB9" w:rsidRDefault="00F02574" w:rsidP="00F02574">
            <w:pPr>
              <w:rPr>
                <w:b/>
              </w:rPr>
            </w:pPr>
            <w:r w:rsidRPr="003B6AB9">
              <w:rPr>
                <w:b/>
              </w:rPr>
              <w:t>Kundentakt(-zeit)</w:t>
            </w:r>
          </w:p>
          <w:p w14:paraId="711182CB" w14:textId="77777777" w:rsidR="00F02574" w:rsidRPr="003B6AB9" w:rsidRDefault="00F02574" w:rsidP="00F02574">
            <w:r w:rsidRPr="003B6AB9">
              <w:t xml:space="preserve">Beschreibt die durchschnittliche Zeit, in der ein Produkt in einem realen Prozess (inkl. Störungen und Fehlern) gefertigt wird. </w:t>
            </w:r>
          </w:p>
          <w:p w14:paraId="47D3929E" w14:textId="77777777" w:rsidR="00F02574" w:rsidRPr="00732D79" w:rsidRDefault="00F02574" w:rsidP="00F02574">
            <m:oMathPara>
              <m:oMath>
                <m:r>
                  <w:rPr>
                    <w:rFonts w:ascii="Cambria Math" w:hAnsi="Cambria Math"/>
                  </w:rPr>
                  <m:t xml:space="preserve">Kundentaktzeit </m:t>
                </m:r>
                <m:d>
                  <m:dPr>
                    <m:begChr m:val="["/>
                    <m:endChr m:val="]"/>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3600</m:t>
                    </m:r>
                    <m:f>
                      <m:fPr>
                        <m:ctrlPr>
                          <w:rPr>
                            <w:rFonts w:ascii="Cambria Math" w:hAnsi="Cambria Math"/>
                            <w:i/>
                          </w:rPr>
                        </m:ctrlPr>
                      </m:fPr>
                      <m:num>
                        <m:r>
                          <w:rPr>
                            <w:rFonts w:ascii="Cambria Math" w:hAnsi="Cambria Math"/>
                          </w:rPr>
                          <m:t>s</m:t>
                        </m:r>
                      </m:num>
                      <m:den>
                        <m:r>
                          <w:rPr>
                            <w:rFonts w:ascii="Cambria Math" w:hAnsi="Cambria Math"/>
                          </w:rPr>
                          <m:t>h</m:t>
                        </m:r>
                      </m:den>
                    </m:f>
                  </m:num>
                  <m:den>
                    <m:r>
                      <w:rPr>
                        <w:rFonts w:ascii="Cambria Math" w:hAnsi="Cambria Math"/>
                      </w:rPr>
                      <m:t>Ausbringung [.</m:t>
                    </m:r>
                    <m:f>
                      <m:fPr>
                        <m:ctrlPr>
                          <w:rPr>
                            <w:rFonts w:ascii="Cambria Math" w:hAnsi="Cambria Math"/>
                            <w:i/>
                          </w:rPr>
                        </m:ctrlPr>
                      </m:fPr>
                      <m:num>
                        <m:r>
                          <w:rPr>
                            <w:rFonts w:ascii="Cambria Math" w:hAnsi="Cambria Math"/>
                          </w:rPr>
                          <m:t>E</m:t>
                        </m:r>
                      </m:num>
                      <m:den>
                        <m:r>
                          <w:rPr>
                            <w:rFonts w:ascii="Cambria Math" w:hAnsi="Cambria Math"/>
                          </w:rPr>
                          <m:t>h</m:t>
                        </m:r>
                      </m:den>
                    </m:f>
                    <m:r>
                      <w:rPr>
                        <w:rFonts w:ascii="Cambria Math" w:hAnsi="Cambria Math"/>
                      </w:rPr>
                      <m:t>]</m:t>
                    </m:r>
                  </m:den>
                </m:f>
              </m:oMath>
            </m:oMathPara>
          </w:p>
          <w:p w14:paraId="1AAC8E65" w14:textId="77777777" w:rsidR="00732D79" w:rsidRPr="003B6AB9" w:rsidRDefault="00732D79" w:rsidP="00F02574"/>
          <w:p w14:paraId="68DF67BF" w14:textId="77777777" w:rsidR="00F02574" w:rsidRPr="003B6AB9" w:rsidRDefault="00F02574" w:rsidP="00F02574">
            <w:pPr>
              <w:rPr>
                <w:b/>
              </w:rPr>
            </w:pPr>
            <w:r w:rsidRPr="003B6AB9">
              <w:rPr>
                <w:b/>
              </w:rPr>
              <w:t>Auslegungstaktzeit</w:t>
            </w:r>
            <w:r>
              <w:rPr>
                <w:b/>
              </w:rPr>
              <w:t xml:space="preserve"> (Zykluszeit des Prozessschrittes)</w:t>
            </w:r>
          </w:p>
          <w:p w14:paraId="5D9BE6EC" w14:textId="77777777" w:rsidR="00F02574" w:rsidRDefault="00F02574" w:rsidP="00F02574">
            <w:r w:rsidRPr="003B6AB9">
              <w:t xml:space="preserve">Beschreibt die Zeit, in der ein Produkt in einem idealen Prozess (keine Störungen, keine Fehler) gefertigt werden könnte. </w:t>
            </w:r>
          </w:p>
          <w:p w14:paraId="40F6D216" w14:textId="77777777" w:rsidR="00F02574" w:rsidRPr="003B6AB9" w:rsidRDefault="00F02574" w:rsidP="00F02574">
            <w:pPr>
              <w:rPr>
                <w:rFonts w:cs="BMWType V2 Light"/>
              </w:rPr>
            </w:pPr>
          </w:p>
          <w:p w14:paraId="57E6747A" w14:textId="77777777" w:rsidR="00F02574" w:rsidRPr="003B6AB9" w:rsidRDefault="00F02574" w:rsidP="00F02574">
            <w:pPr>
              <w:rPr>
                <w:rFonts w:cs="BMWType V2 Light"/>
              </w:rPr>
            </w:pPr>
            <w:r w:rsidRPr="003B6AB9">
              <w:rPr>
                <w:rFonts w:cs="BMWType V2 Light"/>
                <w:b/>
              </w:rPr>
              <w:t>Overall Equipment Efficiency (OEE)</w:t>
            </w:r>
          </w:p>
          <w:p w14:paraId="3F0F4808" w14:textId="77777777" w:rsidR="00F02574" w:rsidRDefault="00F02574" w:rsidP="00F02574">
            <w:pPr>
              <w:overflowPunct/>
              <w:jc w:val="left"/>
              <w:textAlignment w:val="auto"/>
              <w:rPr>
                <w:rFonts w:cs="BMWType V2 Light"/>
                <w:color w:val="000000"/>
                <w:kern w:val="0"/>
                <w:lang w:eastAsia="de-DE"/>
              </w:rPr>
            </w:pPr>
            <w:r w:rsidRPr="003B6AB9">
              <w:rPr>
                <w:rFonts w:cs="BMWType V2 Light"/>
                <w:color w:val="000000"/>
                <w:kern w:val="0"/>
                <w:lang w:eastAsia="de-DE"/>
              </w:rPr>
              <w:t>Die Kennzahl Netto-OEE Gesamtanlage (Netto Overall</w:t>
            </w:r>
            <w:r w:rsidRPr="00704647">
              <w:rPr>
                <w:rFonts w:cs="BMWType V2 Light"/>
                <w:color w:val="000000"/>
                <w:kern w:val="0"/>
                <w:lang w:eastAsia="de-DE"/>
              </w:rPr>
              <w:t xml:space="preserve"> Equipment-Efficiency) spiegelt die Effizienz des Betriebs eines Produktionssystems auf Basis </w:t>
            </w:r>
            <w:r>
              <w:rPr>
                <w:rFonts w:cs="BMWType V2 Light"/>
                <w:color w:val="000000"/>
                <w:kern w:val="0"/>
                <w:lang w:eastAsia="de-DE"/>
              </w:rPr>
              <w:t xml:space="preserve">der </w:t>
            </w:r>
            <w:r w:rsidRPr="00704647">
              <w:rPr>
                <w:rFonts w:cs="BMWType V2 Light"/>
                <w:color w:val="000000"/>
                <w:kern w:val="0"/>
                <w:lang w:eastAsia="de-DE"/>
              </w:rPr>
              <w:t>Summe der Schichtzeiten (inkl. Pausen) wider.</w:t>
            </w:r>
          </w:p>
          <w:p w14:paraId="484B4155" w14:textId="77777777" w:rsidR="00F02574" w:rsidRDefault="00F02574" w:rsidP="00F02574">
            <w:pPr>
              <w:overflowPunct/>
              <w:jc w:val="left"/>
              <w:textAlignment w:val="auto"/>
              <w:rPr>
                <w:rFonts w:cs="BMWType V2 Light"/>
                <w:color w:val="000000"/>
                <w:kern w:val="0"/>
                <w:lang w:eastAsia="de-DE"/>
              </w:rPr>
            </w:pPr>
          </w:p>
          <w:p w14:paraId="0A163F56" w14:textId="77777777" w:rsidR="00F02574" w:rsidRPr="00F02574" w:rsidRDefault="00F02574" w:rsidP="00F02574">
            <w:pPr>
              <w:rPr>
                <w:rFonts w:cs="BMWType V2 Light"/>
                <w:sz w:val="17"/>
                <w:szCs w:val="17"/>
              </w:rPr>
            </w:pPr>
            <m:oMathPara>
              <m:oMath>
                <m:r>
                  <w:rPr>
                    <w:rFonts w:ascii="Cambria Math" w:hAnsi="Cambria Math" w:cs="BMWType V2 Light"/>
                    <w:sz w:val="17"/>
                    <w:szCs w:val="17"/>
                  </w:rPr>
                  <m:t>OEE=</m:t>
                </m:r>
                <m:f>
                  <m:fPr>
                    <m:ctrlPr>
                      <w:rPr>
                        <w:rFonts w:ascii="Cambria Math" w:hAnsi="Cambria Math" w:cs="BMWType V2 Light"/>
                        <w:i/>
                        <w:sz w:val="17"/>
                        <w:szCs w:val="17"/>
                      </w:rPr>
                    </m:ctrlPr>
                  </m:fPr>
                  <m:num>
                    <m:r>
                      <w:rPr>
                        <w:rFonts w:ascii="Cambria Math" w:hAnsi="Cambria Math" w:cs="BMWType V2 Light"/>
                        <w:sz w:val="17"/>
                        <w:szCs w:val="17"/>
                      </w:rPr>
                      <m:t>(Auslegungstaktzeit_Engpass)*Ausbringung</m:t>
                    </m:r>
                  </m:num>
                  <m:den>
                    <m:r>
                      <w:rPr>
                        <w:rFonts w:ascii="Cambria Math" w:hAnsi="Cambria Math" w:cs="BMWType V2 Light"/>
                        <w:sz w:val="17"/>
                        <w:szCs w:val="17"/>
                      </w:rPr>
                      <m:t>Laufzeit</m:t>
                    </m:r>
                  </m:den>
                </m:f>
              </m:oMath>
            </m:oMathPara>
          </w:p>
          <w:p w14:paraId="12887779" w14:textId="77777777" w:rsidR="00F02574" w:rsidRDefault="00F02574" w:rsidP="009E7A29">
            <w:pPr>
              <w:overflowPunct/>
              <w:autoSpaceDE/>
              <w:autoSpaceDN/>
              <w:adjustRightInd/>
              <w:jc w:val="left"/>
              <w:textAlignment w:val="auto"/>
              <w:rPr>
                <w:rFonts w:eastAsia="Calibri" w:cs="BMWType V2 Light"/>
                <w:szCs w:val="22"/>
              </w:rPr>
            </w:pPr>
          </w:p>
        </w:tc>
        <w:tc>
          <w:tcPr>
            <w:tcW w:w="0" w:type="auto"/>
          </w:tcPr>
          <w:p w14:paraId="3C79E83C" w14:textId="77777777" w:rsidR="00F02574" w:rsidRDefault="00F02574" w:rsidP="009E7A29">
            <w:pPr>
              <w:overflowPunct/>
              <w:autoSpaceDE/>
              <w:autoSpaceDN/>
              <w:adjustRightInd/>
              <w:jc w:val="left"/>
              <w:textAlignment w:val="auto"/>
              <w:rPr>
                <w:rFonts w:eastAsia="Calibri" w:cs="BMWType V2 Light"/>
                <w:szCs w:val="22"/>
              </w:rPr>
            </w:pPr>
          </w:p>
        </w:tc>
      </w:tr>
    </w:tbl>
    <w:p w14:paraId="40FE046B" w14:textId="1EA54CD5" w:rsidR="00F02574" w:rsidRPr="0094717F" w:rsidRDefault="00F02574" w:rsidP="00544ED0">
      <w:pPr>
        <w:pStyle w:val="berschrift3"/>
      </w:pPr>
      <w:bookmarkStart w:id="103" w:name="_Toc485130897"/>
      <w:bookmarkStart w:id="104" w:name="_Toc112915138"/>
      <w:r w:rsidRPr="0094717F">
        <w:t>Technische Verfügbarkeit</w:t>
      </w:r>
      <w:bookmarkEnd w:id="103"/>
      <w:bookmarkEnd w:id="104"/>
      <w:r w:rsidR="00771A60"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BF4A30" w14:paraId="3253F09A" w14:textId="77777777" w:rsidTr="0273704C">
        <w:tc>
          <w:tcPr>
            <w:tcW w:w="0" w:type="auto"/>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BFC4A0B" w14:textId="77777777" w:rsidR="00F02574" w:rsidRDefault="00F02574" w:rsidP="00F02574">
            <w:r>
              <w:t>Es müssen folgende Verfügbarkeiten für Einzelstationen erreicht werden:</w:t>
            </w:r>
          </w:p>
          <w:p w14:paraId="48B18BA5" w14:textId="0B8AC114" w:rsidR="00F02574" w:rsidRDefault="00F02574" w:rsidP="00F02574">
            <w:r>
              <w:t>Handarbeitsplätze:</w:t>
            </w:r>
            <w:r w:rsidR="5FED1469">
              <w:t xml:space="preserve">     </w:t>
            </w:r>
            <w:r>
              <w:tab/>
              <w:t>&gt;99,9%</w:t>
            </w:r>
          </w:p>
          <w:p w14:paraId="5E471853" w14:textId="77777777" w:rsidR="00F02574" w:rsidRDefault="00F02574" w:rsidP="00F02574">
            <w:r>
              <w:t>Automatik-Stationen:</w:t>
            </w:r>
            <w:r>
              <w:tab/>
              <w:t>&gt;99,0%</w:t>
            </w:r>
          </w:p>
          <w:p w14:paraId="687D0AC1" w14:textId="77777777" w:rsidR="00F02574" w:rsidRDefault="00F02574" w:rsidP="00F02574">
            <w:r>
              <w:t>Prüfplätze/-Stationen:</w:t>
            </w:r>
            <w:r>
              <w:tab/>
              <w:t>&gt;99,0%</w:t>
            </w:r>
          </w:p>
          <w:p w14:paraId="20128FD1" w14:textId="77777777" w:rsidR="00F02574" w:rsidRDefault="00F02574" w:rsidP="00F02574"/>
          <w:p w14:paraId="18675D4A" w14:textId="1ACB5E41" w:rsidR="00F02574" w:rsidRPr="00732D79" w:rsidRDefault="00F02574" w:rsidP="00242A7B">
            <w:r w:rsidRPr="00672EB2">
              <w:rPr>
                <w:b/>
              </w:rPr>
              <w:t>Hinweis</w:t>
            </w:r>
            <w:r>
              <w:t>: Starr verkettete Bearbeitungsplätze ohne Entkopplung werden als Einzelstation ausgewertet.</w:t>
            </w:r>
            <w:r w:rsidR="00242A7B">
              <w:t xml:space="preserve"> </w:t>
            </w:r>
            <w:r>
              <w:t>Die Verantwortung für die technische Verfügbarkeit liegt beim AN.</w:t>
            </w:r>
          </w:p>
        </w:tc>
        <w:tc>
          <w:tcPr>
            <w:tcW w:w="0" w:type="auto"/>
            <w:tcBorders>
              <w:left w:val="none" w:sz="12" w:space="0" w:color="000000" w:themeColor="text1"/>
            </w:tcBorders>
          </w:tcPr>
          <w:p w14:paraId="5EB72003" w14:textId="46814D36" w:rsidR="00F02574" w:rsidRPr="00FB111E" w:rsidRDefault="00F02574" w:rsidP="00264302">
            <w:pPr>
              <w:overflowPunct/>
              <w:autoSpaceDE/>
              <w:autoSpaceDN/>
              <w:adjustRightInd/>
              <w:jc w:val="left"/>
              <w:textAlignment w:val="auto"/>
              <w:rPr>
                <w:rFonts w:eastAsia="Calibri" w:cs="BMWType V2 Light"/>
                <w:szCs w:val="22"/>
              </w:rPr>
            </w:pPr>
          </w:p>
        </w:tc>
      </w:tr>
      <w:tr w:rsidR="0273704C" w14:paraId="3126C910" w14:textId="77777777" w:rsidTr="0273704C">
        <w:trPr>
          <w:trHeight w:val="300"/>
        </w:trPr>
        <w:tc>
          <w:tcPr>
            <w:tcW w:w="8849" w:type="dxa"/>
            <w:tcBorders>
              <w:top w:val="none" w:sz="12" w:space="0" w:color="000000" w:themeColor="text1"/>
              <w:left w:val="none" w:sz="4" w:space="0" w:color="000000" w:themeColor="text1"/>
              <w:bottom w:val="none" w:sz="4" w:space="0" w:color="000000" w:themeColor="text1"/>
              <w:right w:val="none" w:sz="4" w:space="0" w:color="000000" w:themeColor="text1"/>
            </w:tcBorders>
          </w:tcPr>
          <w:p w14:paraId="52E32162" w14:textId="027B17C4" w:rsidR="0273704C" w:rsidRDefault="0273704C" w:rsidP="0273704C"/>
        </w:tc>
        <w:tc>
          <w:tcPr>
            <w:tcW w:w="222" w:type="dxa"/>
            <w:tcBorders>
              <w:left w:val="none" w:sz="4" w:space="0" w:color="000000" w:themeColor="text1"/>
            </w:tcBorders>
          </w:tcPr>
          <w:p w14:paraId="6987F7A3" w14:textId="1DED449C" w:rsidR="0273704C" w:rsidRDefault="0273704C" w:rsidP="0273704C">
            <w:pPr>
              <w:jc w:val="left"/>
              <w:rPr>
                <w:rFonts w:eastAsia="Calibri" w:cs="BMWType V2 Light"/>
              </w:rPr>
            </w:pPr>
          </w:p>
        </w:tc>
      </w:tr>
    </w:tbl>
    <w:p w14:paraId="594211CB" w14:textId="6A58BA4D" w:rsidR="00F02574" w:rsidRPr="0094717F" w:rsidRDefault="00F02574" w:rsidP="00544ED0">
      <w:pPr>
        <w:pStyle w:val="berschrift3"/>
      </w:pPr>
      <w:bookmarkStart w:id="105" w:name="_Toc485130898"/>
      <w:bookmarkStart w:id="106" w:name="_Toc112915139"/>
      <w:r w:rsidRPr="0094717F">
        <w:t>OEE</w:t>
      </w:r>
      <w:bookmarkEnd w:id="105"/>
      <w:bookmarkEnd w:id="106"/>
      <w:r w:rsidR="003C12A8" w:rsidRPr="0094717F">
        <w:t xml:space="preserve"> </w:t>
      </w:r>
    </w:p>
    <w:tbl>
      <w:tblPr>
        <w:tblStyle w:val="Tabellenraster"/>
        <w:tblW w:w="930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7"/>
        <w:gridCol w:w="3930"/>
        <w:gridCol w:w="1007"/>
      </w:tblGrid>
      <w:tr w:rsidR="00FE0FE4" w:rsidRPr="00B54F68" w14:paraId="24B5B816" w14:textId="77777777" w:rsidTr="4C8FC889">
        <w:tc>
          <w:tcPr>
            <w:tcW w:w="8297" w:type="dxa"/>
            <w:gridSpan w:val="2"/>
          </w:tcPr>
          <w:p w14:paraId="56B18E62" w14:textId="77777777" w:rsidR="00F02574" w:rsidRPr="00732D79" w:rsidRDefault="00F02574" w:rsidP="00732D79">
            <w:r>
              <w:t>In Abhängigkeit von der Linie kön</w:t>
            </w:r>
            <w:r w:rsidR="003C12A8">
              <w:t>nen unterschiedliche Nutzgrade/</w:t>
            </w:r>
            <w:r>
              <w:t xml:space="preserve"> OEEs erreicht werden. Diese Erfahrungswerte werden zur Auslegung der Taktzeiten herangezogen:</w:t>
            </w:r>
          </w:p>
        </w:tc>
        <w:tc>
          <w:tcPr>
            <w:tcW w:w="1007" w:type="dxa"/>
          </w:tcPr>
          <w:p w14:paraId="74B0262E" w14:textId="70A50DB5" w:rsidR="00F02574" w:rsidRPr="00B54F68" w:rsidRDefault="00F02574" w:rsidP="009E7A29">
            <w:pPr>
              <w:overflowPunct/>
              <w:autoSpaceDE/>
              <w:autoSpaceDN/>
              <w:adjustRightInd/>
              <w:jc w:val="left"/>
              <w:textAlignment w:val="auto"/>
              <w:rPr>
                <w:rFonts w:eastAsia="Calibri" w:cs="BMWType V2 Light"/>
                <w:szCs w:val="22"/>
              </w:rPr>
            </w:pPr>
          </w:p>
        </w:tc>
      </w:tr>
      <w:tr w:rsidR="00264302" w14:paraId="3F419233" w14:textId="77777777" w:rsidTr="4C8FC8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67" w:type="dxa"/>
            <w:tcBorders>
              <w:top w:val="single" w:sz="4" w:space="0" w:color="auto"/>
              <w:left w:val="single" w:sz="4" w:space="0" w:color="auto"/>
              <w:bottom w:val="single" w:sz="4" w:space="0" w:color="auto"/>
              <w:right w:val="single" w:sz="4" w:space="0" w:color="auto"/>
            </w:tcBorders>
          </w:tcPr>
          <w:p w14:paraId="6A63E3C1" w14:textId="77777777" w:rsidR="00264302" w:rsidRPr="00F3145E" w:rsidRDefault="00264302" w:rsidP="004B6191">
            <w:pPr>
              <w:rPr>
                <w:b/>
              </w:rPr>
            </w:pPr>
            <w:r w:rsidRPr="00F3145E">
              <w:rPr>
                <w:b/>
              </w:rPr>
              <w:t>Gewerk</w:t>
            </w:r>
            <w:r>
              <w:rPr>
                <w:b/>
              </w:rPr>
              <w:t>/Installation</w:t>
            </w:r>
          </w:p>
        </w:tc>
        <w:tc>
          <w:tcPr>
            <w:tcW w:w="3930" w:type="dxa"/>
            <w:tcBorders>
              <w:top w:val="single" w:sz="4" w:space="0" w:color="auto"/>
              <w:left w:val="single" w:sz="4" w:space="0" w:color="auto"/>
              <w:bottom w:val="single" w:sz="4" w:space="0" w:color="auto"/>
              <w:right w:val="single" w:sz="4" w:space="0" w:color="auto"/>
            </w:tcBorders>
          </w:tcPr>
          <w:p w14:paraId="1525530F" w14:textId="77777777" w:rsidR="00264302" w:rsidRPr="00F3145E" w:rsidRDefault="00264302" w:rsidP="004B6191">
            <w:pPr>
              <w:jc w:val="left"/>
              <w:rPr>
                <w:b/>
              </w:rPr>
            </w:pPr>
            <w:r>
              <w:rPr>
                <w:b/>
              </w:rPr>
              <w:t>Einordnung/Classification</w:t>
            </w:r>
          </w:p>
        </w:tc>
        <w:tc>
          <w:tcPr>
            <w:tcW w:w="1007" w:type="dxa"/>
            <w:tcBorders>
              <w:top w:val="single" w:sz="4" w:space="0" w:color="auto"/>
              <w:left w:val="single" w:sz="4" w:space="0" w:color="auto"/>
              <w:bottom w:val="single" w:sz="4" w:space="0" w:color="auto"/>
              <w:right w:val="single" w:sz="4" w:space="0" w:color="auto"/>
            </w:tcBorders>
          </w:tcPr>
          <w:p w14:paraId="53F02829" w14:textId="77777777" w:rsidR="00264302" w:rsidRPr="00F3145E" w:rsidRDefault="00264302" w:rsidP="004B6191">
            <w:pPr>
              <w:jc w:val="center"/>
              <w:rPr>
                <w:b/>
              </w:rPr>
            </w:pPr>
            <w:r>
              <w:rPr>
                <w:b/>
              </w:rPr>
              <w:t>OEE</w:t>
            </w:r>
          </w:p>
        </w:tc>
      </w:tr>
      <w:tr w:rsidR="00264302" w14:paraId="6DA9A9B6" w14:textId="77777777" w:rsidTr="4C8FC8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67" w:type="dxa"/>
            <w:tcBorders>
              <w:top w:val="single" w:sz="4" w:space="0" w:color="auto"/>
              <w:left w:val="single" w:sz="4" w:space="0" w:color="auto"/>
              <w:bottom w:val="single" w:sz="4" w:space="0" w:color="auto"/>
              <w:right w:val="single" w:sz="4" w:space="0" w:color="auto"/>
            </w:tcBorders>
          </w:tcPr>
          <w:p w14:paraId="5192782E" w14:textId="77777777" w:rsidR="00264302" w:rsidRDefault="00264302" w:rsidP="004B6191">
            <w:r>
              <w:t>Zelllackierung/</w:t>
            </w:r>
            <w:r w:rsidR="003C12A8">
              <w:t xml:space="preserve"> </w:t>
            </w:r>
            <w:proofErr w:type="spellStart"/>
            <w:r>
              <w:t>Cell</w:t>
            </w:r>
            <w:proofErr w:type="spellEnd"/>
            <w:r>
              <w:t xml:space="preserve"> </w:t>
            </w:r>
            <w:proofErr w:type="spellStart"/>
            <w:r>
              <w:t>painting</w:t>
            </w:r>
            <w:proofErr w:type="spellEnd"/>
          </w:p>
        </w:tc>
        <w:tc>
          <w:tcPr>
            <w:tcW w:w="3930" w:type="dxa"/>
            <w:tcBorders>
              <w:top w:val="single" w:sz="4" w:space="0" w:color="auto"/>
              <w:left w:val="single" w:sz="4" w:space="0" w:color="auto"/>
              <w:bottom w:val="single" w:sz="4" w:space="0" w:color="auto"/>
              <w:right w:val="single" w:sz="4" w:space="0" w:color="auto"/>
            </w:tcBorders>
          </w:tcPr>
          <w:p w14:paraId="7B196BC0" w14:textId="77777777" w:rsidR="00264302" w:rsidRDefault="00264302" w:rsidP="004B6191">
            <w:r>
              <w:t>Mech. Fertigung/</w:t>
            </w:r>
            <w:r w:rsidR="003C12A8">
              <w:t xml:space="preserve"> </w:t>
            </w:r>
            <w:r>
              <w:t xml:space="preserve">Mech. </w:t>
            </w:r>
            <w:proofErr w:type="spellStart"/>
            <w:r>
              <w:t>production</w:t>
            </w:r>
            <w:proofErr w:type="spellEnd"/>
          </w:p>
        </w:tc>
        <w:tc>
          <w:tcPr>
            <w:tcW w:w="1007" w:type="dxa"/>
            <w:tcBorders>
              <w:top w:val="single" w:sz="4" w:space="0" w:color="auto"/>
              <w:left w:val="single" w:sz="4" w:space="0" w:color="auto"/>
              <w:bottom w:val="single" w:sz="4" w:space="0" w:color="auto"/>
              <w:right w:val="single" w:sz="4" w:space="0" w:color="auto"/>
            </w:tcBorders>
          </w:tcPr>
          <w:p w14:paraId="1947AC4C" w14:textId="77777777" w:rsidR="00264302" w:rsidRPr="00AC703C" w:rsidRDefault="00746492" w:rsidP="004B6191">
            <w:pPr>
              <w:jc w:val="center"/>
            </w:pPr>
            <w:r>
              <w:t>94</w:t>
            </w:r>
            <w:r w:rsidR="00264302">
              <w:t>%</w:t>
            </w:r>
          </w:p>
        </w:tc>
      </w:tr>
      <w:tr w:rsidR="00264302" w14:paraId="31714F19" w14:textId="77777777" w:rsidTr="4C8FC8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67" w:type="dxa"/>
            <w:tcBorders>
              <w:top w:val="single" w:sz="4" w:space="0" w:color="auto"/>
              <w:left w:val="single" w:sz="4" w:space="0" w:color="auto"/>
              <w:bottom w:val="single" w:sz="4" w:space="0" w:color="auto"/>
              <w:right w:val="single" w:sz="4" w:space="0" w:color="auto"/>
            </w:tcBorders>
          </w:tcPr>
          <w:p w14:paraId="20E09D9C" w14:textId="77777777" w:rsidR="00264302" w:rsidRDefault="00264302" w:rsidP="004B6191">
            <w:r>
              <w:t>Modul-Fertigung/</w:t>
            </w:r>
            <w:r w:rsidR="003C12A8">
              <w:t xml:space="preserve"> </w:t>
            </w:r>
            <w:r>
              <w:t xml:space="preserve">Module </w:t>
            </w:r>
            <w:proofErr w:type="spellStart"/>
            <w:r>
              <w:t>production</w:t>
            </w:r>
            <w:proofErr w:type="spellEnd"/>
          </w:p>
        </w:tc>
        <w:tc>
          <w:tcPr>
            <w:tcW w:w="3930" w:type="dxa"/>
            <w:tcBorders>
              <w:top w:val="single" w:sz="4" w:space="0" w:color="auto"/>
              <w:left w:val="single" w:sz="4" w:space="0" w:color="auto"/>
              <w:bottom w:val="single" w:sz="4" w:space="0" w:color="auto"/>
              <w:right w:val="single" w:sz="4" w:space="0" w:color="auto"/>
            </w:tcBorders>
          </w:tcPr>
          <w:p w14:paraId="640B3220" w14:textId="77777777" w:rsidR="00264302" w:rsidRDefault="00264302" w:rsidP="004B6191">
            <w:r>
              <w:t>Mech. Fertigung/</w:t>
            </w:r>
            <w:r w:rsidR="003C12A8">
              <w:t xml:space="preserve"> </w:t>
            </w:r>
            <w:r>
              <w:t xml:space="preserve">Mech. </w:t>
            </w:r>
            <w:proofErr w:type="spellStart"/>
            <w:r>
              <w:t>production</w:t>
            </w:r>
            <w:proofErr w:type="spellEnd"/>
          </w:p>
        </w:tc>
        <w:tc>
          <w:tcPr>
            <w:tcW w:w="1007" w:type="dxa"/>
            <w:tcBorders>
              <w:top w:val="single" w:sz="4" w:space="0" w:color="auto"/>
              <w:left w:val="single" w:sz="4" w:space="0" w:color="auto"/>
              <w:bottom w:val="single" w:sz="4" w:space="0" w:color="auto"/>
              <w:right w:val="single" w:sz="4" w:space="0" w:color="auto"/>
            </w:tcBorders>
          </w:tcPr>
          <w:p w14:paraId="1C8EE845" w14:textId="77777777" w:rsidR="00264302" w:rsidRPr="00AC703C" w:rsidRDefault="00264302" w:rsidP="004B6191">
            <w:pPr>
              <w:jc w:val="center"/>
            </w:pPr>
            <w:r>
              <w:t>85%</w:t>
            </w:r>
          </w:p>
        </w:tc>
      </w:tr>
      <w:tr w:rsidR="00FE0FE4" w:rsidRPr="00BF4A30" w14:paraId="3EFD6DFE" w14:textId="77777777" w:rsidTr="4C8FC889">
        <w:tc>
          <w:tcPr>
            <w:tcW w:w="8297" w:type="dxa"/>
            <w:gridSpan w:val="2"/>
          </w:tcPr>
          <w:p w14:paraId="62F4361D" w14:textId="77777777" w:rsidR="005D2EAD" w:rsidRDefault="005D2EAD" w:rsidP="00732D79">
            <w:pPr>
              <w:rPr>
                <w:b/>
              </w:rPr>
            </w:pPr>
          </w:p>
          <w:p w14:paraId="4DCCF40A" w14:textId="77777777" w:rsidR="00F02574" w:rsidRPr="00732D79" w:rsidRDefault="00F02574" w:rsidP="00732D79">
            <w:r w:rsidRPr="00F3145E">
              <w:rPr>
                <w:b/>
              </w:rPr>
              <w:t>Hinweis:</w:t>
            </w:r>
            <w:r>
              <w:t xml:space="preserve"> Die OEE liegt nicht in alleiniger Verantwortung des AN. Die Erläuterung dient nur der Herleitung der Taktzeiten.</w:t>
            </w:r>
          </w:p>
        </w:tc>
        <w:tc>
          <w:tcPr>
            <w:tcW w:w="1007" w:type="dxa"/>
          </w:tcPr>
          <w:p w14:paraId="0407EC35" w14:textId="070BCA33" w:rsidR="00F02574" w:rsidRPr="00264302" w:rsidRDefault="00F02574" w:rsidP="009E7A29">
            <w:pPr>
              <w:overflowPunct/>
              <w:autoSpaceDE/>
              <w:autoSpaceDN/>
              <w:adjustRightInd/>
              <w:jc w:val="left"/>
              <w:textAlignment w:val="auto"/>
              <w:rPr>
                <w:rFonts w:eastAsia="Calibri" w:cs="BMWType V2 Light"/>
                <w:szCs w:val="22"/>
                <w:lang w:val="en-US"/>
              </w:rPr>
            </w:pPr>
          </w:p>
        </w:tc>
      </w:tr>
    </w:tbl>
    <w:p w14:paraId="1B7180B8" w14:textId="5BA9FC38" w:rsidR="00F02574" w:rsidRDefault="00F02574" w:rsidP="00544ED0">
      <w:pPr>
        <w:pStyle w:val="berschrift3"/>
      </w:pPr>
      <w:bookmarkStart w:id="107" w:name="_Toc485130899"/>
      <w:bookmarkStart w:id="108" w:name="_Toc112915140"/>
      <w:r w:rsidRPr="00040AE1">
        <w:t>Auslegungstaktzeit je Station und Variante</w:t>
      </w:r>
      <w:bookmarkEnd w:id="107"/>
      <w:bookmarkEnd w:id="108"/>
      <w:r w:rsidR="00264302">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72"/>
      </w:tblGrid>
      <w:tr w:rsidR="00F02574" w:rsidRPr="00BF4A30" w14:paraId="2A0F5306" w14:textId="77777777" w:rsidTr="005C2A6C">
        <w:tc>
          <w:tcPr>
            <w:tcW w:w="8789" w:type="dxa"/>
          </w:tcPr>
          <w:p w14:paraId="6C63C558" w14:textId="77777777" w:rsidR="00F02574" w:rsidRPr="005D2EAD" w:rsidRDefault="00F02574" w:rsidP="00F02574">
            <w:r w:rsidRPr="005D2EAD">
              <w:t>Auslegungsprämissen Mechanische Fertigung (nur informativ):</w:t>
            </w:r>
          </w:p>
          <w:p w14:paraId="4A96AB24" w14:textId="77777777" w:rsidR="00264302" w:rsidRPr="005D2EAD" w:rsidRDefault="00F02574" w:rsidP="00B868F5">
            <w:pPr>
              <w:numPr>
                <w:ilvl w:val="0"/>
                <w:numId w:val="17"/>
              </w:numPr>
            </w:pPr>
            <w:r w:rsidRPr="005D2EAD">
              <w:t>Engpass ist die Maschine – Auslegung Anlagen anhand OEE</w:t>
            </w:r>
          </w:p>
          <w:p w14:paraId="11306CC2" w14:textId="77777777" w:rsidR="00F02574" w:rsidRPr="005D2EAD" w:rsidRDefault="00F02574" w:rsidP="00B868F5">
            <w:pPr>
              <w:numPr>
                <w:ilvl w:val="0"/>
                <w:numId w:val="17"/>
              </w:numPr>
            </w:pPr>
            <w:r w:rsidRPr="005D2EAD">
              <w:t xml:space="preserve">Ziel: MA </w:t>
            </w:r>
            <w:proofErr w:type="gramStart"/>
            <w:r w:rsidRPr="005D2EAD">
              <w:t>soweit</w:t>
            </w:r>
            <w:proofErr w:type="gramEnd"/>
            <w:r w:rsidRPr="005D2EAD">
              <w:t xml:space="preserve"> zu entkoppeln, dass er sich selbst seine Pausen erarbeitet (zus. optionaler Flex-Baustein).</w:t>
            </w:r>
          </w:p>
          <w:p w14:paraId="09C8F871" w14:textId="77777777" w:rsidR="00F02574" w:rsidRPr="005D2EAD" w:rsidRDefault="00F02574" w:rsidP="00B868F5">
            <w:pPr>
              <w:numPr>
                <w:ilvl w:val="0"/>
                <w:numId w:val="17"/>
              </w:numPr>
            </w:pPr>
            <w:r w:rsidRPr="005D2EAD">
              <w:t>Höhe der zu erreichenden Entkopplung ist abhängig von Gesamtsystem</w:t>
            </w:r>
          </w:p>
          <w:p w14:paraId="7DEFAFBC" w14:textId="77777777" w:rsidR="00F02574" w:rsidRPr="005D2EAD" w:rsidRDefault="00F02574" w:rsidP="00F02574">
            <w:pPr>
              <w:ind w:left="720"/>
            </w:pPr>
          </w:p>
          <w:p w14:paraId="6F35B156" w14:textId="77777777" w:rsidR="00F02574" w:rsidRPr="005D2EAD" w:rsidRDefault="00F02574" w:rsidP="00732D79">
            <w:pPr>
              <w:overflowPunct/>
              <w:autoSpaceDE/>
              <w:autoSpaceDN/>
              <w:adjustRightInd/>
              <w:jc w:val="left"/>
              <w:textAlignment w:val="auto"/>
            </w:pPr>
            <w:r w:rsidRPr="005D2EAD">
              <w:t>Die Stationen sind maximal auf folgende Auslegungstaktzeiten auszulegen (Bezug: Kundentaktzeit):</w:t>
            </w:r>
          </w:p>
        </w:tc>
        <w:tc>
          <w:tcPr>
            <w:tcW w:w="272" w:type="dxa"/>
          </w:tcPr>
          <w:p w14:paraId="6D928BEF" w14:textId="233DE66F" w:rsidR="00F02574" w:rsidRPr="00FB111E" w:rsidRDefault="00F02574" w:rsidP="00264302"/>
        </w:tc>
      </w:tr>
    </w:tbl>
    <w:p w14:paraId="28F0E91E" w14:textId="77777777" w:rsidR="00F02574" w:rsidRPr="00FB111E" w:rsidRDefault="00F02574" w:rsidP="00F02574"/>
    <w:tbl>
      <w:tblPr>
        <w:tblStyle w:val="Tabellenraster"/>
        <w:tblW w:w="0" w:type="auto"/>
        <w:tblLook w:val="04A0" w:firstRow="1" w:lastRow="0" w:firstColumn="1" w:lastColumn="0" w:noHBand="0" w:noVBand="1"/>
      </w:tblPr>
      <w:tblGrid>
        <w:gridCol w:w="2405"/>
        <w:gridCol w:w="2143"/>
        <w:gridCol w:w="2281"/>
        <w:gridCol w:w="2232"/>
      </w:tblGrid>
      <w:tr w:rsidR="00264302" w14:paraId="5EEBAC0F" w14:textId="77777777" w:rsidTr="00F02574">
        <w:tc>
          <w:tcPr>
            <w:tcW w:w="2405" w:type="dxa"/>
          </w:tcPr>
          <w:p w14:paraId="3D2BF8DE" w14:textId="77777777" w:rsidR="00264302" w:rsidRPr="00FB111E" w:rsidRDefault="00264302" w:rsidP="00264302"/>
        </w:tc>
        <w:tc>
          <w:tcPr>
            <w:tcW w:w="2143" w:type="dxa"/>
          </w:tcPr>
          <w:p w14:paraId="58D56C60" w14:textId="763DF2C7" w:rsidR="00264302" w:rsidRPr="00F3145E" w:rsidRDefault="00264302" w:rsidP="0049519D">
            <w:pPr>
              <w:jc w:val="center"/>
              <w:rPr>
                <w:b/>
              </w:rPr>
            </w:pPr>
            <w:r w:rsidRPr="00F3145E">
              <w:rPr>
                <w:b/>
              </w:rPr>
              <w:t>Montage</w:t>
            </w:r>
          </w:p>
        </w:tc>
        <w:tc>
          <w:tcPr>
            <w:tcW w:w="2281" w:type="dxa"/>
          </w:tcPr>
          <w:p w14:paraId="0EAB7B1D" w14:textId="1C7E4AE3" w:rsidR="00264302" w:rsidRPr="00F3145E" w:rsidRDefault="00264302" w:rsidP="0049519D">
            <w:pPr>
              <w:jc w:val="center"/>
              <w:rPr>
                <w:b/>
              </w:rPr>
            </w:pPr>
            <w:r w:rsidRPr="00F3145E">
              <w:rPr>
                <w:b/>
              </w:rPr>
              <w:t>Mech. Fertigung</w:t>
            </w:r>
          </w:p>
        </w:tc>
        <w:tc>
          <w:tcPr>
            <w:tcW w:w="2232" w:type="dxa"/>
          </w:tcPr>
          <w:p w14:paraId="639ED203" w14:textId="4D70E5A6" w:rsidR="00264302" w:rsidRPr="00F3145E" w:rsidRDefault="0049519D" w:rsidP="0049519D">
            <w:pPr>
              <w:jc w:val="center"/>
              <w:rPr>
                <w:b/>
              </w:rPr>
            </w:pPr>
            <w:r>
              <w:rPr>
                <w:b/>
              </w:rPr>
              <w:t>Verantwortung</w:t>
            </w:r>
          </w:p>
        </w:tc>
      </w:tr>
      <w:tr w:rsidR="0018109B" w14:paraId="04B72B09" w14:textId="77777777" w:rsidTr="00C4385D">
        <w:tc>
          <w:tcPr>
            <w:tcW w:w="2405" w:type="dxa"/>
          </w:tcPr>
          <w:p w14:paraId="123495AA" w14:textId="476688FD" w:rsidR="0018109B" w:rsidRPr="00746492" w:rsidRDefault="0049519D" w:rsidP="0049519D">
            <w:r>
              <w:t>Prüfplätze/ -stationen/</w:t>
            </w:r>
          </w:p>
        </w:tc>
        <w:tc>
          <w:tcPr>
            <w:tcW w:w="2143" w:type="dxa"/>
          </w:tcPr>
          <w:p w14:paraId="065E68E9" w14:textId="77777777" w:rsidR="0018109B" w:rsidRPr="00746492" w:rsidRDefault="0018109B" w:rsidP="00746492">
            <w:pPr>
              <w:jc w:val="center"/>
            </w:pPr>
            <w:r>
              <w:t>85%</w:t>
            </w:r>
          </w:p>
        </w:tc>
        <w:tc>
          <w:tcPr>
            <w:tcW w:w="2281" w:type="dxa"/>
          </w:tcPr>
          <w:p w14:paraId="6EEB776D" w14:textId="77777777" w:rsidR="0018109B" w:rsidRPr="00746492" w:rsidRDefault="0018109B" w:rsidP="00264302">
            <w:pPr>
              <w:jc w:val="center"/>
            </w:pPr>
            <w:r>
              <w:t>85%</w:t>
            </w:r>
          </w:p>
        </w:tc>
        <w:tc>
          <w:tcPr>
            <w:tcW w:w="2232" w:type="dxa"/>
          </w:tcPr>
          <w:p w14:paraId="5A51870F" w14:textId="1078A3E9" w:rsidR="0018109B" w:rsidRPr="00746492" w:rsidRDefault="0049519D" w:rsidP="0049519D">
            <w:pPr>
              <w:jc w:val="center"/>
              <w:rPr>
                <w:highlight w:val="magenta"/>
              </w:rPr>
            </w:pPr>
            <w:r>
              <w:t>AN</w:t>
            </w:r>
          </w:p>
        </w:tc>
      </w:tr>
    </w:tbl>
    <w:p w14:paraId="01FAB0EB" w14:textId="77777777" w:rsidR="00F02574" w:rsidRDefault="00F02574" w:rsidP="00F02574"/>
    <w:tbl>
      <w:tblPr>
        <w:tblStyle w:val="Tabellenraster"/>
        <w:tblW w:w="13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72"/>
        <w:gridCol w:w="4531"/>
      </w:tblGrid>
      <w:tr w:rsidR="00264302" w:rsidRPr="00BF4A30" w14:paraId="25408768" w14:textId="77777777" w:rsidTr="005C2A6C">
        <w:tc>
          <w:tcPr>
            <w:tcW w:w="8789" w:type="dxa"/>
          </w:tcPr>
          <w:p w14:paraId="0961E724" w14:textId="77777777" w:rsidR="00264302" w:rsidRDefault="00264302" w:rsidP="00264302">
            <w:r>
              <w:t xml:space="preserve">Die Zeit zum Be- und Entladen einer Station muss in der Auslegungstaktzeit </w:t>
            </w:r>
            <w:proofErr w:type="gramStart"/>
            <w:r>
              <w:t>mit berücksichtigt</w:t>
            </w:r>
            <w:proofErr w:type="gramEnd"/>
            <w:r>
              <w:t xml:space="preserve"> werden.</w:t>
            </w:r>
          </w:p>
        </w:tc>
        <w:tc>
          <w:tcPr>
            <w:tcW w:w="272" w:type="dxa"/>
          </w:tcPr>
          <w:p w14:paraId="0BECF34D" w14:textId="18BDEDFE" w:rsidR="00264302" w:rsidRPr="00FB111E" w:rsidRDefault="00264302" w:rsidP="00264302"/>
        </w:tc>
        <w:tc>
          <w:tcPr>
            <w:tcW w:w="4531" w:type="dxa"/>
          </w:tcPr>
          <w:p w14:paraId="1C3E8351" w14:textId="77777777" w:rsidR="00264302" w:rsidRPr="00FB111E" w:rsidRDefault="00264302" w:rsidP="00264302"/>
        </w:tc>
      </w:tr>
    </w:tbl>
    <w:p w14:paraId="37977095" w14:textId="77777777" w:rsidR="00F02574" w:rsidRPr="00FB111E" w:rsidRDefault="00F02574" w:rsidP="00F02574"/>
    <w:p w14:paraId="3010C95E" w14:textId="77777777" w:rsidR="00F02574" w:rsidRPr="0044260A" w:rsidRDefault="00F02574" w:rsidP="00F02574">
      <w:r w:rsidRPr="0044260A">
        <w:rPr>
          <w:noProof/>
          <w:color w:val="2B579A"/>
          <w:shd w:val="clear" w:color="auto" w:fill="E6E6E6"/>
          <w:lang w:eastAsia="de-DE"/>
        </w:rPr>
        <w:drawing>
          <wp:inline distT="0" distB="0" distL="0" distR="0" wp14:anchorId="059964FF" wp14:editId="68C44C46">
            <wp:extent cx="5760085" cy="2136775"/>
            <wp:effectExtent l="19050" t="19050" r="12065" b="1587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136775"/>
                    </a:xfrm>
                    <a:prstGeom prst="rect">
                      <a:avLst/>
                    </a:prstGeom>
                    <a:ln w="12700">
                      <a:solidFill>
                        <a:schemeClr val="bg1">
                          <a:lumMod val="50000"/>
                        </a:schemeClr>
                      </a:solidFill>
                    </a:ln>
                  </pic:spPr>
                </pic:pic>
              </a:graphicData>
            </a:graphic>
          </wp:inline>
        </w:drawing>
      </w:r>
    </w:p>
    <w:p w14:paraId="0F09DD8A" w14:textId="77777777" w:rsidR="00F02574" w:rsidRPr="0044260A" w:rsidRDefault="00F02574" w:rsidP="00F0257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BF4A30" w14:paraId="65B0EC3A" w14:textId="77777777" w:rsidTr="000C2F69">
        <w:tc>
          <w:tcPr>
            <w:tcW w:w="0" w:type="auto"/>
          </w:tcPr>
          <w:p w14:paraId="0884A811" w14:textId="77777777" w:rsidR="00F02574" w:rsidRPr="0044260A" w:rsidRDefault="00F02574" w:rsidP="00F02574">
            <w:r w:rsidRPr="0044260A">
              <w:t>Grafik: Beispielhafte Herleitung der Auslegungs-Taktzeiten für Montage und Fertigung</w:t>
            </w:r>
          </w:p>
          <w:p w14:paraId="643038BD" w14:textId="77777777" w:rsidR="00F02574" w:rsidRPr="0044260A" w:rsidRDefault="00F02574" w:rsidP="00F02574">
            <w:r w:rsidRPr="0044260A">
              <w:t xml:space="preserve">Die korrekte Auslegung der Puffer / Entkopplungen zur Erreichung des Kundentakts ist über eine Simulation nachzuweisen (s. Kapitel Ablaufsimulation) und liegt in Verantwortung des AN. </w:t>
            </w:r>
          </w:p>
          <w:p w14:paraId="28FD9D14" w14:textId="77777777" w:rsidR="00F02574" w:rsidRPr="0044260A" w:rsidRDefault="00F02574" w:rsidP="00F02574">
            <w:r w:rsidRPr="0044260A">
              <w:t>Diese Auslegungstaktzeiten sind Richtwerte für die beschriebenen Anlagenverfügbarkeiten. Bei abweichender Verfügbarkeit muss die Auslegungstaktzeit reduziert werden (Nachweis über Simulation).</w:t>
            </w:r>
          </w:p>
        </w:tc>
        <w:tc>
          <w:tcPr>
            <w:tcW w:w="0" w:type="auto"/>
          </w:tcPr>
          <w:p w14:paraId="21EB949C" w14:textId="495FEF8E" w:rsidR="00F02574" w:rsidRPr="00FB111E" w:rsidRDefault="00F02574" w:rsidP="00264302"/>
        </w:tc>
      </w:tr>
    </w:tbl>
    <w:p w14:paraId="4F6358D1" w14:textId="4A5C722E" w:rsidR="00F02574" w:rsidRPr="0094717F" w:rsidRDefault="00F02574" w:rsidP="00544ED0">
      <w:pPr>
        <w:pStyle w:val="berschrift3"/>
      </w:pPr>
      <w:bookmarkStart w:id="109" w:name="_Toc485130900"/>
      <w:bookmarkStart w:id="110" w:name="_Toc112915141"/>
      <w:r w:rsidRPr="0094717F">
        <w:t>Ausbringung</w:t>
      </w:r>
      <w:bookmarkEnd w:id="109"/>
      <w:bookmarkEnd w:id="110"/>
      <w:r w:rsidR="0026430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7"/>
        <w:gridCol w:w="222"/>
        <w:gridCol w:w="222"/>
      </w:tblGrid>
      <w:tr w:rsidR="00264302" w:rsidRPr="0094717F" w14:paraId="3BB2031C" w14:textId="77777777" w:rsidTr="000C2F69">
        <w:tc>
          <w:tcPr>
            <w:tcW w:w="0" w:type="auto"/>
          </w:tcPr>
          <w:p w14:paraId="31532B69" w14:textId="77777777" w:rsidR="00F73DF9" w:rsidRPr="0094717F" w:rsidRDefault="00264302" w:rsidP="00264302">
            <w:r w:rsidRPr="0094717F">
              <w:t>Bei mechanischen Fertigungen ist der Lieferant nicht nur für Technische Verfügbarkeit und Auslegungstaktzeiten, sondern auch für die Ausbringung der Anlage verantwortlich (Kriterium zur Endabnahme).</w:t>
            </w:r>
          </w:p>
        </w:tc>
        <w:tc>
          <w:tcPr>
            <w:tcW w:w="0" w:type="auto"/>
          </w:tcPr>
          <w:p w14:paraId="5EB51AAF" w14:textId="007602F7" w:rsidR="00264302" w:rsidRPr="0094717F" w:rsidRDefault="00264302" w:rsidP="00264302"/>
        </w:tc>
        <w:tc>
          <w:tcPr>
            <w:tcW w:w="0" w:type="auto"/>
          </w:tcPr>
          <w:p w14:paraId="64CD869C" w14:textId="77777777" w:rsidR="00264302" w:rsidRPr="0094717F" w:rsidRDefault="00264302" w:rsidP="00264302"/>
        </w:tc>
      </w:tr>
    </w:tbl>
    <w:p w14:paraId="372E2D5A" w14:textId="77777777" w:rsidR="0044260A" w:rsidRPr="0094717F" w:rsidRDefault="0044260A" w:rsidP="0044260A"/>
    <w:p w14:paraId="09190003" w14:textId="57952E3F" w:rsidR="00F02574" w:rsidRPr="0094717F" w:rsidRDefault="00F02574" w:rsidP="00544ED0">
      <w:pPr>
        <w:pStyle w:val="berschrift2"/>
      </w:pPr>
      <w:bookmarkStart w:id="111" w:name="_Toc485130902"/>
      <w:bookmarkStart w:id="112" w:name="_Toc112915142"/>
      <w:r w:rsidRPr="0094717F">
        <w:t>Rüstzeiten</w:t>
      </w:r>
      <w:bookmarkEnd w:id="111"/>
      <w:bookmarkEnd w:id="112"/>
      <w:r w:rsidR="0026430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14:paraId="14D3A352" w14:textId="77777777" w:rsidTr="000C2F69">
        <w:tc>
          <w:tcPr>
            <w:tcW w:w="0" w:type="auto"/>
          </w:tcPr>
          <w:p w14:paraId="1F2232A2" w14:textId="2B609B09" w:rsidR="00F02574" w:rsidRPr="0094717F" w:rsidRDefault="00F02574" w:rsidP="00F02574">
            <w:pPr>
              <w:rPr>
                <w:rFonts w:cs="BMWType V2 Light"/>
              </w:rPr>
            </w:pPr>
            <w:r w:rsidRPr="0094717F">
              <w:rPr>
                <w:rFonts w:cs="BMWType V2 Light"/>
              </w:rPr>
              <w:t xml:space="preserve">Die oben </w:t>
            </w:r>
            <w:r w:rsidR="282A0C50" w:rsidRPr="0094717F">
              <w:rPr>
                <w:rFonts w:cs="BMWType V2 Light"/>
              </w:rPr>
              <w:t>genannte Auslegungsprämisse b</w:t>
            </w:r>
            <w:r w:rsidR="5F8151E0" w:rsidRPr="0094717F">
              <w:rPr>
                <w:rFonts w:cs="BMWType V2 Light"/>
              </w:rPr>
              <w:t>einhalte</w:t>
            </w:r>
            <w:r w:rsidR="54410853" w:rsidRPr="0094717F">
              <w:rPr>
                <w:rFonts w:cs="BMWType V2 Light"/>
              </w:rPr>
              <w:t>t</w:t>
            </w:r>
            <w:r w:rsidRPr="0094717F">
              <w:rPr>
                <w:rFonts w:cs="BMWType V2 Light"/>
              </w:rPr>
              <w:t xml:space="preserve"> auf </w:t>
            </w:r>
            <w:r w:rsidR="5146A6A3" w:rsidRPr="0094717F">
              <w:rPr>
                <w:rFonts w:cs="BMWType V2 Light"/>
              </w:rPr>
              <w:t>&lt;</w:t>
            </w:r>
            <w:r w:rsidR="6C483FB7" w:rsidRPr="0094717F">
              <w:rPr>
                <w:rFonts w:cs="BMWType V2 Light"/>
              </w:rPr>
              <w:t xml:space="preserve"> </w:t>
            </w:r>
            <w:r w:rsidR="3339F9FE" w:rsidRPr="0094717F">
              <w:rPr>
                <w:rFonts w:cs="BMWType V2 Light"/>
              </w:rPr>
              <w:t>30</w:t>
            </w:r>
            <w:r w:rsidR="282A0C50" w:rsidRPr="0094717F">
              <w:rPr>
                <w:rFonts w:cs="BMWType V2 Light"/>
              </w:rPr>
              <w:t>0</w:t>
            </w:r>
            <w:r w:rsidR="59BA6119" w:rsidRPr="0094717F">
              <w:rPr>
                <w:rFonts w:cs="BMWType V2 Light"/>
              </w:rPr>
              <w:t>sec</w:t>
            </w:r>
            <w:r w:rsidRPr="0094717F">
              <w:rPr>
                <w:rFonts w:cs="BMWType V2 Light"/>
              </w:rPr>
              <w:t xml:space="preserve"> Rüstzeiten bzw. auf einem „Rüsten innerhalb der Auslegungstaktzeit“.</w:t>
            </w:r>
          </w:p>
          <w:p w14:paraId="7DFD2586" w14:textId="77777777" w:rsidR="00F02574" w:rsidRPr="0094717F" w:rsidRDefault="00F02574" w:rsidP="00F02574">
            <w:pPr>
              <w:rPr>
                <w:rFonts w:cs="BMWType V2 Light"/>
              </w:rPr>
            </w:pPr>
            <w:r w:rsidRPr="0094717F">
              <w:rPr>
                <w:rFonts w:cs="BMWType V2 Light"/>
              </w:rPr>
              <w:t>Wenn Rüsten erforderlich ist, sind die Auslegungs-Taktzeiten entsprechend (anteilig) zu reduzieren. Außerdem sind Pufferstrecken vor und nach der zu rüstenden Station einzuplanen, so dass die Gesamtlinie ohne Einschränkung der Ausbringung weiterfahren kann.</w:t>
            </w:r>
          </w:p>
          <w:p w14:paraId="73957A1E" w14:textId="77777777" w:rsidR="00F02574" w:rsidRPr="0094717F" w:rsidRDefault="00F02574" w:rsidP="00F02574">
            <w:pPr>
              <w:tabs>
                <w:tab w:val="left" w:pos="2325"/>
              </w:tabs>
              <w:rPr>
                <w:rFonts w:cs="BMWType V2 Light"/>
              </w:rPr>
            </w:pPr>
            <w:r w:rsidRPr="0094717F">
              <w:rPr>
                <w:rFonts w:cs="BMWType V2 Light"/>
              </w:rPr>
              <w:tab/>
            </w:r>
          </w:p>
          <w:p w14:paraId="487AB53A" w14:textId="77777777" w:rsidR="00F02574" w:rsidRPr="0094717F" w:rsidRDefault="00F02574" w:rsidP="00F02574">
            <w:pPr>
              <w:rPr>
                <w:rFonts w:cs="BMWType V2 Light"/>
              </w:rPr>
            </w:pPr>
            <w:r w:rsidRPr="0094717F">
              <w:rPr>
                <w:rFonts w:cs="BMWType V2 Light"/>
              </w:rPr>
              <w:t xml:space="preserve">Sollte in Einzelfällen ein Rüsten </w:t>
            </w:r>
            <w:proofErr w:type="gramStart"/>
            <w:r w:rsidRPr="0094717F">
              <w:rPr>
                <w:rFonts w:cs="BMWType V2 Light"/>
              </w:rPr>
              <w:t>bei stehender</w:t>
            </w:r>
            <w:proofErr w:type="gramEnd"/>
            <w:r w:rsidRPr="0094717F">
              <w:rPr>
                <w:rFonts w:cs="BMWType V2 Light"/>
              </w:rPr>
              <w:t xml:space="preserve"> Gesamtlinie wirtschaftlicher sein als ein Rüsten innerhalb der Taktzeit, so ist dies vom AN aufzuzeigen. Dazu gehören</w:t>
            </w:r>
          </w:p>
          <w:p w14:paraId="2687544E" w14:textId="77777777" w:rsidR="00F02574" w:rsidRPr="0094717F" w:rsidRDefault="00F02574" w:rsidP="00F02574">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Ausweisen des wirtschaftlichen Vorteils (Kosten)</w:t>
            </w:r>
          </w:p>
          <w:p w14:paraId="3C0A3917" w14:textId="77777777" w:rsidR="00F02574" w:rsidRPr="0094717F" w:rsidRDefault="00F02574" w:rsidP="00F02574">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Prognostizierte Rüstzeit</w:t>
            </w:r>
          </w:p>
          <w:p w14:paraId="30B9ECD5" w14:textId="77777777" w:rsidR="005C2A6C" w:rsidRPr="0094717F" w:rsidRDefault="005C2A6C" w:rsidP="005C2A6C">
            <w:pPr>
              <w:pStyle w:val="Listenabsatz"/>
              <w:rPr>
                <w:rFonts w:ascii="BMWType V2 Light" w:hAnsi="BMWType V2 Light" w:cs="BMWType V2 Light"/>
                <w:sz w:val="20"/>
                <w:szCs w:val="20"/>
              </w:rPr>
            </w:pPr>
          </w:p>
        </w:tc>
        <w:tc>
          <w:tcPr>
            <w:tcW w:w="0" w:type="auto"/>
          </w:tcPr>
          <w:p w14:paraId="5FD1F5E8" w14:textId="111BFC88" w:rsidR="00F02574" w:rsidRPr="0094717F" w:rsidRDefault="00F02574" w:rsidP="00264302">
            <w:pPr>
              <w:pStyle w:val="Listenabsatz"/>
              <w:numPr>
                <w:ilvl w:val="0"/>
                <w:numId w:val="14"/>
              </w:numPr>
            </w:pPr>
          </w:p>
        </w:tc>
      </w:tr>
    </w:tbl>
    <w:p w14:paraId="162D32B2" w14:textId="2AF4F68B" w:rsidR="00F02574" w:rsidRPr="0094717F" w:rsidRDefault="00F02574" w:rsidP="00544ED0">
      <w:pPr>
        <w:pStyle w:val="berschrift2"/>
      </w:pPr>
      <w:bookmarkStart w:id="113" w:name="_Toc413415732"/>
      <w:bookmarkStart w:id="114" w:name="_Toc485130904"/>
      <w:bookmarkStart w:id="115" w:name="_Toc112915143"/>
      <w:r w:rsidRPr="0094717F">
        <w:lastRenderedPageBreak/>
        <w:t>Hoch- und Leerfahren der Anlage</w:t>
      </w:r>
      <w:bookmarkEnd w:id="113"/>
      <w:bookmarkEnd w:id="114"/>
      <w:bookmarkEnd w:id="115"/>
      <w:r w:rsidR="0026430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2"/>
        <w:gridCol w:w="222"/>
        <w:gridCol w:w="222"/>
      </w:tblGrid>
      <w:tr w:rsidR="00264302" w:rsidRPr="0094717F" w14:paraId="4F549FA4" w14:textId="77777777" w:rsidTr="000C2F69">
        <w:tc>
          <w:tcPr>
            <w:tcW w:w="0" w:type="auto"/>
          </w:tcPr>
          <w:p w14:paraId="7A59527F" w14:textId="29D45B41" w:rsidR="00A255C3" w:rsidRPr="0094717F" w:rsidRDefault="41EC38D9" w:rsidP="4C8FC889">
            <w:pPr>
              <w:spacing w:line="259" w:lineRule="auto"/>
            </w:pPr>
            <w:r w:rsidRPr="0094717F">
              <w:t>Ist nicht notwendig wird in bestehenden Prozess eingebunden.</w:t>
            </w:r>
          </w:p>
          <w:p w14:paraId="65DE1A8F" w14:textId="73CAFF91" w:rsidR="00A255C3" w:rsidRPr="0094717F" w:rsidRDefault="00A255C3" w:rsidP="4C8FC889">
            <w:pPr>
              <w:spacing w:line="259" w:lineRule="auto"/>
            </w:pPr>
          </w:p>
        </w:tc>
        <w:tc>
          <w:tcPr>
            <w:tcW w:w="0" w:type="auto"/>
          </w:tcPr>
          <w:p w14:paraId="6A91AB76" w14:textId="12A2FF00" w:rsidR="00264302" w:rsidRPr="0094717F" w:rsidRDefault="00264302" w:rsidP="00264302"/>
        </w:tc>
        <w:tc>
          <w:tcPr>
            <w:tcW w:w="0" w:type="auto"/>
          </w:tcPr>
          <w:p w14:paraId="716BCAEB" w14:textId="77777777" w:rsidR="00264302" w:rsidRPr="0094717F" w:rsidRDefault="00264302" w:rsidP="00264302"/>
        </w:tc>
      </w:tr>
    </w:tbl>
    <w:p w14:paraId="7C7D4398" w14:textId="121D67F0" w:rsidR="00F02574" w:rsidRPr="0094717F" w:rsidRDefault="00F02574" w:rsidP="00544ED0">
      <w:pPr>
        <w:pStyle w:val="berschrift2"/>
      </w:pPr>
      <w:bookmarkStart w:id="116" w:name="_Toc485130905"/>
      <w:bookmarkStart w:id="117" w:name="_Toc112915144"/>
      <w:r w:rsidRPr="0094717F">
        <w:t>Instandhaltungsgerechte Konstruktion</w:t>
      </w:r>
      <w:bookmarkEnd w:id="116"/>
      <w:bookmarkEnd w:id="117"/>
      <w:r w:rsidR="004B6191" w:rsidRPr="0094717F">
        <w:t xml:space="preserve"> </w:t>
      </w:r>
    </w:p>
    <w:tbl>
      <w:tblPr>
        <w:tblStyle w:val="Tabellenraster"/>
        <w:tblW w:w="8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9"/>
      </w:tblGrid>
      <w:tr w:rsidR="000C2F69" w:rsidRPr="00BF4A30" w14:paraId="0D43B659" w14:textId="77777777" w:rsidTr="0049519D">
        <w:trPr>
          <w:trHeight w:val="5540"/>
        </w:trPr>
        <w:tc>
          <w:tcPr>
            <w:tcW w:w="8989" w:type="dxa"/>
          </w:tcPr>
          <w:p w14:paraId="6C97296F" w14:textId="77777777" w:rsidR="000C2F69" w:rsidRPr="0094717F" w:rsidRDefault="000C2F69" w:rsidP="00F02574">
            <w:r w:rsidRPr="0094717F">
              <w:t>Bei der Konstruktion von Anlagen und Einrichtungen ist eine instandhaltungsgerechte Gestaltung umzusetzen.</w:t>
            </w:r>
          </w:p>
          <w:p w14:paraId="7E1D740B" w14:textId="77777777" w:rsidR="000C2F69" w:rsidRPr="0094717F" w:rsidRDefault="000C2F69" w:rsidP="00F02574">
            <w:r w:rsidRPr="0094717F">
              <w:t>Dabei sind folgende Grundsätze zu beachten:</w:t>
            </w:r>
          </w:p>
          <w:p w14:paraId="4AF9B96A" w14:textId="77777777" w:rsidR="000C2F69" w:rsidRPr="0094717F" w:rsidRDefault="000C2F69" w:rsidP="00F02574">
            <w:pPr>
              <w:pStyle w:val="Aufzhlung1"/>
              <w:jc w:val="left"/>
            </w:pPr>
            <w:r w:rsidRPr="0094717F">
              <w:t>Zugänglichkeit der Komponenten und Anlagenteile muss gewährleistet sein.</w:t>
            </w:r>
            <w:r w:rsidRPr="0094717F">
              <w:br/>
              <w:t>Die Beurteilung ist im Rahmen von Konstruktionsgesprächen gemeinsam mit der Instandhaltung / Betreiber und Planung durch den AN durchzuführen.</w:t>
            </w:r>
          </w:p>
          <w:p w14:paraId="694AF53E" w14:textId="77777777" w:rsidR="000C2F69" w:rsidRPr="0094717F" w:rsidRDefault="000C2F69" w:rsidP="00F02574">
            <w:pPr>
              <w:pStyle w:val="Aufzhlung1"/>
              <w:jc w:val="left"/>
            </w:pPr>
            <w:r w:rsidRPr="0094717F">
              <w:t>Verschleißteile müssen einfach zu wechseln sein. Das bedeutet</w:t>
            </w:r>
          </w:p>
          <w:p w14:paraId="7BAF2E47" w14:textId="77777777" w:rsidR="000C2F69" w:rsidRPr="0094717F" w:rsidRDefault="000C2F69" w:rsidP="0273704C">
            <w:pPr>
              <w:pStyle w:val="Aufzhlung1"/>
            </w:pPr>
            <w:r w:rsidRPr="0094717F">
              <w:t xml:space="preserve">Verschleiß bis zu 1 x im Monat </w:t>
            </w:r>
            <w:r w:rsidRPr="0094717F">
              <w:rPr>
                <w:rFonts w:ascii="Wingdings" w:eastAsia="Wingdings" w:hAnsi="Wingdings" w:cs="Wingdings"/>
              </w:rPr>
              <w:t>à</w:t>
            </w:r>
            <w:r w:rsidRPr="0094717F">
              <w:t xml:space="preserve"> max. Wechseldauer von 5 Min.</w:t>
            </w:r>
          </w:p>
          <w:p w14:paraId="0A8F4312" w14:textId="77777777" w:rsidR="000C2F69" w:rsidRPr="0094717F" w:rsidRDefault="000C2F69" w:rsidP="0273704C">
            <w:pPr>
              <w:pStyle w:val="Aufzhlung1"/>
            </w:pPr>
            <w:r w:rsidRPr="0094717F">
              <w:t xml:space="preserve">Verschleiß bis zu 1 x im Jahr </w:t>
            </w:r>
            <w:r w:rsidRPr="0094717F">
              <w:rPr>
                <w:rFonts w:ascii="Wingdings" w:eastAsia="Wingdings" w:hAnsi="Wingdings" w:cs="Wingdings"/>
              </w:rPr>
              <w:t>à</w:t>
            </w:r>
            <w:r w:rsidRPr="0094717F">
              <w:t>max. Wechseldauer von 30 Min.</w:t>
            </w:r>
          </w:p>
          <w:p w14:paraId="350CC4F5" w14:textId="77777777" w:rsidR="000C2F69" w:rsidRPr="0094717F" w:rsidRDefault="000C2F69" w:rsidP="0273704C">
            <w:pPr>
              <w:pStyle w:val="Aufzhlung1"/>
            </w:pPr>
            <w:r w:rsidRPr="0094717F">
              <w:t xml:space="preserve">Verschleiß zu 1 x über Lebensdauer Gesamtanlage (z.B. Roboterbergung) </w:t>
            </w:r>
            <w:r w:rsidRPr="0094717F">
              <w:rPr>
                <w:rFonts w:ascii="Wingdings" w:eastAsia="Wingdings" w:hAnsi="Wingdings" w:cs="Wingdings"/>
              </w:rPr>
              <w:t>à</w:t>
            </w:r>
            <w:r w:rsidRPr="0094717F">
              <w:t xml:space="preserve"> max. Wechseldauer von 120 Min.</w:t>
            </w:r>
          </w:p>
          <w:p w14:paraId="45ECC66B" w14:textId="77777777" w:rsidR="000C2F69" w:rsidRPr="0094717F" w:rsidRDefault="000C2F69" w:rsidP="00F02574">
            <w:pPr>
              <w:pStyle w:val="Aufzhlung1"/>
            </w:pPr>
            <w:r w:rsidRPr="0094717F">
              <w:t xml:space="preserve">Die Vorschläge bzgl. benötigten Ersatzteilen müssen aus der Anlagen-FMEA hervorgehen. Dabei müssen, abhängig vom Crashrisiko, Wechselzeiten analog </w:t>
            </w:r>
            <w:proofErr w:type="gramStart"/>
            <w:r w:rsidRPr="0094717F">
              <w:t>der Verschleißteile</w:t>
            </w:r>
            <w:proofErr w:type="gramEnd"/>
            <w:r w:rsidRPr="0094717F">
              <w:t xml:space="preserve"> eingehalten werden (hohes Ausfallrisiko: max. Wechseldauer von 5 Min. … niedriges Ausfallrisiko: max. Wechseldauer 120 Min.)</w:t>
            </w:r>
          </w:p>
          <w:p w14:paraId="2AFD422C" w14:textId="7BFF2ADE" w:rsidR="000C2F69" w:rsidRPr="0094717F" w:rsidRDefault="000C2F69" w:rsidP="00D739C1">
            <w:pPr>
              <w:pStyle w:val="Aufzhlung1"/>
              <w:jc w:val="left"/>
            </w:pPr>
            <w:r w:rsidRPr="0094717F">
              <w:t>Die Vorschläge zu Ersatz- und Verschleißteilen inkl. der benötigten Wechseldauer werden in den Konstruktionsdurchsprachen besprochen und dokumentiert.</w:t>
            </w:r>
          </w:p>
          <w:p w14:paraId="6C68A2A8" w14:textId="77777777" w:rsidR="000C2F69" w:rsidRPr="0094717F" w:rsidRDefault="000C2F69" w:rsidP="00F02574">
            <w:r w:rsidRPr="0094717F">
              <w:t>Sollten einzelne Anlagenteile diese Anforderungen nicht erfüllen, muss dies in den Konstruktionsdurchsprachen schriftlich festgehalten werden.</w:t>
            </w:r>
          </w:p>
          <w:p w14:paraId="50E06814" w14:textId="77777777" w:rsidR="005C2A6C" w:rsidRPr="0094717F" w:rsidRDefault="005C2A6C" w:rsidP="00F02574"/>
        </w:tc>
      </w:tr>
    </w:tbl>
    <w:p w14:paraId="79B738F7" w14:textId="74281943" w:rsidR="00F02574" w:rsidRPr="0094717F" w:rsidRDefault="00F02574" w:rsidP="00544ED0">
      <w:pPr>
        <w:pStyle w:val="berschrift2"/>
      </w:pPr>
      <w:bookmarkStart w:id="118" w:name="_Toc485130907"/>
      <w:bookmarkStart w:id="119" w:name="_Toc112915145"/>
      <w:r w:rsidRPr="0094717F">
        <w:t>Betriebszeiten</w:t>
      </w:r>
      <w:bookmarkEnd w:id="118"/>
      <w:bookmarkEnd w:id="119"/>
      <w:r w:rsidR="004B6191"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94717F" w14:paraId="5D6E3795" w14:textId="77777777" w:rsidTr="000C2F69">
        <w:tc>
          <w:tcPr>
            <w:tcW w:w="0" w:type="auto"/>
          </w:tcPr>
          <w:p w14:paraId="05114442" w14:textId="77777777" w:rsidR="00F140CF" w:rsidRPr="0094717F" w:rsidRDefault="00F02574" w:rsidP="00F02574">
            <w:r w:rsidRPr="0094717F">
              <w:t xml:space="preserve">Schichtmodell: </w:t>
            </w:r>
          </w:p>
          <w:p w14:paraId="02745A71" w14:textId="77777777" w:rsidR="00F140CF" w:rsidRPr="0094717F" w:rsidRDefault="006E4FCD" w:rsidP="00F02574">
            <w:r w:rsidRPr="0094717F">
              <w:t>1-3 Schichten pro Tag, bis zu 6</w:t>
            </w:r>
            <w:r w:rsidR="00F02574" w:rsidRPr="0094717F">
              <w:t xml:space="preserve"> Tage/Woche</w:t>
            </w:r>
            <w:r w:rsidR="00F140CF" w:rsidRPr="0094717F">
              <w:tab/>
            </w:r>
          </w:p>
          <w:p w14:paraId="44BE58F3" w14:textId="77777777" w:rsidR="00F02574" w:rsidRPr="0094717F" w:rsidRDefault="006E4FCD" w:rsidP="00F02574">
            <w:r w:rsidRPr="0094717F">
              <w:t xml:space="preserve">Schichtzeit 8 h </w:t>
            </w:r>
            <w:r w:rsidR="00F02574" w:rsidRPr="0094717F">
              <w:t>mit Pausendurchlauf</w:t>
            </w:r>
          </w:p>
          <w:p w14:paraId="55672916" w14:textId="77777777" w:rsidR="00950B00" w:rsidRPr="0094717F" w:rsidRDefault="00950B00" w:rsidP="00F02574"/>
          <w:p w14:paraId="71A0146B" w14:textId="77777777" w:rsidR="00F02574" w:rsidRPr="0094717F" w:rsidRDefault="00F02574" w:rsidP="00F02574">
            <w:r w:rsidRPr="0094717F">
              <w:t>Das Schichtmodell dient nur zur Information und ist nicht verbindlich. Die tatsächlichen Schichten und Laufzeiten variieren je nach Standort und nach Bedarf.</w:t>
            </w:r>
          </w:p>
          <w:p w14:paraId="253C4E80" w14:textId="77777777" w:rsidR="00F02574" w:rsidRPr="0094717F" w:rsidRDefault="00F02574" w:rsidP="00F02574"/>
          <w:p w14:paraId="159C4145" w14:textId="77777777" w:rsidR="00F02574" w:rsidRPr="0094717F" w:rsidRDefault="00F02574" w:rsidP="00F02574">
            <w:r w:rsidRPr="0094717F">
              <w:t>Die Anlage is</w:t>
            </w:r>
            <w:r w:rsidR="006E4FCD" w:rsidRPr="0094717F">
              <w:t>t mit einer Betriebszeit von 5.64</w:t>
            </w:r>
            <w:r w:rsidRPr="0094717F">
              <w:t>0h / Jahr</w:t>
            </w:r>
            <w:r w:rsidR="006E4FCD" w:rsidRPr="0094717F">
              <w:t xml:space="preserve"> auszulegen, dabei ist eine 2-wöchige</w:t>
            </w:r>
            <w:r w:rsidRPr="0094717F">
              <w:t xml:space="preserve"> Pr</w:t>
            </w:r>
            <w:r w:rsidR="006E4FCD" w:rsidRPr="0094717F">
              <w:t>oduktionsunterbrechung im Jahr bereits berücksichtigt</w:t>
            </w:r>
            <w:r w:rsidRPr="0094717F">
              <w:t>.</w:t>
            </w:r>
          </w:p>
        </w:tc>
        <w:tc>
          <w:tcPr>
            <w:tcW w:w="0" w:type="auto"/>
          </w:tcPr>
          <w:p w14:paraId="379EAD61" w14:textId="415E0E16" w:rsidR="00F02574" w:rsidRPr="0094717F" w:rsidRDefault="00F02574" w:rsidP="004B6191"/>
        </w:tc>
      </w:tr>
    </w:tbl>
    <w:p w14:paraId="76DD3BD2" w14:textId="64FA92F4" w:rsidR="00F140CF" w:rsidRPr="0094717F" w:rsidRDefault="004B6191" w:rsidP="005C2A6C">
      <w:pPr>
        <w:overflowPunct/>
        <w:autoSpaceDE/>
        <w:autoSpaceDN/>
        <w:adjustRightInd/>
        <w:jc w:val="left"/>
        <w:textAlignment w:val="auto"/>
      </w:pPr>
      <w:r w:rsidRPr="0094717F">
        <w:t xml:space="preserve"> </w:t>
      </w:r>
    </w:p>
    <w:p w14:paraId="204CECE3" w14:textId="2CEB3160" w:rsidR="00F140CF" w:rsidRPr="0094717F" w:rsidRDefault="00F140CF" w:rsidP="00544ED0">
      <w:pPr>
        <w:pStyle w:val="berschrift2"/>
      </w:pPr>
      <w:bookmarkStart w:id="120" w:name="_Toc335811229"/>
      <w:bookmarkStart w:id="121" w:name="_Toc335811470"/>
      <w:bookmarkStart w:id="122" w:name="_Toc335811639"/>
      <w:bookmarkStart w:id="123" w:name="_Toc335814204"/>
      <w:bookmarkStart w:id="124" w:name="_Toc336051636"/>
      <w:bookmarkStart w:id="125" w:name="_Toc336051690"/>
      <w:bookmarkStart w:id="126" w:name="_Toc336051757"/>
      <w:bookmarkStart w:id="127" w:name="_Toc336051851"/>
      <w:bookmarkStart w:id="128" w:name="_Toc336051905"/>
      <w:bookmarkStart w:id="129" w:name="_Toc336052966"/>
      <w:bookmarkStart w:id="130" w:name="_Toc336054113"/>
      <w:bookmarkStart w:id="131" w:name="_Toc336054296"/>
      <w:bookmarkStart w:id="132" w:name="_Toc336054834"/>
      <w:bookmarkStart w:id="133" w:name="_Toc341508656"/>
      <w:bookmarkStart w:id="134" w:name="_Toc342095031"/>
      <w:bookmarkStart w:id="135" w:name="_Toc342096366"/>
      <w:bookmarkStart w:id="136" w:name="_Toc342105450"/>
      <w:bookmarkStart w:id="137" w:name="_Toc343502975"/>
      <w:bookmarkStart w:id="138" w:name="_Toc343503921"/>
      <w:bookmarkStart w:id="139" w:name="_Toc343506717"/>
      <w:bookmarkStart w:id="140" w:name="_Toc343506817"/>
      <w:bookmarkStart w:id="141" w:name="_Toc343570146"/>
      <w:bookmarkStart w:id="142" w:name="_Toc382025150"/>
      <w:bookmarkStart w:id="143" w:name="_Toc382025388"/>
      <w:bookmarkStart w:id="144" w:name="_Toc143074560"/>
      <w:bookmarkStart w:id="145" w:name="_Ref483299922"/>
      <w:bookmarkStart w:id="146" w:name="_Toc485130909"/>
      <w:bookmarkStart w:id="147" w:name="_Toc112915146"/>
      <w:r w:rsidRPr="0094717F">
        <w:t>Normen und Vorschriften</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r w:rsidR="004B6191"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23B82CB9" w14:textId="77777777" w:rsidTr="000C2F69">
        <w:tc>
          <w:tcPr>
            <w:tcW w:w="0" w:type="auto"/>
          </w:tcPr>
          <w:p w14:paraId="42289535" w14:textId="77777777" w:rsidR="00F140CF" w:rsidRPr="0094717F" w:rsidRDefault="00F140CF" w:rsidP="00F140CF">
            <w:r w:rsidRPr="0094717F">
              <w:t xml:space="preserve">Neben den relevanten </w:t>
            </w:r>
          </w:p>
          <w:p w14:paraId="29F0FCCE" w14:textId="77777777" w:rsidR="00F140CF" w:rsidRPr="0094717F" w:rsidRDefault="00F140CF" w:rsidP="0273704C">
            <w:pPr>
              <w:pStyle w:val="Aufzhlung"/>
              <w:tabs>
                <w:tab w:val="num" w:pos="1001"/>
              </w:tabs>
              <w:spacing w:after="0"/>
              <w:ind w:left="720" w:right="0"/>
              <w:textboxTightWrap w:val="allLines"/>
            </w:pPr>
            <w:r w:rsidRPr="0094717F">
              <w:t xml:space="preserve">Europäischen Richtlinien, </w:t>
            </w:r>
          </w:p>
          <w:p w14:paraId="1D1F298E" w14:textId="77777777" w:rsidR="00F140CF" w:rsidRPr="0094717F" w:rsidRDefault="00F140CF" w:rsidP="0273704C">
            <w:pPr>
              <w:pStyle w:val="Aufzhlung"/>
              <w:tabs>
                <w:tab w:val="num" w:pos="1001"/>
              </w:tabs>
              <w:spacing w:after="0"/>
              <w:ind w:left="720" w:right="0"/>
              <w:textboxTightWrap w:val="allLines"/>
            </w:pPr>
            <w:r w:rsidRPr="0094717F">
              <w:t xml:space="preserve">den nationalen Gesetzen und Verordnungen, </w:t>
            </w:r>
          </w:p>
          <w:p w14:paraId="4F89E156" w14:textId="77777777" w:rsidR="00F140CF" w:rsidRPr="0094717F" w:rsidRDefault="00F140CF" w:rsidP="0273704C">
            <w:pPr>
              <w:pStyle w:val="Aufzhlung"/>
              <w:tabs>
                <w:tab w:val="num" w:pos="1001"/>
              </w:tabs>
              <w:spacing w:after="0"/>
              <w:ind w:left="720" w:right="0"/>
              <w:textboxTightWrap w:val="allLines"/>
            </w:pPr>
            <w:r w:rsidRPr="0094717F">
              <w:t>berufsgenossenschaftlichen Vorschriften- und Regelwerk</w:t>
            </w:r>
          </w:p>
          <w:p w14:paraId="77967548" w14:textId="1C3058C5" w:rsidR="00F140CF" w:rsidRPr="0094717F" w:rsidRDefault="00F140CF" w:rsidP="00F140CF">
            <w:r w:rsidRPr="0094717F">
              <w:t>und sonstigen, den Stand der Technik beschreibenden DIN/EN/ISO-Normen, Richtlinien bzw. Vorschriften (z.B. VDE, VDI, DGUV) gelten für die Ausführung die BMW-Betrieb</w:t>
            </w:r>
            <w:r w:rsidR="00242A7B" w:rsidRPr="0094717F">
              <w:t>smittelvorschriften</w:t>
            </w:r>
            <w:r w:rsidRPr="0094717F">
              <w:t xml:space="preserve"> inkl. </w:t>
            </w:r>
            <w:r w:rsidRPr="0094717F">
              <w:lastRenderedPageBreak/>
              <w:t xml:space="preserve">deren Ergänzungen durch die Standardisierungsvorgaben und die Vorgaben der örtlichen BMW-Abteilung für Arbeits- und Umweltschutz. </w:t>
            </w:r>
          </w:p>
          <w:p w14:paraId="621E5193" w14:textId="77777777" w:rsidR="00F140CF" w:rsidRPr="0094717F" w:rsidRDefault="00F140CF" w:rsidP="00F140CF">
            <w:r w:rsidRPr="0094717F">
              <w:t xml:space="preserve">In brand- sowie explosionsgefährdeten Anlagen und Bereichen sind die besonderen Vorschriften zum Explosionsschutz nach ATEX/ </w:t>
            </w:r>
            <w:proofErr w:type="spellStart"/>
            <w:r w:rsidRPr="0094717F">
              <w:t>IECEx</w:t>
            </w:r>
            <w:proofErr w:type="spellEnd"/>
            <w:r w:rsidRPr="0094717F">
              <w:t xml:space="preserve"> und des VDE zu beachten.</w:t>
            </w:r>
          </w:p>
          <w:p w14:paraId="402C6F83" w14:textId="77777777" w:rsidR="00F140CF" w:rsidRPr="0094717F" w:rsidRDefault="00F140CF" w:rsidP="00F140CF">
            <w:r w:rsidRPr="0094717F">
              <w:t>Kenntnisse der gültigen länderspezifischen Gesetze, Verordnungen und Vorschriften, die für die Ausführung der ausgeschriebenen Anlage maßgebend sind, sind Voraussetzung für die Abgabe eines Angebots.</w:t>
            </w:r>
          </w:p>
          <w:p w14:paraId="03BEB8C7" w14:textId="77777777" w:rsidR="00F140CF" w:rsidRPr="0094717F" w:rsidRDefault="00F140CF" w:rsidP="00F140CF"/>
          <w:p w14:paraId="46C36902" w14:textId="77777777" w:rsidR="00F140CF" w:rsidRPr="0094717F" w:rsidRDefault="00F140CF" w:rsidP="00F140CF">
            <w:r w:rsidRPr="0094717F">
              <w:t>Es ist in der Verantwortung des Lieferanten, alle gültigen Normen und Vorschriften für die gelieferte Anlage zu erfüllen. Auch alle relevanten Standards sind zu erfüllen. Eine Kopie der grundlegenden Gesundheits- und Sicherheitsanforderungen mit den angewendeten Standards ist der technischen Dokumentation beizufügen.</w:t>
            </w:r>
          </w:p>
          <w:p w14:paraId="51A04CD7" w14:textId="77777777" w:rsidR="00F140CF" w:rsidRPr="0094717F" w:rsidRDefault="00F140CF" w:rsidP="00F140CF">
            <w:r w:rsidRPr="0094717F">
              <w:t>Die Anlage muss mindestens nach aktuell gültiger Maschinenrichtlinie und den dazugehörigen harmonisierten Normen mit Vermutungswirkung - für Maschinen – entworfen werden.</w:t>
            </w:r>
          </w:p>
          <w:p w14:paraId="0DB0A927" w14:textId="77777777" w:rsidR="00014689" w:rsidRPr="0094717F" w:rsidRDefault="00014689" w:rsidP="00014689"/>
          <w:p w14:paraId="4D55F6DD" w14:textId="77777777" w:rsidR="006350D8" w:rsidRPr="0094717F" w:rsidRDefault="006350D8" w:rsidP="006350D8">
            <w:r w:rsidRPr="0094717F">
              <w:t xml:space="preserve"> </w:t>
            </w:r>
          </w:p>
        </w:tc>
        <w:tc>
          <w:tcPr>
            <w:tcW w:w="0" w:type="auto"/>
          </w:tcPr>
          <w:p w14:paraId="10B2501D" w14:textId="77777777" w:rsidR="006350D8" w:rsidRPr="0094717F" w:rsidRDefault="006350D8" w:rsidP="00014689"/>
        </w:tc>
      </w:tr>
    </w:tbl>
    <w:p w14:paraId="6B9873EB" w14:textId="55575194" w:rsidR="00F140CF" w:rsidRPr="0094717F" w:rsidRDefault="00F140CF" w:rsidP="00544ED0">
      <w:pPr>
        <w:pStyle w:val="berschrift2"/>
      </w:pPr>
      <w:bookmarkStart w:id="148" w:name="_Ref483299496"/>
      <w:bookmarkStart w:id="149" w:name="_Ref483299520"/>
      <w:bookmarkStart w:id="150" w:name="_Toc485130910"/>
      <w:bookmarkStart w:id="151" w:name="_Toc112915147"/>
      <w:r w:rsidRPr="0094717F">
        <w:t>Standardkomponenten</w:t>
      </w:r>
      <w:bookmarkEnd w:id="148"/>
      <w:bookmarkEnd w:id="149"/>
      <w:bookmarkEnd w:id="150"/>
      <w:bookmarkEnd w:id="151"/>
      <w:r w:rsidR="004B6191"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94717F" w14:paraId="2896174A" w14:textId="77777777" w:rsidTr="000C2F69">
        <w:tc>
          <w:tcPr>
            <w:tcW w:w="0" w:type="auto"/>
          </w:tcPr>
          <w:p w14:paraId="52A3FFD9" w14:textId="02A587DB" w:rsidR="00F140CF" w:rsidRPr="0094717F" w:rsidRDefault="00F140CF" w:rsidP="00F140CF">
            <w:r w:rsidRPr="0094717F">
              <w:t>Eine Übersicht häufig verwendeter Komponenten inkl. Vorgabe ist im Dokument „</w:t>
            </w:r>
            <w:r w:rsidR="009802AE" w:rsidRPr="0094717F">
              <w:t xml:space="preserve">Standardkomponenten </w:t>
            </w:r>
            <w:r w:rsidR="7A3B9C76" w:rsidRPr="0094717F">
              <w:t>T</w:t>
            </w:r>
            <w:r w:rsidR="7FE4148C" w:rsidRPr="0094717F">
              <w:t>S</w:t>
            </w:r>
            <w:r w:rsidRPr="0094717F">
              <w:t>“</w:t>
            </w:r>
            <w:r w:rsidRPr="0094717F">
              <w:rPr>
                <w:lang w:eastAsia="de-DE"/>
              </w:rPr>
              <w:t xml:space="preserve"> zu finden. Weitere </w:t>
            </w:r>
            <w:r w:rsidRPr="0094717F">
              <w:t xml:space="preserve">Anlagenkomponenten sind grundsätzlich entsprechend der Best-Practice Freigabeliste auszuwählen. </w:t>
            </w:r>
          </w:p>
          <w:p w14:paraId="789AFCDF" w14:textId="77777777" w:rsidR="00F140CF" w:rsidRPr="0094717F" w:rsidRDefault="00F140CF" w:rsidP="00F140CF"/>
          <w:p w14:paraId="6CE3FD6E" w14:textId="77777777" w:rsidR="00F140CF" w:rsidRPr="0094717F" w:rsidRDefault="00F140CF" w:rsidP="008F6A0D">
            <w:pPr>
              <w:jc w:val="left"/>
            </w:pPr>
            <w:r w:rsidRPr="0094717F">
              <w:t xml:space="preserve">Liegen zwingende technische Gründe zum Einsatz abweichender Komponenten vor, so müssen diese vor Bestellung und </w:t>
            </w:r>
            <w:proofErr w:type="gramStart"/>
            <w:r w:rsidRPr="0094717F">
              <w:t>Verbau</w:t>
            </w:r>
            <w:proofErr w:type="gramEnd"/>
            <w:r w:rsidRPr="0094717F">
              <w:t xml:space="preserve"> im Freiga</w:t>
            </w:r>
            <w:r w:rsidR="008F6A0D" w:rsidRPr="0094717F">
              <w:t xml:space="preserve">beformular </w:t>
            </w:r>
            <w:r w:rsidRPr="0094717F">
              <w:t>durch den AN eingetragen werden und durch den AG (Planer / Instandhaltung) schriftlich genehmigt werden.</w:t>
            </w:r>
          </w:p>
          <w:p w14:paraId="017E6013" w14:textId="77777777" w:rsidR="00F140CF" w:rsidRPr="0094717F" w:rsidRDefault="00F140CF" w:rsidP="00F140CF">
            <w:r w:rsidRPr="0094717F">
              <w:t>Das Einholen einer Freigabe für Anlagenkomponenten liegt in der Verantwortung des AN. Eine fehlende Freigabe von Komponenten verhindert die spätere Abnahme der Anlage bzw. erfordert die Umrüstung auf freigegebene Komponenten.</w:t>
            </w:r>
          </w:p>
          <w:p w14:paraId="683856CC" w14:textId="77777777" w:rsidR="00F140CF" w:rsidRPr="0094717F" w:rsidRDefault="00F140CF" w:rsidP="00F140CF"/>
          <w:p w14:paraId="5466BC28" w14:textId="77777777" w:rsidR="00F140CF" w:rsidRPr="0094717F" w:rsidRDefault="00F140CF" w:rsidP="004A7724">
            <w:r w:rsidRPr="0094717F">
              <w:t>Komponenten aus den Freigabelisten können bei Lieferanten zu vereinbarten Konditionen bezogen werden. Dafür ist das entsprechende Formular zu befüllen und durch den Prozessplaner zu unterschreiben.</w:t>
            </w:r>
          </w:p>
        </w:tc>
        <w:tc>
          <w:tcPr>
            <w:tcW w:w="0" w:type="auto"/>
          </w:tcPr>
          <w:p w14:paraId="5CFE7331" w14:textId="504F2773" w:rsidR="00F140CF" w:rsidRPr="0094717F" w:rsidRDefault="00F140CF" w:rsidP="004B6191"/>
        </w:tc>
      </w:tr>
    </w:tbl>
    <w:p w14:paraId="2108285C" w14:textId="07A94F3B" w:rsidR="00F140CF" w:rsidRPr="0094717F" w:rsidRDefault="00F140CF" w:rsidP="00544ED0">
      <w:pPr>
        <w:pStyle w:val="berschrift2"/>
      </w:pPr>
      <w:bookmarkStart w:id="152" w:name="_Toc485130911"/>
      <w:bookmarkStart w:id="153" w:name="_Toc112915148"/>
      <w:bookmarkStart w:id="154" w:name="_Ref487440519"/>
      <w:r w:rsidRPr="0094717F">
        <w:t>Beistellumfänge</w:t>
      </w:r>
      <w:bookmarkEnd w:id="152"/>
      <w:bookmarkEnd w:id="153"/>
      <w:r w:rsidR="004B6191" w:rsidRPr="0094717F">
        <w:t xml:space="preserve"> </w:t>
      </w:r>
      <w:bookmarkEnd w:id="154"/>
    </w:p>
    <w:tbl>
      <w:tblPr>
        <w:tblStyle w:val="Tabellenraster"/>
        <w:tblW w:w="90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1"/>
      </w:tblGrid>
      <w:tr w:rsidR="0049519D" w:rsidRPr="00BF4A30" w14:paraId="0E51C170" w14:textId="77777777" w:rsidTr="0049519D">
        <w:trPr>
          <w:trHeight w:val="1537"/>
        </w:trPr>
        <w:tc>
          <w:tcPr>
            <w:tcW w:w="9041" w:type="dxa"/>
            <w:shd w:val="clear" w:color="auto" w:fill="auto"/>
          </w:tcPr>
          <w:p w14:paraId="510106EC" w14:textId="77777777" w:rsidR="0049519D" w:rsidRPr="0094717F" w:rsidRDefault="0049519D" w:rsidP="00F02574">
            <w:pPr>
              <w:rPr>
                <w:rFonts w:cs="BMWType V2 Light"/>
              </w:rPr>
            </w:pPr>
            <w:r w:rsidRPr="0094717F">
              <w:rPr>
                <w:rFonts w:cs="BMWType V2 Light"/>
              </w:rPr>
              <w:t>Vom AG sind aktuell folgende Beistellungen für Lacklinien und Modullinie geplant:</w:t>
            </w:r>
          </w:p>
          <w:p w14:paraId="7DD88F81" w14:textId="3459CE31" w:rsidR="0049519D" w:rsidRPr="0094717F" w:rsidRDefault="3DB847A7" w:rsidP="0273704C">
            <w:pPr>
              <w:pStyle w:val="Listenabsatz"/>
              <w:numPr>
                <w:ilvl w:val="0"/>
                <w:numId w:val="14"/>
              </w:numPr>
              <w:rPr>
                <w:rFonts w:ascii="BMWType V2 Light" w:hAnsi="BMWType V2 Light" w:cs="BMWType V2 Light"/>
                <w:sz w:val="20"/>
                <w:szCs w:val="20"/>
                <w:lang w:val="en-US"/>
              </w:rPr>
            </w:pPr>
            <w:proofErr w:type="spellStart"/>
            <w:r w:rsidRPr="0094717F">
              <w:rPr>
                <w:rFonts w:ascii="BMWType V2 Light" w:hAnsi="BMWType V2 Light" w:cs="BMWType V2 Light"/>
                <w:sz w:val="20"/>
                <w:szCs w:val="20"/>
                <w:lang w:val="en-US"/>
              </w:rPr>
              <w:t>Keine</w:t>
            </w:r>
            <w:proofErr w:type="spellEnd"/>
            <w:r w:rsidRPr="0094717F">
              <w:rPr>
                <w:rFonts w:ascii="BMWType V2 Light" w:hAnsi="BMWType V2 Light" w:cs="BMWType V2 Light"/>
                <w:sz w:val="20"/>
                <w:szCs w:val="20"/>
                <w:lang w:val="en-US"/>
              </w:rPr>
              <w:t xml:space="preserve"> </w:t>
            </w:r>
            <w:proofErr w:type="spellStart"/>
            <w:r w:rsidRPr="0094717F">
              <w:rPr>
                <w:rFonts w:ascii="BMWType V2 Light" w:hAnsi="BMWType V2 Light" w:cs="BMWType V2 Light"/>
                <w:sz w:val="20"/>
                <w:szCs w:val="20"/>
                <w:lang w:val="en-US"/>
              </w:rPr>
              <w:t>Beistellung</w:t>
            </w:r>
            <w:proofErr w:type="spellEnd"/>
            <w:r w:rsidRPr="0094717F">
              <w:rPr>
                <w:rFonts w:ascii="BMWType V2 Light" w:hAnsi="BMWType V2 Light" w:cs="BMWType V2 Light"/>
                <w:sz w:val="20"/>
                <w:szCs w:val="20"/>
                <w:lang w:val="en-US"/>
              </w:rPr>
              <w:t xml:space="preserve"> </w:t>
            </w:r>
            <w:proofErr w:type="spellStart"/>
            <w:r w:rsidRPr="0094717F">
              <w:rPr>
                <w:rFonts w:ascii="BMWType V2 Light" w:hAnsi="BMWType V2 Light" w:cs="BMWType V2 Light"/>
                <w:sz w:val="20"/>
                <w:szCs w:val="20"/>
                <w:lang w:val="en-US"/>
              </w:rPr>
              <w:t>geplant</w:t>
            </w:r>
            <w:proofErr w:type="spellEnd"/>
          </w:p>
        </w:tc>
      </w:tr>
    </w:tbl>
    <w:p w14:paraId="71769843" w14:textId="7FB3F45E" w:rsidR="00F140CF" w:rsidRPr="0094717F" w:rsidRDefault="00F140CF" w:rsidP="00544ED0">
      <w:pPr>
        <w:pStyle w:val="berschrift2"/>
        <w:rPr>
          <w:lang w:val="en-US"/>
        </w:rPr>
      </w:pPr>
      <w:bookmarkStart w:id="155" w:name="_Toc143074645"/>
      <w:bookmarkStart w:id="156" w:name="_Ref473544810"/>
      <w:bookmarkStart w:id="157" w:name="_Toc485130912"/>
      <w:bookmarkStart w:id="158" w:name="_Toc112915149"/>
      <w:bookmarkStart w:id="159" w:name="_Ref487465247"/>
      <w:proofErr w:type="spellStart"/>
      <w:r w:rsidRPr="0094717F">
        <w:rPr>
          <w:lang w:val="en-US"/>
        </w:rPr>
        <w:t>Vorgeschriebene</w:t>
      </w:r>
      <w:proofErr w:type="spellEnd"/>
      <w:r w:rsidRPr="0094717F">
        <w:rPr>
          <w:lang w:val="en-US"/>
        </w:rPr>
        <w:t xml:space="preserve"> </w:t>
      </w:r>
      <w:proofErr w:type="spellStart"/>
      <w:r w:rsidRPr="0094717F">
        <w:rPr>
          <w:lang w:val="en-US"/>
        </w:rPr>
        <w:t>Unterlieferanten</w:t>
      </w:r>
      <w:bookmarkEnd w:id="155"/>
      <w:bookmarkEnd w:id="156"/>
      <w:bookmarkEnd w:id="157"/>
      <w:bookmarkEnd w:id="158"/>
      <w:proofErr w:type="spellEnd"/>
      <w:r w:rsidR="00AB2353" w:rsidRPr="0094717F">
        <w:rPr>
          <w:lang w:val="en-US"/>
        </w:rPr>
        <w:t xml:space="preserve"> </w:t>
      </w:r>
      <w:bookmarkEnd w:id="15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576B29" w14:paraId="0D9C7392" w14:textId="77777777" w:rsidTr="190B8594">
        <w:tc>
          <w:tcPr>
            <w:tcW w:w="0" w:type="auto"/>
          </w:tcPr>
          <w:p w14:paraId="6DBC337B" w14:textId="77777777" w:rsidR="00F140CF" w:rsidRPr="0094717F" w:rsidRDefault="00F140CF" w:rsidP="00F140CF">
            <w:pPr>
              <w:rPr>
                <w:rStyle w:val="Fett"/>
                <w:rFonts w:cs="BMWType V2 Light"/>
                <w:b w:val="0"/>
              </w:rPr>
            </w:pPr>
            <w:r w:rsidRPr="0094717F">
              <w:rPr>
                <w:rStyle w:val="Fett"/>
                <w:rFonts w:cs="BMWType V2 Light"/>
                <w:b w:val="0"/>
              </w:rPr>
              <w:t>Für die folgenden Umfänge gibt es Vorgaben zu Unterlieferanten:</w:t>
            </w:r>
          </w:p>
          <w:p w14:paraId="680FDA4F" w14:textId="77777777" w:rsidR="0044260A" w:rsidRPr="0094717F" w:rsidRDefault="0044260A" w:rsidP="00F140CF">
            <w:pPr>
              <w:rPr>
                <w:rStyle w:val="Fett"/>
                <w:rFonts w:cs="BMWType V2 Light"/>
                <w:b w:val="0"/>
              </w:rPr>
            </w:pPr>
          </w:p>
          <w:p w14:paraId="310CDB36" w14:textId="4A513B95" w:rsidR="0044260A" w:rsidRPr="0094717F" w:rsidRDefault="256FAF70" w:rsidP="190B8594">
            <w:pPr>
              <w:pStyle w:val="Listenabsatz"/>
              <w:numPr>
                <w:ilvl w:val="0"/>
                <w:numId w:val="13"/>
              </w:numPr>
              <w:rPr>
                <w:rFonts w:ascii="BMWType V2 Light" w:hAnsi="BMWType V2 Light" w:cs="BMWType V2 Light"/>
                <w:sz w:val="20"/>
                <w:szCs w:val="20"/>
                <w:lang w:val="en-US"/>
              </w:rPr>
            </w:pPr>
            <w:proofErr w:type="spellStart"/>
            <w:r w:rsidRPr="0094717F">
              <w:rPr>
                <w:rFonts w:ascii="BMWType V2 Light" w:hAnsi="BMWType V2 Light" w:cs="BMWType V2 Light"/>
                <w:sz w:val="20"/>
                <w:szCs w:val="20"/>
                <w:lang w:val="en-US"/>
              </w:rPr>
              <w:t>Deflektometrie</w:t>
            </w:r>
            <w:r w:rsidR="3800B872" w:rsidRPr="0094717F">
              <w:rPr>
                <w:rFonts w:ascii="BMWType V2 Light" w:hAnsi="BMWType V2 Light" w:cs="BMWType V2 Light"/>
                <w:sz w:val="20"/>
                <w:szCs w:val="20"/>
                <w:lang w:val="en-US"/>
              </w:rPr>
              <w:t>-Prüfsystem</w:t>
            </w:r>
            <w:proofErr w:type="spellEnd"/>
            <w:r w:rsidR="285DE60F" w:rsidRPr="0094717F">
              <w:rPr>
                <w:rFonts w:ascii="BMWType V2 Light" w:hAnsi="BMWType V2 Light" w:cs="BMWType V2 Light"/>
                <w:sz w:val="20"/>
                <w:szCs w:val="20"/>
                <w:lang w:val="en-US"/>
              </w:rPr>
              <w:t xml:space="preserve"> </w:t>
            </w:r>
            <w:proofErr w:type="spellStart"/>
            <w:r w:rsidR="285DE60F" w:rsidRPr="0094717F">
              <w:rPr>
                <w:rFonts w:ascii="BMWType V2 Light" w:hAnsi="BMWType V2 Light" w:cs="BMWType V2 Light"/>
                <w:sz w:val="20"/>
                <w:szCs w:val="20"/>
                <w:lang w:val="en-US"/>
              </w:rPr>
              <w:t>Trevista</w:t>
            </w:r>
            <w:proofErr w:type="spellEnd"/>
            <w:r w:rsidR="285DE60F" w:rsidRPr="0094717F">
              <w:rPr>
                <w:rFonts w:ascii="BMWType V2 Light" w:hAnsi="BMWType V2 Light" w:cs="BMWType V2 Light"/>
                <w:sz w:val="20"/>
                <w:szCs w:val="20"/>
                <w:lang w:val="en-US"/>
              </w:rPr>
              <w:t xml:space="preserve"> </w:t>
            </w:r>
            <w:r w:rsidR="2E3ED809" w:rsidRPr="0094717F">
              <w:rPr>
                <w:rFonts w:ascii="BMWType V2 Light" w:hAnsi="BMWType V2 Light" w:cs="BMWType V2 Light"/>
                <w:sz w:val="20"/>
                <w:szCs w:val="20"/>
                <w:lang w:val="en-US"/>
              </w:rPr>
              <w:t xml:space="preserve">Fa. </w:t>
            </w:r>
            <w:r w:rsidR="285DE60F" w:rsidRPr="0094717F">
              <w:rPr>
                <w:rFonts w:ascii="BMWType V2 Light" w:hAnsi="BMWType V2 Light" w:cs="BMWType V2 Light"/>
                <w:sz w:val="20"/>
                <w:szCs w:val="20"/>
                <w:lang w:val="en-US"/>
              </w:rPr>
              <w:t>Cognex Corporation</w:t>
            </w:r>
            <w:r w:rsidR="17721FF7" w:rsidRPr="0094717F">
              <w:rPr>
                <w:rFonts w:ascii="BMWType V2 Light" w:hAnsi="BMWType V2 Light" w:cs="BMWType V2 Light"/>
                <w:sz w:val="20"/>
                <w:szCs w:val="20"/>
                <w:lang w:val="en-US"/>
              </w:rPr>
              <w:t xml:space="preserve"> </w:t>
            </w:r>
            <w:proofErr w:type="spellStart"/>
            <w:r w:rsidR="17721FF7" w:rsidRPr="0094717F">
              <w:rPr>
                <w:rFonts w:ascii="BMWType V2 Light" w:hAnsi="BMWType V2 Light" w:cs="BMWType V2 Light"/>
                <w:sz w:val="20"/>
                <w:szCs w:val="20"/>
                <w:lang w:val="en-US"/>
              </w:rPr>
              <w:t>Laserklasse</w:t>
            </w:r>
            <w:proofErr w:type="spellEnd"/>
            <w:r w:rsidR="17721FF7" w:rsidRPr="0094717F">
              <w:rPr>
                <w:rFonts w:ascii="BMWType V2 Light" w:hAnsi="BMWType V2 Light" w:cs="BMWType V2 Light"/>
                <w:sz w:val="20"/>
                <w:szCs w:val="20"/>
                <w:lang w:val="en-US"/>
              </w:rPr>
              <w:t xml:space="preserve"> 1</w:t>
            </w:r>
          </w:p>
          <w:p w14:paraId="441F80E8" w14:textId="60825788" w:rsidR="00FE4416" w:rsidRPr="0094717F" w:rsidRDefault="00FE4416" w:rsidP="190B8594">
            <w:pPr>
              <w:pStyle w:val="Listenabsatz"/>
              <w:numPr>
                <w:ilvl w:val="0"/>
                <w:numId w:val="13"/>
              </w:numPr>
              <w:rPr>
                <w:rFonts w:ascii="BMWType V2 Light" w:hAnsi="BMWType V2 Light" w:cs="BMWType V2 Light"/>
                <w:sz w:val="20"/>
                <w:szCs w:val="20"/>
              </w:rPr>
            </w:pPr>
            <w:r w:rsidRPr="0094717F">
              <w:rPr>
                <w:rFonts w:ascii="BMWType V2 Light" w:hAnsi="BMWType V2 Light" w:cs="BMWType V2 Light"/>
                <w:sz w:val="20"/>
                <w:szCs w:val="20"/>
              </w:rPr>
              <w:t xml:space="preserve">ACHTUNG </w:t>
            </w:r>
            <w:r w:rsidR="003665E2" w:rsidRPr="0094717F">
              <w:rPr>
                <w:rFonts w:ascii="BMWType V2 Light" w:hAnsi="BMWType V2 Light" w:cs="BMWType V2 Light"/>
                <w:sz w:val="20"/>
                <w:szCs w:val="20"/>
              </w:rPr>
              <w:t xml:space="preserve">nur die </w:t>
            </w:r>
            <w:r w:rsidR="0029735E" w:rsidRPr="0094717F">
              <w:rPr>
                <w:rFonts w:ascii="BMWType V2 Light" w:hAnsi="BMWType V2 Light" w:cs="BMWType V2 Light"/>
                <w:sz w:val="20"/>
                <w:szCs w:val="20"/>
              </w:rPr>
              <w:t>Komponenten</w:t>
            </w:r>
            <w:r w:rsidR="003665E2" w:rsidRPr="0094717F">
              <w:rPr>
                <w:rFonts w:ascii="BMWType V2 Light" w:hAnsi="BMWType V2 Light" w:cs="BMWType V2 Light"/>
                <w:sz w:val="20"/>
                <w:szCs w:val="20"/>
              </w:rPr>
              <w:t xml:space="preserve"> werden über </w:t>
            </w:r>
            <w:proofErr w:type="spellStart"/>
            <w:r w:rsidR="003665E2" w:rsidRPr="0094717F">
              <w:rPr>
                <w:rFonts w:ascii="BMWType V2 Light" w:hAnsi="BMWType V2 Light" w:cs="BMWType V2 Light"/>
                <w:sz w:val="20"/>
                <w:szCs w:val="20"/>
              </w:rPr>
              <w:t>Cogn</w:t>
            </w:r>
            <w:r w:rsidR="00FF0D74" w:rsidRPr="0094717F">
              <w:rPr>
                <w:rFonts w:ascii="BMWType V2 Light" w:hAnsi="BMWType V2 Light" w:cs="BMWType V2 Light"/>
                <w:sz w:val="20"/>
                <w:szCs w:val="20"/>
              </w:rPr>
              <w:t>ex</w:t>
            </w:r>
            <w:proofErr w:type="spellEnd"/>
            <w:r w:rsidR="00FF0D74" w:rsidRPr="0094717F">
              <w:rPr>
                <w:rFonts w:ascii="BMWType V2 Light" w:hAnsi="BMWType V2 Light" w:cs="BMWType V2 Light"/>
                <w:sz w:val="20"/>
                <w:szCs w:val="20"/>
              </w:rPr>
              <w:t xml:space="preserve"> be</w:t>
            </w:r>
            <w:r w:rsidR="00882E89" w:rsidRPr="0094717F">
              <w:rPr>
                <w:rFonts w:ascii="BMWType V2 Light" w:hAnsi="BMWType V2 Light" w:cs="BMWType V2 Light"/>
                <w:sz w:val="20"/>
                <w:szCs w:val="20"/>
              </w:rPr>
              <w:t>zogen, die Bildbearbeitung</w:t>
            </w:r>
            <w:r w:rsidR="00A42BDD" w:rsidRPr="0094717F">
              <w:rPr>
                <w:rFonts w:ascii="BMWType V2 Light" w:hAnsi="BMWType V2 Light" w:cs="BMWType V2 Light"/>
                <w:sz w:val="20"/>
                <w:szCs w:val="20"/>
              </w:rPr>
              <w:t xml:space="preserve">/ Auswertung </w:t>
            </w:r>
            <w:r w:rsidR="002C3DE8" w:rsidRPr="0094717F">
              <w:rPr>
                <w:rFonts w:ascii="BMWType V2 Light" w:hAnsi="BMWType V2 Light" w:cs="BMWType V2 Light"/>
                <w:sz w:val="20"/>
                <w:szCs w:val="20"/>
              </w:rPr>
              <w:t xml:space="preserve">obliegt dem AN bzw. GU. </w:t>
            </w:r>
            <w:proofErr w:type="spellStart"/>
            <w:r w:rsidR="002C3DE8" w:rsidRPr="0094717F">
              <w:rPr>
                <w:rFonts w:ascii="BMWType V2 Light" w:hAnsi="BMWType V2 Light" w:cs="BMWType V2 Light"/>
                <w:sz w:val="20"/>
                <w:szCs w:val="20"/>
              </w:rPr>
              <w:t>Cognex</w:t>
            </w:r>
            <w:proofErr w:type="spellEnd"/>
            <w:r w:rsidR="002C3DE8" w:rsidRPr="0094717F">
              <w:rPr>
                <w:rFonts w:ascii="BMWType V2 Light" w:hAnsi="BMWType V2 Light" w:cs="BMWType V2 Light"/>
                <w:sz w:val="20"/>
                <w:szCs w:val="20"/>
              </w:rPr>
              <w:t xml:space="preserve"> wird hier </w:t>
            </w:r>
            <w:r w:rsidR="0029735E" w:rsidRPr="0094717F">
              <w:rPr>
                <w:rFonts w:ascii="BMWType V2 Light" w:hAnsi="BMWType V2 Light" w:cs="BMWType V2 Light"/>
                <w:sz w:val="20"/>
                <w:szCs w:val="20"/>
              </w:rPr>
              <w:t xml:space="preserve">keine Verantwortung für die Auslegung </w:t>
            </w:r>
            <w:r w:rsidR="007B40B1" w:rsidRPr="0094717F">
              <w:rPr>
                <w:rFonts w:ascii="BMWType V2 Light" w:hAnsi="BMWType V2 Light" w:cs="BMWType V2 Light"/>
                <w:sz w:val="20"/>
                <w:szCs w:val="20"/>
              </w:rPr>
              <w:t>übernehmen</w:t>
            </w:r>
            <w:r w:rsidR="00F713C7" w:rsidRPr="0094717F">
              <w:rPr>
                <w:rFonts w:ascii="BMWType V2 Light" w:hAnsi="BMWType V2 Light" w:cs="BMWType V2 Light"/>
                <w:sz w:val="20"/>
                <w:szCs w:val="20"/>
              </w:rPr>
              <w:t>.</w:t>
            </w:r>
          </w:p>
          <w:p w14:paraId="5542804E" w14:textId="77777777" w:rsidR="00F140CF" w:rsidRPr="00BD256A" w:rsidRDefault="00F140CF" w:rsidP="00732D79">
            <w:pPr>
              <w:rPr>
                <w:lang w:eastAsia="de-DE"/>
              </w:rPr>
            </w:pPr>
          </w:p>
        </w:tc>
        <w:tc>
          <w:tcPr>
            <w:tcW w:w="0" w:type="auto"/>
          </w:tcPr>
          <w:p w14:paraId="0442B167" w14:textId="77777777" w:rsidR="00F73DF9" w:rsidRPr="0049519D" w:rsidRDefault="00F73DF9" w:rsidP="00F73DF9">
            <w:pPr>
              <w:pStyle w:val="Listenabsatz"/>
            </w:pPr>
          </w:p>
        </w:tc>
      </w:tr>
    </w:tbl>
    <w:p w14:paraId="460A4F87" w14:textId="35B2C25E" w:rsidR="00F140CF" w:rsidRPr="0094717F" w:rsidRDefault="00F140CF" w:rsidP="00544ED0">
      <w:pPr>
        <w:pStyle w:val="berschrift2"/>
      </w:pPr>
      <w:bookmarkStart w:id="160" w:name="_Toc485130913"/>
      <w:bookmarkStart w:id="161" w:name="_Toc112915150"/>
      <w:r w:rsidRPr="0094717F">
        <w:t>Anlagentechnik allgemein</w:t>
      </w:r>
      <w:bookmarkEnd w:id="160"/>
      <w:bookmarkEnd w:id="161"/>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14:paraId="6D59C6AA" w14:textId="77777777" w:rsidTr="000C2F69">
        <w:tc>
          <w:tcPr>
            <w:tcW w:w="0" w:type="auto"/>
          </w:tcPr>
          <w:p w14:paraId="1499BD52" w14:textId="77777777" w:rsidR="00F140CF" w:rsidRPr="0094717F" w:rsidRDefault="00F140CF" w:rsidP="00F140CF">
            <w:pPr>
              <w:rPr>
                <w:lang w:eastAsia="de-DE"/>
              </w:rPr>
            </w:pPr>
            <w:r w:rsidRPr="0094717F">
              <w:rPr>
                <w:lang w:eastAsia="de-DE"/>
              </w:rPr>
              <w:t>Der Aufbau der Fertigungslinie muss modular erfolgen, d.h. die einzelnen Stationen müssen eingehaust und einfach zu erweitern sein.</w:t>
            </w:r>
          </w:p>
          <w:p w14:paraId="6900AD02" w14:textId="77777777" w:rsidR="00F140CF" w:rsidRPr="0094717F" w:rsidRDefault="00F140CF" w:rsidP="00F140CF">
            <w:pPr>
              <w:rPr>
                <w:lang w:eastAsia="de-DE"/>
              </w:rPr>
            </w:pPr>
            <w:r w:rsidRPr="0094717F">
              <w:rPr>
                <w:lang w:eastAsia="de-DE"/>
              </w:rPr>
              <w:t>Bauteile dürfen von der Anlage nicht beschädigt werden. Es dürfen keine optischen und mechanischen Oberflächenveränderungen an den Bauteilen und keine zusätzliche Kontaminierung der Bauteile durch den Fügevorgang auftreten (Bsp.: Kratzer, Verschmutzung etc.).</w:t>
            </w:r>
          </w:p>
          <w:p w14:paraId="59FA04BC" w14:textId="77777777" w:rsidR="00F140CF" w:rsidRPr="0094717F" w:rsidRDefault="00F140CF" w:rsidP="00F140CF">
            <w:r w:rsidRPr="0094717F">
              <w:t>Für Wartung und Reparatur sind entsprechende Podeste anzubringen oder bewegliche Wartungstreppen mitzuliefern. Für den Austausch schwerer Komponenten ist eine entsprechende Vorrichtung zur Verwendung eines Kettenzuges in der richtigen Position anzubringen. Sonderwerkzeuge für Austausch oder Reparatur sind mit der Anlage mitzuliefern.</w:t>
            </w:r>
          </w:p>
          <w:p w14:paraId="6794866C" w14:textId="77777777" w:rsidR="00F140CF" w:rsidRPr="0094717F" w:rsidRDefault="00F140CF" w:rsidP="00F140CF">
            <w:r w:rsidRPr="0094717F">
              <w:t>Alle Schutzabdeckungen sollen angeschraubt, bzw. eingelegt und durch entsprechende Maßnahmen gegen Verschieben gesichert sein. Die einzelnen Abdeckungen sollen ein handliches Format nicht überschreiten. Größere Maschinenteile müssen ohne Demontage der Abdeckungs-Unterkonstruktion ausgewechselt werden können. Falls erforderlich sind Einlegetaschen für die Unterkonstruktion vorzusehen.</w:t>
            </w:r>
          </w:p>
          <w:p w14:paraId="0ED863B3" w14:textId="77777777" w:rsidR="00F140CF" w:rsidRPr="0094717F" w:rsidRDefault="00F140CF" w:rsidP="00F02574">
            <w:pPr>
              <w:rPr>
                <w:lang w:eastAsia="de-DE"/>
              </w:rPr>
            </w:pPr>
            <w:r w:rsidRPr="0094717F">
              <w:rPr>
                <w:lang w:eastAsia="de-DE"/>
              </w:rPr>
              <w:t xml:space="preserve">Die Änderung von Anlagenparametern darf nur nach ausreichender Identifizierung erfolgen (EKS). Ein Passwortschutz </w:t>
            </w:r>
            <w:r w:rsidR="003206A1" w:rsidRPr="0094717F">
              <w:rPr>
                <w:lang w:eastAsia="de-DE"/>
              </w:rPr>
              <w:t xml:space="preserve">durch den Lieferanten </w:t>
            </w:r>
            <w:r w:rsidRPr="0094717F">
              <w:rPr>
                <w:lang w:eastAsia="de-DE"/>
              </w:rPr>
              <w:t>ist nicht zulässig.</w:t>
            </w:r>
          </w:p>
          <w:p w14:paraId="47F5CD2D" w14:textId="77777777" w:rsidR="005C2A6C" w:rsidRPr="0094717F" w:rsidRDefault="005C2A6C" w:rsidP="00F02574">
            <w:pPr>
              <w:rPr>
                <w:lang w:eastAsia="de-DE"/>
              </w:rPr>
            </w:pPr>
          </w:p>
        </w:tc>
        <w:tc>
          <w:tcPr>
            <w:tcW w:w="0" w:type="auto"/>
          </w:tcPr>
          <w:p w14:paraId="1E097EFF" w14:textId="25D772AE" w:rsidR="00F140CF" w:rsidRPr="0094717F" w:rsidRDefault="00F140CF" w:rsidP="00AB2353"/>
        </w:tc>
      </w:tr>
    </w:tbl>
    <w:p w14:paraId="28275348" w14:textId="2C5AAC7D" w:rsidR="00F140CF" w:rsidRPr="00040AE1" w:rsidRDefault="00F140CF" w:rsidP="00544ED0">
      <w:pPr>
        <w:pStyle w:val="berschrift2"/>
      </w:pPr>
      <w:bookmarkStart w:id="162" w:name="_Toc335811250"/>
      <w:bookmarkStart w:id="163" w:name="_Toc335811491"/>
      <w:bookmarkStart w:id="164" w:name="_Toc335811660"/>
      <w:bookmarkStart w:id="165" w:name="_Toc335814225"/>
      <w:bookmarkStart w:id="166" w:name="_Toc336051657"/>
      <w:bookmarkStart w:id="167" w:name="_Toc336051711"/>
      <w:bookmarkStart w:id="168" w:name="_Toc336051778"/>
      <w:bookmarkStart w:id="169" w:name="_Toc336051872"/>
      <w:bookmarkStart w:id="170" w:name="_Toc336051926"/>
      <w:bookmarkStart w:id="171" w:name="_Toc336052987"/>
      <w:bookmarkStart w:id="172" w:name="_Toc336054134"/>
      <w:bookmarkStart w:id="173" w:name="_Toc336054317"/>
      <w:bookmarkStart w:id="174" w:name="_Toc336054855"/>
      <w:bookmarkStart w:id="175" w:name="_Toc341508676"/>
      <w:bookmarkStart w:id="176" w:name="_Toc342095053"/>
      <w:bookmarkStart w:id="177" w:name="_Toc342096388"/>
      <w:bookmarkStart w:id="178" w:name="_Toc342105473"/>
      <w:bookmarkStart w:id="179" w:name="_Toc343502994"/>
      <w:bookmarkStart w:id="180" w:name="_Toc343503942"/>
      <w:bookmarkStart w:id="181" w:name="_Toc343506738"/>
      <w:bookmarkStart w:id="182" w:name="_Toc343506838"/>
      <w:bookmarkStart w:id="183" w:name="_Toc343570167"/>
      <w:bookmarkStart w:id="184" w:name="_Toc382025169"/>
      <w:bookmarkStart w:id="185" w:name="_Toc382025407"/>
      <w:bookmarkStart w:id="186" w:name="_Toc143074610"/>
      <w:bookmarkStart w:id="187" w:name="_Toc485130914"/>
      <w:bookmarkStart w:id="188" w:name="_Toc112915151"/>
      <w:r w:rsidRPr="00040AE1">
        <w:t>Mechanische Anlagenkomponenten</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00AB2353">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1B728FE5" w14:textId="77777777" w:rsidTr="000C2F69">
        <w:tc>
          <w:tcPr>
            <w:tcW w:w="0" w:type="auto"/>
          </w:tcPr>
          <w:p w14:paraId="07B2BDD0" w14:textId="77777777" w:rsidR="00F140CF" w:rsidRPr="0094717F" w:rsidRDefault="00F140CF" w:rsidP="00F140CF">
            <w:r w:rsidRPr="0094717F">
              <w:t>Es ist darauf zu achten, dass sich alle bauteilberührenden und maßbestimmenden Anlagenteile auf einen durchgängigen Bezugspunkt beziehen (Werkstück-Nullpunkt).</w:t>
            </w:r>
          </w:p>
          <w:p w14:paraId="6F288111" w14:textId="77777777" w:rsidR="00F140CF" w:rsidRPr="0094717F" w:rsidRDefault="00F140CF" w:rsidP="00F140CF"/>
          <w:p w14:paraId="7FEC6554" w14:textId="77777777" w:rsidR="00F140CF" w:rsidRPr="0094717F" w:rsidRDefault="00F140CF" w:rsidP="00F140CF">
            <w:r w:rsidRPr="0094717F">
              <w:t xml:space="preserve">Des Weiteren ist X155 als bauteilberührender Werkstoff in der gesamten Anlage nötig, um Korrosion zu vermeiden. Alternativ kann nach Absprache mit dem AG 16MnCr5 für bauteilberührende Greifer und Vorrichtungen eingesetzt werden. </w:t>
            </w:r>
          </w:p>
          <w:p w14:paraId="2AF846F8" w14:textId="77777777" w:rsidR="00F140CF" w:rsidRPr="0094717F" w:rsidRDefault="00F140CF" w:rsidP="00F140CF">
            <w:r w:rsidRPr="0094717F">
              <w:t>Andere Werkstoffe (z.B. Kunststoffe) sind vom AG freizugeben.</w:t>
            </w:r>
          </w:p>
          <w:p w14:paraId="11C770E3" w14:textId="77777777" w:rsidR="00F140CF" w:rsidRPr="0094717F" w:rsidRDefault="00F140CF" w:rsidP="00F140CF"/>
          <w:p w14:paraId="2B42714F" w14:textId="77777777" w:rsidR="00A62F0F" w:rsidRPr="0094717F" w:rsidRDefault="00A62F0F" w:rsidP="00F140CF">
            <w:r w:rsidRPr="0094717F">
              <w:t xml:space="preserve">Alle Fördertechniken, Kräne, Greifer, Manipulatoren oder andere bewegliche Geräte müssen so ausgelegt werden, dass </w:t>
            </w:r>
            <w:r w:rsidR="003206A1" w:rsidRPr="0094717F">
              <w:t xml:space="preserve">keine </w:t>
            </w:r>
            <w:r w:rsidRPr="0094717F">
              <w:t>metallische Partikel durch das bewegliche System entstehen (z.B. durch Reibung). Kettenfördere</w:t>
            </w:r>
            <w:r w:rsidR="003206A1" w:rsidRPr="0094717F">
              <w:t>r</w:t>
            </w:r>
            <w:r w:rsidRPr="0094717F">
              <w:t xml:space="preserve"> sind untersagt. Nur nicht metallische band</w:t>
            </w:r>
            <w:r w:rsidR="003206A1" w:rsidRPr="0094717F">
              <w:t>-</w:t>
            </w:r>
            <w:r w:rsidRPr="0094717F">
              <w:t>basierende Transportsysteme sind für den Teiletransport geeignet.</w:t>
            </w:r>
          </w:p>
          <w:p w14:paraId="6DE5CA6D" w14:textId="77777777" w:rsidR="00F140CF" w:rsidRPr="0094717F" w:rsidRDefault="00F140CF" w:rsidP="00F140CF"/>
          <w:p w14:paraId="2393B4A8" w14:textId="77777777" w:rsidR="00F140CF" w:rsidRPr="0094717F" w:rsidRDefault="00F140CF" w:rsidP="00F140CF">
            <w:r w:rsidRPr="0094717F">
              <w:t xml:space="preserve">Alle Geberelemente müssen </w:t>
            </w:r>
            <w:proofErr w:type="spellStart"/>
            <w:r w:rsidRPr="0094717F">
              <w:t>verstellsicher</w:t>
            </w:r>
            <w:proofErr w:type="spellEnd"/>
            <w:r w:rsidRPr="0094717F">
              <w:t xml:space="preserve"> und in allgemein zugänglichen Bereichen trittsicher angebracht sein. Alle Stopp- und Haltepositionen müssen mit exakten mechanischen Positionsmarkierungen versehen werden, die auch von außerhalb der Anlage gut erkennbar sind. Die Positionsmarkierungen sind dauerhaltbar auszuführen.</w:t>
            </w:r>
          </w:p>
          <w:p w14:paraId="1E757317" w14:textId="77777777" w:rsidR="00F140CF" w:rsidRDefault="00F140CF" w:rsidP="00F02574">
            <w:r w:rsidRPr="0094717F">
              <w:t>Alle Anlagenkomponenten wie Hub-/</w:t>
            </w:r>
            <w:r w:rsidR="00AB2353" w:rsidRPr="0094717F">
              <w:t xml:space="preserve"> </w:t>
            </w:r>
            <w:r w:rsidRPr="0094717F">
              <w:t>Senkstationen, Rollenbahnen etc. sind mit geprägtem Alu-Schild mit entsprechender Nummerierung zu kennzeichnen.</w:t>
            </w:r>
          </w:p>
          <w:p w14:paraId="74864AA6" w14:textId="77777777" w:rsidR="005C2A6C" w:rsidRPr="004A7724" w:rsidRDefault="005C2A6C" w:rsidP="00F02574">
            <w:pPr>
              <w:rPr>
                <w:strike/>
              </w:rPr>
            </w:pPr>
          </w:p>
        </w:tc>
        <w:tc>
          <w:tcPr>
            <w:tcW w:w="0" w:type="auto"/>
          </w:tcPr>
          <w:p w14:paraId="3A8BACD7" w14:textId="2D9807CF" w:rsidR="00F140CF" w:rsidRPr="00FB111E" w:rsidRDefault="00F140CF" w:rsidP="00AB2353"/>
        </w:tc>
      </w:tr>
    </w:tbl>
    <w:p w14:paraId="15070B3A" w14:textId="3C706638" w:rsidR="00F140CF" w:rsidRPr="0094717F" w:rsidRDefault="00F140CF" w:rsidP="00544ED0">
      <w:pPr>
        <w:pStyle w:val="berschrift2"/>
      </w:pPr>
      <w:bookmarkStart w:id="189" w:name="_Toc335811251"/>
      <w:bookmarkStart w:id="190" w:name="_Toc335811492"/>
      <w:bookmarkStart w:id="191" w:name="_Toc335811661"/>
      <w:bookmarkStart w:id="192" w:name="_Toc335814226"/>
      <w:bookmarkStart w:id="193" w:name="_Toc336051658"/>
      <w:bookmarkStart w:id="194" w:name="_Toc336051712"/>
      <w:bookmarkStart w:id="195" w:name="_Toc336051779"/>
      <w:bookmarkStart w:id="196" w:name="_Toc336051873"/>
      <w:bookmarkStart w:id="197" w:name="_Toc336051927"/>
      <w:bookmarkStart w:id="198" w:name="_Toc336052988"/>
      <w:bookmarkStart w:id="199" w:name="_Toc336054135"/>
      <w:bookmarkStart w:id="200" w:name="_Toc336054318"/>
      <w:bookmarkStart w:id="201" w:name="_Toc336054856"/>
      <w:bookmarkStart w:id="202" w:name="_Toc341508677"/>
      <w:bookmarkStart w:id="203" w:name="_Toc342095054"/>
      <w:bookmarkStart w:id="204" w:name="_Toc342096389"/>
      <w:bookmarkStart w:id="205" w:name="_Toc342105474"/>
      <w:bookmarkStart w:id="206" w:name="_Toc343502995"/>
      <w:bookmarkStart w:id="207" w:name="_Toc343503943"/>
      <w:bookmarkStart w:id="208" w:name="_Toc343506739"/>
      <w:bookmarkStart w:id="209" w:name="_Toc343506839"/>
      <w:bookmarkStart w:id="210" w:name="_Toc343570168"/>
      <w:bookmarkStart w:id="211" w:name="_Toc382025170"/>
      <w:bookmarkStart w:id="212" w:name="_Toc382025408"/>
      <w:bookmarkStart w:id="213" w:name="_Toc143074611"/>
      <w:bookmarkStart w:id="214" w:name="_Ref483300156"/>
      <w:bookmarkStart w:id="215" w:name="_Toc485130915"/>
      <w:bookmarkStart w:id="216" w:name="_Toc112915152"/>
      <w:r w:rsidRPr="0094717F">
        <w:t>Korrosionsschutz</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rsidRPr="0094717F">
        <w:t xml:space="preserve"> &amp; Anstrich</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0"/>
        <w:gridCol w:w="222"/>
      </w:tblGrid>
      <w:tr w:rsidR="00F140CF" w:rsidRPr="00BF4A30" w14:paraId="042D08E6" w14:textId="77777777" w:rsidTr="000C2F69">
        <w:tc>
          <w:tcPr>
            <w:tcW w:w="0" w:type="auto"/>
          </w:tcPr>
          <w:p w14:paraId="4A466B0A" w14:textId="77777777" w:rsidR="00F140CF" w:rsidRPr="0094717F" w:rsidRDefault="00F140CF" w:rsidP="00F140CF">
            <w:r w:rsidRPr="0094717F">
              <w:t xml:space="preserve">Alle Bauteile müssen langfristig (min. 15 Jahre) gegen Korrosion geschützt sein. </w:t>
            </w:r>
          </w:p>
          <w:p w14:paraId="1ACD0184" w14:textId="77777777" w:rsidR="00F140CF" w:rsidRPr="0094717F" w:rsidRDefault="00F140CF" w:rsidP="00F02574">
            <w:r w:rsidRPr="0094717F">
              <w:t>Die Lackierung der Anlagenteile muss dem vom AG vorgegebenen Farbkonzept entsprechen.</w:t>
            </w:r>
          </w:p>
          <w:p w14:paraId="0A85369A" w14:textId="77777777" w:rsidR="005C2A6C" w:rsidRPr="0094717F" w:rsidRDefault="005C2A6C" w:rsidP="00F02574">
            <w:pPr>
              <w:rPr>
                <w:rFonts w:cs="BMWType V2 Light"/>
                <w:b/>
                <w:sz w:val="24"/>
                <w:szCs w:val="24"/>
              </w:rPr>
            </w:pPr>
          </w:p>
        </w:tc>
        <w:tc>
          <w:tcPr>
            <w:tcW w:w="0" w:type="auto"/>
          </w:tcPr>
          <w:p w14:paraId="2D85E19D" w14:textId="3F0E39E7" w:rsidR="00F140CF" w:rsidRPr="0094717F" w:rsidRDefault="00F140CF" w:rsidP="00AB2353"/>
        </w:tc>
      </w:tr>
    </w:tbl>
    <w:p w14:paraId="4EBB1042" w14:textId="1FD0184E" w:rsidR="00F140CF" w:rsidRPr="0094717F" w:rsidRDefault="00F140CF" w:rsidP="00544ED0">
      <w:pPr>
        <w:pStyle w:val="berschrift2"/>
        <w:rPr>
          <w:lang w:val="en-US"/>
        </w:rPr>
      </w:pPr>
      <w:bookmarkStart w:id="217" w:name="_Toc485130916"/>
      <w:bookmarkStart w:id="218" w:name="_Toc112915153"/>
      <w:proofErr w:type="spellStart"/>
      <w:r w:rsidRPr="0094717F">
        <w:rPr>
          <w:lang w:val="en-US"/>
        </w:rPr>
        <w:lastRenderedPageBreak/>
        <w:t>Messgeräte</w:t>
      </w:r>
      <w:proofErr w:type="spellEnd"/>
      <w:r w:rsidRPr="0094717F">
        <w:rPr>
          <w:lang w:val="en-US"/>
        </w:rPr>
        <w:t xml:space="preserve"> und </w:t>
      </w:r>
      <w:r w:rsidR="00AB2353" w:rsidRPr="0094717F">
        <w:rPr>
          <w:lang w:val="en-US"/>
        </w:rPr>
        <w:t>–</w:t>
      </w:r>
      <w:proofErr w:type="spellStart"/>
      <w:r w:rsidRPr="0094717F">
        <w:rPr>
          <w:lang w:val="en-US"/>
        </w:rPr>
        <w:t>systeme</w:t>
      </w:r>
      <w:bookmarkEnd w:id="217"/>
      <w:bookmarkEnd w:id="218"/>
      <w:proofErr w:type="spellEnd"/>
      <w:r w:rsidR="00AB2353"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17B28AC6" w14:textId="77777777" w:rsidTr="190B8594">
        <w:tc>
          <w:tcPr>
            <w:tcW w:w="0" w:type="auto"/>
          </w:tcPr>
          <w:p w14:paraId="796B905C" w14:textId="77777777" w:rsidR="00F140CF" w:rsidRPr="0094717F" w:rsidRDefault="00F140CF" w:rsidP="00F140CF">
            <w:r w:rsidRPr="0094717F">
              <w:t>Bei der Auswahl und dem Verbau der Messgeräte sind Einflüsse durch Umgebungsbedingungen wie z.B. Hallentemperatur, Zugluft oder Flurförderfahrzeuge zu berücksichtigen.</w:t>
            </w:r>
          </w:p>
          <w:p w14:paraId="2E8E1834" w14:textId="77777777" w:rsidR="00F140CF" w:rsidRPr="0094717F" w:rsidRDefault="00F140CF" w:rsidP="00F140CF"/>
          <w:p w14:paraId="1C434342" w14:textId="0F1B39EB" w:rsidR="00F140CF" w:rsidRPr="0094717F" w:rsidRDefault="00F140CF" w:rsidP="00F140CF">
            <w:r w:rsidRPr="0094717F">
              <w:t>Alle Messgeräte oder Baugruppen, die zur Messung (elektrisch oder mechanisch) dienen, müssen steckbar ausgeführt werden bzw. mit wenig Aufwand ausgebaut werden können. Bauteilberührende Komponenten müssen über ein Schnellwechselsystem verfügen. Messleitungen</w:t>
            </w:r>
            <w:r w:rsidR="00EE22B8" w:rsidRPr="0094717F">
              <w:t xml:space="preserve"> sind möglichst kurz auszuführen</w:t>
            </w:r>
            <w:r w:rsidRPr="0094717F">
              <w:t>. Baugleiche Messgeräte sind 1:1 tauschbar zu integrieren und zu konfigurieren.</w:t>
            </w:r>
          </w:p>
          <w:p w14:paraId="5B77EF93" w14:textId="77777777" w:rsidR="004A7724" w:rsidRPr="0094717F" w:rsidRDefault="004A7724" w:rsidP="00F140CF"/>
          <w:p w14:paraId="232EC7E0" w14:textId="77777777" w:rsidR="00F140CF" w:rsidRPr="0094717F" w:rsidRDefault="00F140CF" w:rsidP="00F140CF">
            <w:r w:rsidRPr="0094717F">
              <w:t xml:space="preserve">Der zulässige Temperaturbereich der Messgeräte muss eingehalten werden, falls notwendig über entsprechende Kühlung. Eine Klimaberechnung für die jeweilige </w:t>
            </w:r>
            <w:r w:rsidR="004A7724" w:rsidRPr="0094717F">
              <w:t>Einbausituation ist vorzulegen.</w:t>
            </w:r>
          </w:p>
          <w:p w14:paraId="54B69E50" w14:textId="11F7FED2" w:rsidR="00F140CF" w:rsidRPr="0094717F" w:rsidRDefault="00F140CF" w:rsidP="00F140CF">
            <w:r w:rsidRPr="0094717F">
              <w:t>Wenn eine Kühlung verbaut wird, muss sie bei einem Ausfall eine Störmeldung an das Leitsystem absetzen.</w:t>
            </w:r>
            <w:r w:rsidR="69811CEE" w:rsidRPr="0094717F">
              <w:t xml:space="preserve"> Es ist zu </w:t>
            </w:r>
            <w:proofErr w:type="gramStart"/>
            <w:r w:rsidR="69811CEE" w:rsidRPr="0094717F">
              <w:t>beachten</w:t>
            </w:r>
            <w:proofErr w:type="gramEnd"/>
            <w:r w:rsidR="69811CEE" w:rsidRPr="0094717F">
              <w:t xml:space="preserve"> wenn der Schaltschrank auf der 0m Ebene </w:t>
            </w:r>
            <w:proofErr w:type="spellStart"/>
            <w:r w:rsidR="69811CEE" w:rsidRPr="0094717F">
              <w:t>verordet</w:t>
            </w:r>
            <w:proofErr w:type="spellEnd"/>
            <w:r w:rsidR="69811CEE" w:rsidRPr="0094717F">
              <w:t xml:space="preserve"> wird, dann ist </w:t>
            </w:r>
            <w:r w:rsidR="3D2D8054" w:rsidRPr="0094717F">
              <w:t>von</w:t>
            </w:r>
            <w:r w:rsidR="69811CEE" w:rsidRPr="0094717F">
              <w:t xml:space="preserve"> einer Umgebungstemperatur von 35° </w:t>
            </w:r>
            <w:r w:rsidR="2C55F47D" w:rsidRPr="0094717F">
              <w:t>auszugehen, andernfalls sind es 45°</w:t>
            </w:r>
            <w:r w:rsidR="26FA38B6" w:rsidRPr="0094717F">
              <w:t>.</w:t>
            </w:r>
          </w:p>
          <w:p w14:paraId="7CE436E7" w14:textId="77777777" w:rsidR="00F140CF" w:rsidRPr="0094717F" w:rsidRDefault="00F140CF" w:rsidP="00F140CF"/>
          <w:p w14:paraId="5A1B45EF" w14:textId="77777777" w:rsidR="0002273B" w:rsidRPr="0094717F" w:rsidRDefault="0002273B" w:rsidP="0002273B">
            <w:pPr>
              <w:spacing w:after="240"/>
            </w:pPr>
            <w:r w:rsidRPr="0094717F">
              <w:t xml:space="preserve">Für alle eingesetzten Messgeräte obliegt die Erstkalibrierung dem AN, die entsprechenden Zertifikate sind dem AG zur BBÜ zu übergeben. Kalibrierdienstleister, die nach ISO/IEC 17025 akkreditiert sind, müssen bevorzugt werden. </w:t>
            </w:r>
          </w:p>
          <w:p w14:paraId="14C893A3" w14:textId="0D671D8A" w:rsidR="0002273B" w:rsidRPr="0094717F" w:rsidRDefault="0002273B" w:rsidP="0049519D">
            <w:pPr>
              <w:spacing w:after="240"/>
              <w:rPr>
                <w:rFonts w:ascii="Calibri" w:hAnsi="Calibri"/>
                <w:kern w:val="0"/>
              </w:rPr>
            </w:pPr>
            <w:r w:rsidRPr="0094717F">
              <w:t>Sie müssen die akkreditierten Kalibrierverfahren einsetzen. Nach schriftlicher Freigabe durch den AG kann ein alternatives Kalibrierverfahren eingesetzt werden, das im Kalibrierschein explizit auszuweisen ist.</w:t>
            </w:r>
          </w:p>
          <w:p w14:paraId="6DD47E8C" w14:textId="77777777" w:rsidR="00285BB8" w:rsidRPr="0094717F" w:rsidRDefault="00FD1A80" w:rsidP="00285BB8">
            <w:r w:rsidRPr="0094717F">
              <w:t xml:space="preserve">Zur BBÜ sind alle Messgeräte an </w:t>
            </w:r>
            <w:r w:rsidR="009B7DF7" w:rsidRPr="0094717F">
              <w:t xml:space="preserve">BMW </w:t>
            </w:r>
            <w:r w:rsidRPr="0094717F">
              <w:t xml:space="preserve">zu übergeben. Die initiale </w:t>
            </w:r>
            <w:r w:rsidR="00285BB8" w:rsidRPr="0094717F">
              <w:t>Kal</w:t>
            </w:r>
            <w:r w:rsidR="0002273B" w:rsidRPr="0094717F">
              <w:t>ibrierung muss noch min.</w:t>
            </w:r>
            <w:r w:rsidRPr="0094717F">
              <w:t xml:space="preserve"> </w:t>
            </w:r>
            <w:r w:rsidR="0002273B" w:rsidRPr="0094717F">
              <w:t>3 Monate nach Übergabe</w:t>
            </w:r>
            <w:r w:rsidRPr="0094717F">
              <w:t xml:space="preserve"> gültig sein</w:t>
            </w:r>
            <w:r w:rsidR="0002273B" w:rsidRPr="0094717F">
              <w:t>, a</w:t>
            </w:r>
            <w:r w:rsidRPr="0094717F">
              <w:t>ndernfalls muss der Lieferant die Kalibrierung erneuern.</w:t>
            </w:r>
          </w:p>
          <w:p w14:paraId="0C07B2C1" w14:textId="77777777" w:rsidR="00285BB8" w:rsidRPr="0094717F" w:rsidRDefault="00285BB8" w:rsidP="00F140CF">
            <w:pPr>
              <w:rPr>
                <w:lang w:eastAsia="de-DE"/>
              </w:rPr>
            </w:pPr>
          </w:p>
          <w:p w14:paraId="1E614D30" w14:textId="77777777" w:rsidR="00F140CF" w:rsidRPr="0094717F" w:rsidRDefault="00F140CF" w:rsidP="00F140CF">
            <w:pPr>
              <w:rPr>
                <w:lang w:eastAsia="de-DE"/>
              </w:rPr>
            </w:pPr>
            <w:r w:rsidRPr="0094717F">
              <w:rPr>
                <w:lang w:eastAsia="de-DE"/>
              </w:rPr>
              <w:t>Die gesetzlich und normativ vorgeschriebenen Luft- und Kriechstrecken sind einzuhalten (HV-Prüfungen, …). Bei allen Isolationsmessungen (HV &amp; NV) sind Einrichtungen zur Detektion eines Drahtbruches in den Messleitungen erforderlich.</w:t>
            </w:r>
          </w:p>
          <w:p w14:paraId="15DAF153" w14:textId="77777777" w:rsidR="00F140CF" w:rsidRPr="0094717F" w:rsidRDefault="00F140CF" w:rsidP="00F140CF">
            <w:pPr>
              <w:rPr>
                <w:lang w:eastAsia="de-DE"/>
              </w:rPr>
            </w:pPr>
          </w:p>
          <w:p w14:paraId="0B68AA30" w14:textId="77777777" w:rsidR="00F140CF" w:rsidRPr="0094717F" w:rsidRDefault="00F140CF" w:rsidP="00F02574">
            <w:r w:rsidRPr="0094717F">
              <w:t>Für alle Messgeräte und -systeme ist ein Fähigkeitsnachweis zu erbringen. Die Messunsicherheiten der einzelnen Geräte und Systeme sind mit der Anlagendokumentation zu übergeben.</w:t>
            </w:r>
          </w:p>
        </w:tc>
        <w:tc>
          <w:tcPr>
            <w:tcW w:w="0" w:type="auto"/>
          </w:tcPr>
          <w:p w14:paraId="101F314A" w14:textId="0D412375" w:rsidR="00F140CF" w:rsidRPr="0094717F" w:rsidRDefault="00F140CF" w:rsidP="00AB2353"/>
        </w:tc>
      </w:tr>
    </w:tbl>
    <w:p w14:paraId="37828BD2" w14:textId="16F9FF0C" w:rsidR="00F140CF" w:rsidRPr="0094717F" w:rsidRDefault="00F140CF" w:rsidP="00544ED0">
      <w:pPr>
        <w:pStyle w:val="berschrift2"/>
        <w:rPr>
          <w:lang w:val="en-US"/>
        </w:rPr>
      </w:pPr>
      <w:bookmarkStart w:id="219" w:name="_Toc143074613"/>
      <w:bookmarkStart w:id="220" w:name="_Toc485130917"/>
      <w:bookmarkStart w:id="221" w:name="_Toc112915154"/>
      <w:proofErr w:type="spellStart"/>
      <w:r w:rsidRPr="0094717F">
        <w:rPr>
          <w:lang w:val="en-US"/>
        </w:rPr>
        <w:t>Stahlbau</w:t>
      </w:r>
      <w:proofErr w:type="spellEnd"/>
      <w:r w:rsidRPr="0094717F">
        <w:rPr>
          <w:lang w:val="en-US"/>
        </w:rPr>
        <w:t xml:space="preserve"> (Best Practice)</w:t>
      </w:r>
      <w:bookmarkEnd w:id="219"/>
      <w:bookmarkEnd w:id="220"/>
      <w:bookmarkEnd w:id="221"/>
      <w:r w:rsidR="00AB2353"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60DA4659" w14:textId="77777777" w:rsidTr="000C2F69">
        <w:tc>
          <w:tcPr>
            <w:tcW w:w="0" w:type="auto"/>
          </w:tcPr>
          <w:p w14:paraId="263AD27B" w14:textId="77777777" w:rsidR="00F140CF" w:rsidRPr="0094717F" w:rsidRDefault="00F140CF" w:rsidP="00F140CF">
            <w:r w:rsidRPr="0094717F">
              <w:t>Zum Stahlbau gehören sämtliche Zug- und Druckstäbe, Ausgleichsstücke, Platten, Versteifungen, Traversen, Neben- und Hauptträger.</w:t>
            </w:r>
          </w:p>
          <w:p w14:paraId="39A96E55" w14:textId="77777777" w:rsidR="00F140CF" w:rsidRPr="0094717F" w:rsidRDefault="00F140CF" w:rsidP="00F140CF">
            <w:r w:rsidRPr="0094717F">
              <w:t>Alle Stahlbaukonstruktionen sind in Profilstahl auszuführen. In die Hallenstützen dürfen keine Kräfte von außen eingeleitet werden.</w:t>
            </w:r>
          </w:p>
          <w:p w14:paraId="33FA8ED1" w14:textId="77777777" w:rsidR="00F140CF" w:rsidRPr="0094717F" w:rsidRDefault="00F140CF" w:rsidP="00F140CF">
            <w:r w:rsidRPr="0094717F">
              <w:t>Es sind die Aufhängepunkte, die von der Bauabteilung des AG vorgegeben werden, zu beachten. Alle Verschraubungen sind mit entsprechendem Drehmoment anzuziehen und sind in der Dokumentation schriftlich zu bestätigen. Der Dokumentation sind die Abnahmeprüfzeugnisse / Werkszertifikate nach EN 10204/3.1B beizufügen.</w:t>
            </w:r>
          </w:p>
          <w:p w14:paraId="2E45BCE5" w14:textId="77777777" w:rsidR="00F140CF" w:rsidRPr="0094717F" w:rsidRDefault="00F140CF" w:rsidP="00F140CF">
            <w:r w:rsidRPr="0094717F">
              <w:t>Der Lieferant legt die erforderliche Anzahl bzw. Portalabstände sowie die Aus</w:t>
            </w:r>
            <w:r w:rsidR="00285BB8" w:rsidRPr="0094717F">
              <w:t>wahl der Profile fest (Statik).</w:t>
            </w:r>
          </w:p>
          <w:p w14:paraId="446C7648" w14:textId="77777777" w:rsidR="00285BB8" w:rsidRPr="0094717F" w:rsidRDefault="00285BB8" w:rsidP="00F140CF">
            <w:r w:rsidRPr="0094717F">
              <w:t>Alle verschraubten Verbindungen sind mit dem angebrachten Drehmoment zu verschrauben und es muss in einem Dokumentationsbericht festgehalten werden. Außerdem müssen alle Verschraubungen nach der Installation visuell markiert werden.</w:t>
            </w:r>
          </w:p>
          <w:p w14:paraId="100280E0" w14:textId="77777777" w:rsidR="00F140CF" w:rsidRPr="0094717F" w:rsidRDefault="00F140CF" w:rsidP="00F02574">
            <w:bookmarkStart w:id="222" w:name="OLE_LINK3"/>
            <w:bookmarkStart w:id="223" w:name="OLE_LINK4"/>
            <w:r w:rsidRPr="0094717F">
              <w:t xml:space="preserve">Für den Stahlbau gibt es ein eigenes, detaillierteres Dokument im DMS, dieses ist im Partner Portal zu finden unter: </w:t>
            </w:r>
            <w:hyperlink r:id="rId18">
              <w:r w:rsidRPr="0094717F">
                <w:rPr>
                  <w:rStyle w:val="Hyperlink"/>
                  <w:rFonts w:cs="BMWType V2 Light"/>
                  <w:color w:val="auto"/>
                </w:rPr>
                <w:t>https://b2b.bmw.com</w:t>
              </w:r>
            </w:hyperlink>
            <w:r w:rsidRPr="0094717F">
              <w:t>.</w:t>
            </w:r>
            <w:bookmarkEnd w:id="222"/>
            <w:bookmarkEnd w:id="223"/>
          </w:p>
        </w:tc>
        <w:tc>
          <w:tcPr>
            <w:tcW w:w="0" w:type="auto"/>
          </w:tcPr>
          <w:p w14:paraId="4CF4A7E8" w14:textId="0FBA240A" w:rsidR="00F140CF" w:rsidRPr="0094717F" w:rsidRDefault="00F140CF" w:rsidP="00AB2353"/>
        </w:tc>
      </w:tr>
    </w:tbl>
    <w:p w14:paraId="30C9A0B8" w14:textId="73053B58" w:rsidR="00F140CF" w:rsidRPr="0094717F" w:rsidRDefault="00F140CF" w:rsidP="00544ED0">
      <w:pPr>
        <w:pStyle w:val="berschrift3"/>
      </w:pPr>
      <w:bookmarkStart w:id="224" w:name="_Toc120770999"/>
      <w:bookmarkStart w:id="225" w:name="_Toc485130918"/>
      <w:bookmarkStart w:id="226" w:name="_Toc112915155"/>
      <w:r w:rsidRPr="0094717F">
        <w:lastRenderedPageBreak/>
        <w:t>Lastannahmen und Berechnungsgrundlagen</w:t>
      </w:r>
      <w:bookmarkEnd w:id="224"/>
      <w:bookmarkEnd w:id="225"/>
      <w:bookmarkEnd w:id="226"/>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94717F" w14:paraId="2C16595B" w14:textId="77777777" w:rsidTr="000C2F69">
        <w:tc>
          <w:tcPr>
            <w:tcW w:w="0" w:type="auto"/>
          </w:tcPr>
          <w:p w14:paraId="42278B42" w14:textId="77777777" w:rsidR="00F140CF" w:rsidRPr="0094717F" w:rsidRDefault="00F140CF" w:rsidP="00F140CF">
            <w:r w:rsidRPr="0094717F">
              <w:t>Gemäß den gültigen Vorschriften sind zur Bemessung sämtlicher Stahlkonstruktionen nur die Lasten mit ihren Wirkrichtungen für den individuellen Einzelfall zugrunde zu legen.</w:t>
            </w:r>
          </w:p>
        </w:tc>
        <w:tc>
          <w:tcPr>
            <w:tcW w:w="0" w:type="auto"/>
          </w:tcPr>
          <w:p w14:paraId="021649B5" w14:textId="2AC28326" w:rsidR="00F140CF" w:rsidRPr="0094717F" w:rsidRDefault="00F140CF" w:rsidP="00F140CF"/>
        </w:tc>
      </w:tr>
    </w:tbl>
    <w:p w14:paraId="63A8AD8F" w14:textId="1661F585" w:rsidR="00F140CF" w:rsidRPr="0094717F" w:rsidRDefault="00F140CF" w:rsidP="00544ED0">
      <w:pPr>
        <w:pStyle w:val="berschrift3"/>
      </w:pPr>
      <w:bookmarkStart w:id="227" w:name="_Toc120771000"/>
      <w:bookmarkStart w:id="228" w:name="_Toc485130919"/>
      <w:bookmarkStart w:id="229" w:name="_Toc112915156"/>
      <w:r w:rsidRPr="0094717F">
        <w:t>Grundsätze für die bauliche Gestaltung</w:t>
      </w:r>
      <w:bookmarkEnd w:id="227"/>
      <w:bookmarkEnd w:id="228"/>
      <w:bookmarkEnd w:id="229"/>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94717F" w14:paraId="340EEF55" w14:textId="77777777" w:rsidTr="000C2F69">
        <w:tc>
          <w:tcPr>
            <w:tcW w:w="0" w:type="auto"/>
          </w:tcPr>
          <w:p w14:paraId="5917382A" w14:textId="77777777" w:rsidR="00F140CF" w:rsidRPr="0094717F" w:rsidRDefault="00F140CF" w:rsidP="00F140CF">
            <w:r w:rsidRPr="0094717F">
              <w:t>Die Tragkonstruktion muss spätere Veränderungen ohne Schweiß- und Brennarbeiten zulassen.</w:t>
            </w:r>
          </w:p>
          <w:p w14:paraId="6AD28EB4" w14:textId="77777777" w:rsidR="00F140CF" w:rsidRPr="0094717F" w:rsidRDefault="00F140CF" w:rsidP="00F140CF">
            <w:r w:rsidRPr="0094717F">
              <w:t>Bei Schweißkonstruktionen sind Schweißnachweise und notwendige Zulassungen vom AN zu erbringen. Es ist der Schweißnachweis nach DIN 18800</w:t>
            </w:r>
            <w:r w:rsidRPr="0094717F">
              <w:rPr>
                <w:sz w:val="18"/>
                <w:szCs w:val="18"/>
              </w:rPr>
              <w:t xml:space="preserve"> („Großer </w:t>
            </w:r>
            <w:r w:rsidRPr="0094717F">
              <w:t>Schweißnachweis“) erforderlich und mit dem Nachweis einer Betriebshaft</w:t>
            </w:r>
            <w:r w:rsidR="004A7724" w:rsidRPr="0094717F">
              <w:t>pflichtversicherung vorzulegen.</w:t>
            </w:r>
          </w:p>
          <w:p w14:paraId="2AB97B5D" w14:textId="77777777" w:rsidR="00F140CF" w:rsidRPr="0094717F" w:rsidRDefault="00F140CF" w:rsidP="00F140CF">
            <w:r w:rsidRPr="0094717F">
              <w:t>Die Tragkonstruktion ist so auszuführen, dass Bautoleranzen ausgeglichen werden können.</w:t>
            </w:r>
          </w:p>
          <w:p w14:paraId="28BE6EE3" w14:textId="77777777" w:rsidR="00F140CF" w:rsidRPr="0094717F" w:rsidRDefault="00F140CF" w:rsidP="00F140CF">
            <w:r w:rsidRPr="0094717F">
              <w:t>Die Tragwerke sind bezogen auf Durchbiegung und Schwingverhalten entsprechend den jeweiligen Funktionen auszulegen.</w:t>
            </w:r>
          </w:p>
          <w:p w14:paraId="120D9CB7" w14:textId="47E4E597" w:rsidR="00F140CF" w:rsidRPr="0094717F" w:rsidRDefault="00F140CF" w:rsidP="00F02574">
            <w:r w:rsidRPr="0094717F">
              <w:t>Grundlasten sind durch Überhöhungen bzw. Vorspannungen zu berücksichtigen. Gewindestangen, Muttern, Schrauben etc. sind verzinkt auszuführen.</w:t>
            </w:r>
          </w:p>
        </w:tc>
        <w:tc>
          <w:tcPr>
            <w:tcW w:w="0" w:type="auto"/>
          </w:tcPr>
          <w:p w14:paraId="4AD3A287" w14:textId="4714B8D2" w:rsidR="00F140CF" w:rsidRPr="0094717F" w:rsidRDefault="00F140CF" w:rsidP="00F02574"/>
        </w:tc>
      </w:tr>
    </w:tbl>
    <w:p w14:paraId="3C0064FF" w14:textId="01033166" w:rsidR="00F140CF" w:rsidRPr="0094717F" w:rsidRDefault="00AB2353" w:rsidP="00544ED0">
      <w:pPr>
        <w:pStyle w:val="berschrift3"/>
        <w:rPr>
          <w:lang w:val="en-US"/>
        </w:rPr>
      </w:pPr>
      <w:bookmarkStart w:id="230" w:name="_Toc120771001"/>
      <w:bookmarkStart w:id="231" w:name="_Toc413415795"/>
      <w:bookmarkStart w:id="232" w:name="_Toc485130920"/>
      <w:bookmarkStart w:id="233" w:name="_Toc112915157"/>
      <w:r w:rsidRPr="0094717F">
        <w:rPr>
          <w:lang w:val="en-US"/>
        </w:rPr>
        <w:t>Statik</w:t>
      </w:r>
      <w:r w:rsidR="00F140CF" w:rsidRPr="0094717F">
        <w:rPr>
          <w:lang w:val="en-US"/>
        </w:rPr>
        <w:t xml:space="preserve">/ </w:t>
      </w:r>
      <w:proofErr w:type="spellStart"/>
      <w:r w:rsidR="00F140CF" w:rsidRPr="0094717F">
        <w:rPr>
          <w:lang w:val="en-US"/>
        </w:rPr>
        <w:t>Werkstattzeichnungen</w:t>
      </w:r>
      <w:bookmarkEnd w:id="230"/>
      <w:bookmarkEnd w:id="231"/>
      <w:bookmarkEnd w:id="232"/>
      <w:bookmarkEnd w:id="233"/>
      <w:proofErr w:type="spellEnd"/>
      <w:r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61D9DB03" w14:textId="77777777" w:rsidTr="000C2F69">
        <w:tc>
          <w:tcPr>
            <w:tcW w:w="0" w:type="auto"/>
          </w:tcPr>
          <w:p w14:paraId="762F71A9" w14:textId="67CF2C2B" w:rsidR="005B3FBB" w:rsidRPr="0094717F" w:rsidRDefault="005B3FBB" w:rsidP="005B3FBB">
            <w:r w:rsidRPr="0094717F">
              <w:t>Vom AG werden die folgenden Zeichnungsunterlagen zur Verfügung gestellt: Layout, sofern vorhanden Übersichtszeichnungen des Bestandes. Die Zeichnungsunterlagen sind vom AN vor Ort zu prüfen, alle Funktionsma</w:t>
            </w:r>
            <w:r w:rsidR="006B3E55" w:rsidRPr="0094717F">
              <w:t>ße sind vor Ort selbst aufzuneh</w:t>
            </w:r>
            <w:r w:rsidRPr="0094717F">
              <w:t>men.</w:t>
            </w:r>
          </w:p>
          <w:p w14:paraId="1528573C" w14:textId="77777777" w:rsidR="005B3FBB" w:rsidRPr="0094717F" w:rsidRDefault="005B3FBB" w:rsidP="005B3FBB">
            <w:r w:rsidRPr="0094717F">
              <w:t>Vom AN erfolgt die Anfertigung des Stahlbaulayouts, der Übersichtszeichnungen und der Werkstattzeichnungen, die Abstimmung mit Schnittstellengewerken (TGA, Sprinkler, Lüftung...), die Prüfung und die Freigabe der Zeichnungen durch den Statiker. Mit Änderungen ist zu rechnen. Mit der Ausführung darf erst begonnen werden, wenn die Werkstattzeichnungen mit dem Freigabevermerk des Statikers und des AG / Architekten versehen sind. Kopien sind in der notwendigen Anzahl zu übergeben.</w:t>
            </w:r>
          </w:p>
          <w:p w14:paraId="47A74F92" w14:textId="77777777" w:rsidR="005B3FBB" w:rsidRPr="0094717F" w:rsidRDefault="005B3FBB" w:rsidP="005B3FBB">
            <w:r w:rsidRPr="0094717F">
              <w:t>Vom Auftragnehmer sind Konstruktions-/ Verlegepläne anzufertigen für z.B.:</w:t>
            </w:r>
          </w:p>
          <w:p w14:paraId="78A46568" w14:textId="77777777" w:rsidR="005B3FBB" w:rsidRPr="0094717F" w:rsidRDefault="005B3FBB" w:rsidP="005B3FBB">
            <w:pPr>
              <w:pStyle w:val="Aufzhlung1"/>
            </w:pPr>
            <w:r w:rsidRPr="0094717F">
              <w:t>Abdeckungen, Bühnen, Stege</w:t>
            </w:r>
          </w:p>
          <w:p w14:paraId="55D35106" w14:textId="77777777" w:rsidR="005B3FBB" w:rsidRPr="0094717F" w:rsidRDefault="005B3FBB" w:rsidP="005B3FBB">
            <w:pPr>
              <w:pStyle w:val="Aufzhlung1"/>
            </w:pPr>
            <w:r w:rsidRPr="0094717F">
              <w:t>Verlegepläne Gitterroste</w:t>
            </w:r>
          </w:p>
          <w:p w14:paraId="26D831F7" w14:textId="77777777" w:rsidR="005B3FBB" w:rsidRPr="0094717F" w:rsidRDefault="005B3FBB" w:rsidP="005B3FBB">
            <w:pPr>
              <w:pStyle w:val="Aufzhlung1"/>
            </w:pPr>
            <w:r w:rsidRPr="0094717F">
              <w:t>Treppen, ortsfeste Leitern</w:t>
            </w:r>
          </w:p>
          <w:p w14:paraId="4F01A1F4" w14:textId="77777777" w:rsidR="005B3FBB" w:rsidRPr="0094717F" w:rsidRDefault="005B3FBB" w:rsidP="005B3FBB">
            <w:pPr>
              <w:pStyle w:val="Aufzhlung1"/>
            </w:pPr>
            <w:r w:rsidRPr="0094717F">
              <w:t>Handläufe, Geländer, Umwehrungen, BOK-Modulen</w:t>
            </w:r>
          </w:p>
          <w:p w14:paraId="0CAEE396" w14:textId="77777777" w:rsidR="005B3FBB" w:rsidRPr="0094717F" w:rsidRDefault="005B3FBB" w:rsidP="00F02574">
            <w:r w:rsidRPr="0094717F">
              <w:t>auf der Grundlage der vom AG übergebenen Unterlagen und Besprechungen.</w:t>
            </w:r>
          </w:p>
        </w:tc>
        <w:tc>
          <w:tcPr>
            <w:tcW w:w="0" w:type="auto"/>
          </w:tcPr>
          <w:p w14:paraId="673E734A" w14:textId="728AD91D" w:rsidR="005B3FBB" w:rsidRPr="0094717F" w:rsidRDefault="005B3FBB" w:rsidP="00AB2353"/>
        </w:tc>
      </w:tr>
    </w:tbl>
    <w:p w14:paraId="7DB3E8F7" w14:textId="53B81D2E" w:rsidR="005B3FBB" w:rsidRPr="0094717F" w:rsidRDefault="005B3FBB" w:rsidP="00544ED0">
      <w:pPr>
        <w:pStyle w:val="berschrift3"/>
      </w:pPr>
      <w:bookmarkStart w:id="234" w:name="_Toc120771002"/>
      <w:bookmarkStart w:id="235" w:name="_Toc413415796"/>
      <w:bookmarkStart w:id="236" w:name="_Toc485130921"/>
      <w:bookmarkStart w:id="237" w:name="_Toc112915158"/>
      <w:proofErr w:type="spellStart"/>
      <w:r w:rsidRPr="0094717F">
        <w:t>Auftraggeberzeichnungen</w:t>
      </w:r>
      <w:bookmarkEnd w:id="234"/>
      <w:bookmarkEnd w:id="235"/>
      <w:bookmarkEnd w:id="236"/>
      <w:bookmarkEnd w:id="237"/>
      <w:proofErr w:type="spellEnd"/>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5FED5307" w14:textId="77777777" w:rsidTr="000C2F69">
        <w:tc>
          <w:tcPr>
            <w:tcW w:w="0" w:type="auto"/>
          </w:tcPr>
          <w:p w14:paraId="79FD34A0" w14:textId="77777777" w:rsidR="005B3FBB" w:rsidRPr="0094717F" w:rsidRDefault="005B3FBB" w:rsidP="005B3FBB">
            <w:r w:rsidRPr="0094717F">
              <w:t>Sind d</w:t>
            </w:r>
            <w:r w:rsidR="00AB2353" w:rsidRPr="0094717F">
              <w:t>em Leistungsverzeichnis Skizzen</w:t>
            </w:r>
            <w:r w:rsidRPr="0094717F">
              <w:t>/ Details beigelegt, dienen sie nur als Anhalt für die Kalkulation. Sie sind eine mögliche Lösung bzw. sie enthalten die prinzipielle Darstellung. Andere Lösungen können vom AN angenommen werden, wenn sie die Anforderungen erfüllen oder eine Verbesserung darstellen.</w:t>
            </w:r>
          </w:p>
          <w:p w14:paraId="41FC4AE1" w14:textId="77777777" w:rsidR="005B3FBB" w:rsidRPr="0094717F" w:rsidRDefault="005B3FBB" w:rsidP="00F02574">
            <w:r w:rsidRPr="0094717F">
              <w:t xml:space="preserve">Vom AN als notwendig erachtete Änderungen, Ergänzungen und Zusatzkonstruktionen, bedingt </w:t>
            </w:r>
            <w:r w:rsidR="00AB2353" w:rsidRPr="0094717F">
              <w:t>durch fachliche Regeln und</w:t>
            </w:r>
            <w:r w:rsidRPr="0094717F">
              <w:t>/ oder Herstellungs- / Produktionsverfahren sind bei der Kalkulation zu berücksichtigen.</w:t>
            </w:r>
          </w:p>
          <w:p w14:paraId="01D8E9B8" w14:textId="77777777" w:rsidR="00DF78D4" w:rsidRPr="0094717F" w:rsidRDefault="00DF78D4" w:rsidP="00F02574"/>
        </w:tc>
        <w:tc>
          <w:tcPr>
            <w:tcW w:w="0" w:type="auto"/>
          </w:tcPr>
          <w:p w14:paraId="63BCE014" w14:textId="59444573" w:rsidR="005B3FBB" w:rsidRPr="0094717F" w:rsidRDefault="005B3FBB" w:rsidP="00AB2353"/>
        </w:tc>
      </w:tr>
    </w:tbl>
    <w:p w14:paraId="2E9725BC" w14:textId="1D00DEDF" w:rsidR="005B3FBB" w:rsidRPr="006E5573" w:rsidRDefault="005B3FBB" w:rsidP="00544ED0">
      <w:pPr>
        <w:pStyle w:val="berschrift2"/>
      </w:pPr>
      <w:bookmarkStart w:id="238" w:name="_Toc143074614"/>
      <w:bookmarkStart w:id="239" w:name="_Ref473543626"/>
      <w:bookmarkStart w:id="240" w:name="_Ref473547908"/>
      <w:bookmarkStart w:id="241" w:name="_Toc485130922"/>
      <w:bookmarkStart w:id="242" w:name="_Toc112915159"/>
      <w:r w:rsidRPr="006E5573">
        <w:lastRenderedPageBreak/>
        <w:t>Brandschutz</w:t>
      </w:r>
      <w:bookmarkEnd w:id="238"/>
      <w:bookmarkEnd w:id="239"/>
      <w:bookmarkEnd w:id="240"/>
      <w:bookmarkEnd w:id="241"/>
      <w:bookmarkEnd w:id="242"/>
      <w:r w:rsidR="00AB2353">
        <w:t xml:space="preserve"> </w:t>
      </w:r>
    </w:p>
    <w:p w14:paraId="778F703D" w14:textId="6F7F4983" w:rsidR="005B3FBB" w:rsidRPr="0094717F" w:rsidRDefault="009125A3" w:rsidP="00544ED0">
      <w:pPr>
        <w:pStyle w:val="berschrift3"/>
      </w:pPr>
      <w:bookmarkStart w:id="243" w:name="_Toc112915160"/>
      <w:r w:rsidRPr="0094717F">
        <w:t>Brandmeldeanlage</w:t>
      </w:r>
      <w:bookmarkEnd w:id="24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94717F" w14:paraId="34CB26E0" w14:textId="77777777" w:rsidTr="190B8594">
        <w:tc>
          <w:tcPr>
            <w:tcW w:w="0" w:type="auto"/>
          </w:tcPr>
          <w:p w14:paraId="47D55619" w14:textId="43E2C796" w:rsidR="009125A3" w:rsidRPr="0094717F" w:rsidRDefault="009125A3" w:rsidP="009125A3">
            <w:r w:rsidRPr="0094717F">
              <w:t xml:space="preserve">Die Integration von BMA ist konstruktiv in der Anlage vorzusehen. Die Anzahl, Art der Ausführung und Positionen sind mit der BMW-Einrichtungstechnik bis zum </w:t>
            </w:r>
            <w:proofErr w:type="spellStart"/>
            <w:r w:rsidRPr="0094717F">
              <w:t>Konstruktionsfreeze</w:t>
            </w:r>
            <w:proofErr w:type="spellEnd"/>
            <w:r w:rsidRPr="0094717F">
              <w:t xml:space="preserve"> der Anlage abzustimmen.</w:t>
            </w:r>
          </w:p>
          <w:p w14:paraId="113CE091" w14:textId="77777777" w:rsidR="005B3FBB" w:rsidRPr="0094717F" w:rsidRDefault="005B3FBB" w:rsidP="005B3FBB"/>
          <w:p w14:paraId="677FD45E" w14:textId="7AFDE6A0" w:rsidR="009125A3" w:rsidRPr="0094717F" w:rsidRDefault="005B3FBB" w:rsidP="009125A3">
            <w:r w:rsidRPr="0094717F">
              <w:t xml:space="preserve">Generell sollte im Brandfall ein ‚Halt nach Taktende‘ durch die Anlage sichergestellt werden. </w:t>
            </w:r>
            <w:r w:rsidR="745DF119" w:rsidRPr="0094717F">
              <w:t>Dies wird über die Bestandslinie erfolgen.</w:t>
            </w:r>
          </w:p>
          <w:p w14:paraId="2E03151B" w14:textId="12A98630" w:rsidR="005B3FBB" w:rsidRPr="0094717F" w:rsidRDefault="005B3FBB" w:rsidP="00F02574"/>
        </w:tc>
        <w:tc>
          <w:tcPr>
            <w:tcW w:w="0" w:type="auto"/>
          </w:tcPr>
          <w:p w14:paraId="08BC2459" w14:textId="5F10FF45" w:rsidR="005B3FBB" w:rsidRPr="0094717F" w:rsidRDefault="005B3FBB" w:rsidP="00AB2353"/>
        </w:tc>
      </w:tr>
    </w:tbl>
    <w:p w14:paraId="709F3038" w14:textId="2A1DE67D" w:rsidR="005B3FBB" w:rsidRPr="0094717F" w:rsidRDefault="005B3FBB" w:rsidP="00544ED0">
      <w:pPr>
        <w:pStyle w:val="berschrift3"/>
        <w:rPr>
          <w:lang w:val="en-US"/>
        </w:rPr>
      </w:pPr>
      <w:bookmarkStart w:id="244" w:name="_Toc143074615"/>
      <w:bookmarkStart w:id="245" w:name="_Toc485130924"/>
      <w:bookmarkStart w:id="246" w:name="_Toc112915161"/>
      <w:r w:rsidRPr="0094717F">
        <w:rPr>
          <w:lang w:val="en-US"/>
        </w:rPr>
        <w:t>Sprinkler</w:t>
      </w:r>
      <w:bookmarkEnd w:id="244"/>
      <w:bookmarkEnd w:id="245"/>
      <w:bookmarkEnd w:id="246"/>
      <w:r w:rsidR="00AB2353"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7FD3948D" w14:textId="77777777" w:rsidTr="000C2F69">
        <w:tc>
          <w:tcPr>
            <w:tcW w:w="0" w:type="auto"/>
          </w:tcPr>
          <w:p w14:paraId="2609D42C" w14:textId="6B04ACE3" w:rsidR="005B3FBB" w:rsidRPr="0094717F" w:rsidRDefault="005B3FBB" w:rsidP="005B3FBB">
            <w:r w:rsidRPr="0094717F">
              <w:t xml:space="preserve">Die Integration von Sprinklern ist konstruktiv in der Anlage vorzusehen. Die Ausführung und Positionen sind mit der BMW-Einrichtungstechnik bis zum </w:t>
            </w:r>
            <w:proofErr w:type="spellStart"/>
            <w:r w:rsidRPr="0094717F">
              <w:t>Konstruktionsfreeze</w:t>
            </w:r>
            <w:proofErr w:type="spellEnd"/>
            <w:r w:rsidRPr="0094717F">
              <w:t xml:space="preserve"> der Anlage abzustimmen.</w:t>
            </w:r>
          </w:p>
          <w:p w14:paraId="621D7153" w14:textId="2D697115" w:rsidR="005B3FBB" w:rsidRPr="0094717F" w:rsidRDefault="005B3FBB" w:rsidP="00F02574"/>
        </w:tc>
        <w:tc>
          <w:tcPr>
            <w:tcW w:w="0" w:type="auto"/>
          </w:tcPr>
          <w:p w14:paraId="4DDF051A" w14:textId="58201CE1" w:rsidR="005B3FBB" w:rsidRPr="0094717F" w:rsidRDefault="005B3FBB" w:rsidP="00AB2353"/>
        </w:tc>
      </w:tr>
    </w:tbl>
    <w:p w14:paraId="2B5AD039" w14:textId="77777777" w:rsidR="00CC496B" w:rsidRDefault="00CC496B" w:rsidP="00CC496B">
      <w:pPr>
        <w:pStyle w:val="berschrift2"/>
        <w:numPr>
          <w:ilvl w:val="0"/>
          <w:numId w:val="0"/>
        </w:numPr>
        <w:ind w:left="1569"/>
        <w:rPr>
          <w:highlight w:val="green"/>
        </w:rPr>
      </w:pPr>
      <w:bookmarkStart w:id="247" w:name="_Toc485130925"/>
      <w:bookmarkStart w:id="248" w:name="_Toc112915162"/>
    </w:p>
    <w:p w14:paraId="72F6EAD1" w14:textId="320070D7" w:rsidR="005B3FBB" w:rsidRPr="0094717F" w:rsidRDefault="005B3FBB" w:rsidP="00544ED0">
      <w:pPr>
        <w:pStyle w:val="berschrift2"/>
      </w:pPr>
      <w:r w:rsidRPr="0094717F">
        <w:t>Absaugung</w:t>
      </w:r>
      <w:bookmarkEnd w:id="247"/>
      <w:bookmarkEnd w:id="24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222"/>
      </w:tblGrid>
      <w:tr w:rsidR="005B3FBB" w:rsidRPr="00BF4A30" w14:paraId="20305FC1" w14:textId="77777777" w:rsidTr="190B8594">
        <w:tc>
          <w:tcPr>
            <w:tcW w:w="0" w:type="auto"/>
          </w:tcPr>
          <w:p w14:paraId="2860717D" w14:textId="1E23A1CA" w:rsidR="005B3FBB" w:rsidRPr="0094717F" w:rsidRDefault="6AA5059F" w:rsidP="190B8594">
            <w:pPr>
              <w:spacing w:line="259" w:lineRule="auto"/>
            </w:pPr>
            <w:r w:rsidRPr="0094717F">
              <w:t>Nicht erforderlich</w:t>
            </w:r>
          </w:p>
          <w:p w14:paraId="0BACA4D6" w14:textId="157C9A6C" w:rsidR="005B3FBB" w:rsidRPr="0094717F" w:rsidRDefault="005B3FBB" w:rsidP="190B8594">
            <w:pPr>
              <w:spacing w:line="259" w:lineRule="auto"/>
            </w:pPr>
          </w:p>
          <w:p w14:paraId="51F175E2" w14:textId="728AE6A3" w:rsidR="005B3FBB" w:rsidRPr="0094717F" w:rsidRDefault="005B3FBB" w:rsidP="190B8594">
            <w:pPr>
              <w:spacing w:line="259" w:lineRule="auto"/>
            </w:pPr>
          </w:p>
          <w:p w14:paraId="29D37FB9" w14:textId="6A068245" w:rsidR="005B3FBB" w:rsidRPr="0094717F" w:rsidRDefault="005B3FBB" w:rsidP="190B8594">
            <w:pPr>
              <w:spacing w:line="259" w:lineRule="auto"/>
            </w:pPr>
          </w:p>
          <w:p w14:paraId="4C49D555" w14:textId="419E9899" w:rsidR="005B3FBB" w:rsidRPr="0094717F" w:rsidRDefault="005B3FBB" w:rsidP="190B8594">
            <w:pPr>
              <w:spacing w:line="259" w:lineRule="auto"/>
            </w:pPr>
          </w:p>
          <w:p w14:paraId="17ECA191" w14:textId="6024753D" w:rsidR="005B3FBB" w:rsidRPr="0094717F" w:rsidRDefault="005B3FBB" w:rsidP="190B8594">
            <w:pPr>
              <w:spacing w:line="259" w:lineRule="auto"/>
            </w:pPr>
          </w:p>
          <w:p w14:paraId="332D5D4F" w14:textId="69F74300" w:rsidR="005B3FBB" w:rsidRPr="0094717F" w:rsidRDefault="005B3FBB" w:rsidP="190B8594">
            <w:pPr>
              <w:spacing w:line="259" w:lineRule="auto"/>
            </w:pPr>
          </w:p>
          <w:p w14:paraId="3233D088" w14:textId="5AD315CA" w:rsidR="005B3FBB" w:rsidRPr="0094717F" w:rsidRDefault="005B3FBB" w:rsidP="190B8594">
            <w:pPr>
              <w:spacing w:line="259" w:lineRule="auto"/>
            </w:pPr>
          </w:p>
        </w:tc>
        <w:tc>
          <w:tcPr>
            <w:tcW w:w="0" w:type="auto"/>
          </w:tcPr>
          <w:p w14:paraId="3D23C459" w14:textId="6300CAEA" w:rsidR="005B3FBB" w:rsidRPr="00FB111E" w:rsidRDefault="005B3FBB" w:rsidP="00AB2353"/>
        </w:tc>
      </w:tr>
    </w:tbl>
    <w:p w14:paraId="7AD62548" w14:textId="2B294184" w:rsidR="005B3FBB" w:rsidRPr="006E5573" w:rsidRDefault="005B3FBB" w:rsidP="00544ED0">
      <w:pPr>
        <w:pStyle w:val="berschrift2"/>
      </w:pPr>
      <w:bookmarkStart w:id="249" w:name="_Ref473628826"/>
      <w:bookmarkStart w:id="250" w:name="_Toc485130926"/>
      <w:bookmarkStart w:id="251" w:name="_Toc112915163"/>
      <w:r w:rsidRPr="006E5573">
        <w:t>Technische Sauberkeit (</w:t>
      </w:r>
      <w:proofErr w:type="spellStart"/>
      <w:r w:rsidRPr="006E5573">
        <w:t>TecSa</w:t>
      </w:r>
      <w:proofErr w:type="spellEnd"/>
      <w:r w:rsidRPr="006E5573">
        <w:t>)</w:t>
      </w:r>
      <w:bookmarkEnd w:id="249"/>
      <w:bookmarkEnd w:id="250"/>
      <w:bookmarkEnd w:id="251"/>
      <w:r w:rsidR="005204A7">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2"/>
        <w:gridCol w:w="222"/>
      </w:tblGrid>
      <w:tr w:rsidR="005B3FBB" w:rsidRPr="00BF4A30" w14:paraId="1497E798" w14:textId="77777777" w:rsidTr="000C2F69">
        <w:tc>
          <w:tcPr>
            <w:tcW w:w="0" w:type="auto"/>
          </w:tcPr>
          <w:p w14:paraId="046147E0" w14:textId="77777777" w:rsidR="005B3FBB" w:rsidRDefault="005B3FBB" w:rsidP="00F02574">
            <w:r w:rsidRPr="002D23B8">
              <w:t xml:space="preserve">Die </w:t>
            </w:r>
            <w:r>
              <w:t>Anlage</w:t>
            </w:r>
            <w:r w:rsidRPr="002D23B8">
              <w:t xml:space="preserve"> ist nach den Gestaltungsprämissen des </w:t>
            </w:r>
            <w:proofErr w:type="gramStart"/>
            <w:r w:rsidRPr="002D23B8">
              <w:t>VDA Band</w:t>
            </w:r>
            <w:proofErr w:type="gramEnd"/>
            <w:r w:rsidRPr="002D23B8">
              <w:t xml:space="preserve"> 19 Teil 2 </w:t>
            </w:r>
            <w:r>
              <w:t>wie folgt auszulegen:</w:t>
            </w:r>
          </w:p>
        </w:tc>
        <w:tc>
          <w:tcPr>
            <w:tcW w:w="0" w:type="auto"/>
          </w:tcPr>
          <w:p w14:paraId="230F14A6" w14:textId="1682A6AB" w:rsidR="005B3FBB" w:rsidRPr="00FB111E" w:rsidRDefault="005B3FBB" w:rsidP="00F02574"/>
        </w:tc>
      </w:tr>
    </w:tbl>
    <w:p w14:paraId="229C6A0B" w14:textId="77777777" w:rsidR="00F02574" w:rsidRPr="00FB111E" w:rsidRDefault="00F02574" w:rsidP="00F02574"/>
    <w:p w14:paraId="659CE7D5" w14:textId="77777777" w:rsidR="00732D79" w:rsidRPr="00FB111E" w:rsidRDefault="00732D79" w:rsidP="00F02574"/>
    <w:tbl>
      <w:tblPr>
        <w:tblStyle w:val="Tabellenraster"/>
        <w:tblW w:w="9067" w:type="dxa"/>
        <w:tblLook w:val="04A0" w:firstRow="1" w:lastRow="0" w:firstColumn="1" w:lastColumn="0" w:noHBand="0" w:noVBand="1"/>
      </w:tblPr>
      <w:tblGrid>
        <w:gridCol w:w="2405"/>
        <w:gridCol w:w="2268"/>
        <w:gridCol w:w="4394"/>
      </w:tblGrid>
      <w:tr w:rsidR="005B3FBB" w:rsidRPr="00F3145E" w14:paraId="7AFBFB5D" w14:textId="77777777" w:rsidTr="00732D79">
        <w:tc>
          <w:tcPr>
            <w:tcW w:w="2405" w:type="dxa"/>
          </w:tcPr>
          <w:p w14:paraId="4F76CD4A" w14:textId="77777777" w:rsidR="005B3FBB" w:rsidRPr="00F3145E" w:rsidRDefault="005B3FBB" w:rsidP="007F40FF">
            <w:pPr>
              <w:rPr>
                <w:b/>
              </w:rPr>
            </w:pPr>
            <w:r w:rsidRPr="00F3145E">
              <w:rPr>
                <w:b/>
              </w:rPr>
              <w:t>Gewerk</w:t>
            </w:r>
          </w:p>
        </w:tc>
        <w:tc>
          <w:tcPr>
            <w:tcW w:w="2268" w:type="dxa"/>
          </w:tcPr>
          <w:p w14:paraId="1BAE73D7" w14:textId="77777777" w:rsidR="005B3FBB" w:rsidRPr="00F3145E" w:rsidRDefault="005B3FBB" w:rsidP="007F40FF">
            <w:pPr>
              <w:tabs>
                <w:tab w:val="right" w:pos="1769"/>
              </w:tabs>
              <w:jc w:val="left"/>
              <w:rPr>
                <w:b/>
              </w:rPr>
            </w:pPr>
            <w:r>
              <w:rPr>
                <w:b/>
              </w:rPr>
              <w:t>Einordnung</w:t>
            </w:r>
          </w:p>
        </w:tc>
        <w:tc>
          <w:tcPr>
            <w:tcW w:w="4394" w:type="dxa"/>
          </w:tcPr>
          <w:p w14:paraId="0E9EBE6C" w14:textId="77777777" w:rsidR="005B3FBB" w:rsidRDefault="005B3FBB" w:rsidP="007F40FF">
            <w:pPr>
              <w:jc w:val="left"/>
              <w:rPr>
                <w:b/>
              </w:rPr>
            </w:pPr>
            <w:r>
              <w:rPr>
                <w:b/>
              </w:rPr>
              <w:t>Grenzwerte in der Anlage</w:t>
            </w:r>
          </w:p>
        </w:tc>
      </w:tr>
      <w:tr w:rsidR="005B3FBB" w:rsidRPr="00AC703C" w14:paraId="07DE5FDA" w14:textId="77777777" w:rsidTr="00732D79">
        <w:tc>
          <w:tcPr>
            <w:tcW w:w="2405" w:type="dxa"/>
          </w:tcPr>
          <w:p w14:paraId="2FE71F97" w14:textId="77777777" w:rsidR="005B3FBB" w:rsidRDefault="00D3246C" w:rsidP="007F40FF">
            <w:proofErr w:type="spellStart"/>
            <w:r>
              <w:t>Moduf</w:t>
            </w:r>
            <w:r w:rsidR="005B3FBB">
              <w:t>ertigung</w:t>
            </w:r>
            <w:proofErr w:type="spellEnd"/>
            <w:r w:rsidR="005204A7">
              <w:t>/</w:t>
            </w:r>
            <w:r>
              <w:t>Zelllackierung</w:t>
            </w:r>
          </w:p>
          <w:p w14:paraId="50B3A09F" w14:textId="77777777" w:rsidR="005204A7" w:rsidRDefault="005204A7" w:rsidP="007F40FF"/>
        </w:tc>
        <w:tc>
          <w:tcPr>
            <w:tcW w:w="2268" w:type="dxa"/>
          </w:tcPr>
          <w:p w14:paraId="1625D984" w14:textId="77777777" w:rsidR="005204A7" w:rsidRDefault="005204A7" w:rsidP="007F40FF">
            <w:r>
              <w:t>Sauberraum</w:t>
            </w:r>
          </w:p>
        </w:tc>
        <w:tc>
          <w:tcPr>
            <w:tcW w:w="4394" w:type="dxa"/>
          </w:tcPr>
          <w:p w14:paraId="45166A0E" w14:textId="77777777" w:rsidR="00D3246C" w:rsidRDefault="005B3FBB" w:rsidP="00D3246C">
            <w:r w:rsidRPr="002D23B8">
              <w:t>L=400µm // B= 100µm harte &amp; weiche Partikel</w:t>
            </w:r>
          </w:p>
          <w:p w14:paraId="07EF7168" w14:textId="77777777" w:rsidR="005B3FBB" w:rsidRDefault="005B3FBB" w:rsidP="007F40FF"/>
        </w:tc>
      </w:tr>
    </w:tbl>
    <w:p w14:paraId="790FE317" w14:textId="77777777" w:rsidR="005B3FBB" w:rsidRDefault="005B3FBB" w:rsidP="00F0257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05EAD80" w14:textId="77777777" w:rsidTr="190B8594">
        <w:tc>
          <w:tcPr>
            <w:tcW w:w="0" w:type="auto"/>
          </w:tcPr>
          <w:p w14:paraId="7187F2B2" w14:textId="77777777" w:rsidR="005B3FBB" w:rsidRDefault="005B3FBB" w:rsidP="005B3FBB">
            <w:r>
              <w:t>Anforderung für das Innere der Anlage/ den Bereich des Bauteils (Umgebung: Sauberzone)</w:t>
            </w:r>
          </w:p>
          <w:p w14:paraId="077694EC" w14:textId="77777777" w:rsidR="005B3FBB" w:rsidRDefault="005B3FBB" w:rsidP="005B3FBB"/>
          <w:p w14:paraId="6B3BD7C1" w14:textId="77777777" w:rsidR="00950B00" w:rsidRDefault="00950B00" w:rsidP="005B3FBB"/>
          <w:p w14:paraId="71D105E4" w14:textId="77777777" w:rsidR="005B3FBB" w:rsidRDefault="005B3FBB" w:rsidP="005B3FBB">
            <w:r w:rsidRPr="00C011A3">
              <w:t>Im Prozess dürfen keine Partikel entstehen, die die Grenzwerte überschreiten und auf die Bauteile gelangen könnten.</w:t>
            </w:r>
          </w:p>
          <w:p w14:paraId="7ADBE28D" w14:textId="77777777" w:rsidR="005B3FBB" w:rsidRDefault="005B3FBB" w:rsidP="005B3FBB"/>
          <w:p w14:paraId="608F3C9F" w14:textId="77777777" w:rsidR="005B3FBB" w:rsidRPr="0094717F" w:rsidRDefault="005B3FBB" w:rsidP="005B3FBB">
            <w:r w:rsidRPr="0094717F">
              <w:t>Grundlegende Gestaltungsprämissen sind z.B.:</w:t>
            </w:r>
          </w:p>
          <w:p w14:paraId="72159446" w14:textId="77777777" w:rsidR="005B3FBB" w:rsidRPr="0094717F" w:rsidRDefault="005B3FBB" w:rsidP="005B3FBB">
            <w:pPr>
              <w:pStyle w:val="Aufzhlung1"/>
            </w:pPr>
            <w:r w:rsidRPr="0094717F">
              <w:t>Vermeidung von horizontalen Flächen</w:t>
            </w:r>
          </w:p>
          <w:p w14:paraId="40E62C94" w14:textId="77777777" w:rsidR="005B3FBB" w:rsidRPr="0094717F" w:rsidRDefault="005B3FBB" w:rsidP="005B3FBB">
            <w:pPr>
              <w:pStyle w:val="Aufzhlung1"/>
            </w:pPr>
            <w:r w:rsidRPr="0094717F">
              <w:t>Leichte Zugänglichkeit für Reinigung</w:t>
            </w:r>
          </w:p>
          <w:p w14:paraId="5948FA03" w14:textId="77777777" w:rsidR="005B3FBB" w:rsidRPr="0094717F" w:rsidRDefault="005B3FBB" w:rsidP="005B3FBB">
            <w:pPr>
              <w:pStyle w:val="Aufzhlung1"/>
            </w:pPr>
            <w:r w:rsidRPr="0094717F">
              <w:t>Klappen, Deckel und Türen so anbringen, dass Verunreinigungen beim Öffnen nicht in die Anlage fallen</w:t>
            </w:r>
          </w:p>
          <w:p w14:paraId="5FAC3388" w14:textId="77777777" w:rsidR="005B3FBB" w:rsidRPr="0094717F" w:rsidRDefault="005B3FBB" w:rsidP="005B3FBB">
            <w:pPr>
              <w:pStyle w:val="Aufzhlung1"/>
            </w:pPr>
            <w:r w:rsidRPr="0094717F">
              <w:lastRenderedPageBreak/>
              <w:t>Öffnungen zur Wärmeabfuhr nicht im Deckel, sondern an den Seitenwänden anbringen</w:t>
            </w:r>
          </w:p>
          <w:p w14:paraId="1A98A1FD" w14:textId="659B1097" w:rsidR="005B3FBB" w:rsidRPr="0094717F" w:rsidRDefault="005B3FBB" w:rsidP="005B3FBB">
            <w:pPr>
              <w:pStyle w:val="Aufzhlung1"/>
            </w:pPr>
            <w:r w:rsidRPr="0094717F">
              <w:t>Bei Verschmutzungsrisiken durch Prozess (Schrauben, Schweißen etc.) Einhausungen/ Abdeckungen vorsehen</w:t>
            </w:r>
          </w:p>
          <w:p w14:paraId="36044BAD" w14:textId="4FD1AD4C" w:rsidR="005B3FBB" w:rsidRPr="0094717F" w:rsidRDefault="005B3FBB" w:rsidP="005B3FBB">
            <w:pPr>
              <w:pStyle w:val="Aufzhlung1"/>
            </w:pPr>
            <w:r w:rsidRPr="0094717F">
              <w:t>Puffer, Entkopplungen oder Vorstopper müssen durch eine Einhausung vor einem Partikeleintrag von außen geschützt sein.</w:t>
            </w:r>
          </w:p>
          <w:p w14:paraId="3FD2AB7A" w14:textId="77777777" w:rsidR="005B3FBB" w:rsidRPr="0094717F" w:rsidRDefault="005B3FBB" w:rsidP="005B3FBB">
            <w:pPr>
              <w:pStyle w:val="Aufzhlung1"/>
              <w:numPr>
                <w:ilvl w:val="0"/>
                <w:numId w:val="0"/>
              </w:numPr>
            </w:pPr>
          </w:p>
          <w:p w14:paraId="6E0FA553" w14:textId="77777777" w:rsidR="005B3FBB" w:rsidRPr="0094717F" w:rsidRDefault="005B3FBB" w:rsidP="004A7724">
            <w:pPr>
              <w:pStyle w:val="Aufzhlung1"/>
              <w:numPr>
                <w:ilvl w:val="0"/>
                <w:numId w:val="0"/>
              </w:numPr>
            </w:pPr>
            <w:r w:rsidRPr="0094717F">
              <w:t xml:space="preserve">Bauteile mit besonderen </w:t>
            </w:r>
            <w:proofErr w:type="spellStart"/>
            <w:r w:rsidRPr="0094717F">
              <w:t>Tecsa</w:t>
            </w:r>
            <w:proofErr w:type="spellEnd"/>
            <w:r w:rsidRPr="0094717F">
              <w:t>-Anforderungen sind beim AG zu erfragen (z.B. Anschlüsse für Öl/ Kühlmittel, …)</w:t>
            </w:r>
            <w:r w:rsidR="004A7724" w:rsidRPr="0094717F">
              <w:t>.</w:t>
            </w:r>
          </w:p>
          <w:p w14:paraId="10093E9D" w14:textId="77777777" w:rsidR="009125A3" w:rsidRDefault="009125A3" w:rsidP="004A7724">
            <w:pPr>
              <w:pStyle w:val="Aufzhlung1"/>
              <w:numPr>
                <w:ilvl w:val="0"/>
                <w:numId w:val="0"/>
              </w:numPr>
            </w:pPr>
          </w:p>
        </w:tc>
        <w:tc>
          <w:tcPr>
            <w:tcW w:w="0" w:type="auto"/>
          </w:tcPr>
          <w:p w14:paraId="38C889E3" w14:textId="2D40B24F" w:rsidR="005B3FBB" w:rsidRPr="00FB111E" w:rsidRDefault="005B3FBB" w:rsidP="005204A7"/>
        </w:tc>
      </w:tr>
    </w:tbl>
    <w:p w14:paraId="714D9C3F" w14:textId="0238B4EC" w:rsidR="005B3FBB" w:rsidRPr="0094717F" w:rsidRDefault="005B3FBB" w:rsidP="00FB111E">
      <w:pPr>
        <w:pStyle w:val="berschrift2"/>
      </w:pPr>
      <w:bookmarkStart w:id="252" w:name="_Ref483300295"/>
      <w:bookmarkStart w:id="253" w:name="_Toc485130927"/>
      <w:bookmarkStart w:id="254" w:name="_Toc112915164"/>
      <w:r w:rsidRPr="0094717F">
        <w:t>Elektrostatische Entladungen (ESD)</w:t>
      </w:r>
      <w:bookmarkEnd w:id="252"/>
      <w:bookmarkEnd w:id="253"/>
      <w:bookmarkEnd w:id="254"/>
      <w:r w:rsidRPr="0094717F">
        <w:t xml:space="preserve"> </w:t>
      </w:r>
    </w:p>
    <w:p w14:paraId="49700616" w14:textId="77777777" w:rsidR="005B3FBB" w:rsidRPr="0094717F" w:rsidRDefault="005B3FBB" w:rsidP="00F0257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94717F" w14:paraId="4B1E2D93" w14:textId="77777777" w:rsidTr="000C2F69">
        <w:tc>
          <w:tcPr>
            <w:tcW w:w="0" w:type="auto"/>
          </w:tcPr>
          <w:p w14:paraId="69A654BA" w14:textId="77777777" w:rsidR="005B3FBB" w:rsidRPr="0094717F" w:rsidRDefault="005B3FBB" w:rsidP="005B3FBB">
            <w:r w:rsidRPr="0094717F">
              <w:t xml:space="preserve">Die komplette Linie ist </w:t>
            </w:r>
            <w:proofErr w:type="gramStart"/>
            <w:r w:rsidRPr="0094717F">
              <w:t>gemäß geltender Normen</w:t>
            </w:r>
            <w:proofErr w:type="gramEnd"/>
            <w:r w:rsidRPr="0094717F">
              <w:t xml:space="preserve"> (z.B. DIN EN 61340-5-1, DIN EN 100015) und BMW GS 95009 ESD-fähig auszuführen. Diese Anforderung betrifft auch Vormontageplätze, </w:t>
            </w:r>
            <w:proofErr w:type="spellStart"/>
            <w:r w:rsidRPr="0094717F">
              <w:t>Handlingsgeräte</w:t>
            </w:r>
            <w:proofErr w:type="spellEnd"/>
            <w:r w:rsidRPr="0094717F">
              <w:t>, Werkstückträger, Automatikanlagen, Regale (sofern im Auftragsumfang) etc.</w:t>
            </w:r>
          </w:p>
          <w:p w14:paraId="2D0D6280" w14:textId="77777777" w:rsidR="005B3FBB" w:rsidRPr="0094717F" w:rsidRDefault="005B3FBB" w:rsidP="005B3FBB"/>
          <w:p w14:paraId="758896CC" w14:textId="77777777" w:rsidR="00950B00" w:rsidRPr="0094717F" w:rsidRDefault="00950B00" w:rsidP="005B3FBB"/>
          <w:p w14:paraId="140E0932" w14:textId="77777777" w:rsidR="005B3FBB" w:rsidRPr="0094717F" w:rsidRDefault="005B3FBB" w:rsidP="005B3FBB">
            <w:r w:rsidRPr="0094717F">
              <w:t>Eine normgerechte Ausführung der Anlage muss über Messungen nachgewiesen werden. Die Messprotokolle werden vom AN erstellt und dem AG zur Betriebsbereiten Übergabe ausgehändigt.</w:t>
            </w:r>
          </w:p>
          <w:p w14:paraId="79838B04" w14:textId="77777777" w:rsidR="005B3FBB" w:rsidRPr="0094717F" w:rsidRDefault="005B3FBB" w:rsidP="005B3FBB"/>
          <w:p w14:paraId="46792013" w14:textId="77777777" w:rsidR="00950B00" w:rsidRPr="0094717F" w:rsidRDefault="00950B00" w:rsidP="005B3FBB"/>
          <w:p w14:paraId="2FD04A0D" w14:textId="77777777" w:rsidR="005B3FBB" w:rsidRPr="0094717F" w:rsidRDefault="005B3FBB" w:rsidP="005B3FBB">
            <w:r w:rsidRPr="0094717F">
              <w:t>Hinweis: Arbeitsoberflächen sollten aus elektrisch ableitfähigem Kunststoff hergestellt werden, um die Bauteile „sanft“ zu entladen (kein isolierendes Material, keine gut leitenden metallischen Werkstoffe).</w:t>
            </w:r>
          </w:p>
          <w:p w14:paraId="27B8C10A" w14:textId="77777777" w:rsidR="005B3FBB" w:rsidRPr="0094717F" w:rsidRDefault="005B3FBB" w:rsidP="00F02574">
            <w:r w:rsidRPr="0094717F">
              <w:t xml:space="preserve">Die Beschichtung des Bodens wird durch den AG durchgeführt. Sollten Plattformen, Bühnen etc. notwendig sein hat der AN dafür zu sorgen, dass diese ESD-fähig sind. Beschädigungen der ESD-Beschichtung während der Aufbauphase sind nach dem Verursacherprinzip zu tragen. </w:t>
            </w:r>
          </w:p>
          <w:p w14:paraId="64B5A3B2" w14:textId="77777777" w:rsidR="00D44E25" w:rsidRPr="0094717F" w:rsidRDefault="00D44E25" w:rsidP="00F02574"/>
        </w:tc>
        <w:tc>
          <w:tcPr>
            <w:tcW w:w="0" w:type="auto"/>
          </w:tcPr>
          <w:p w14:paraId="038CC996" w14:textId="54817C2D" w:rsidR="005B3FBB" w:rsidRPr="0094717F" w:rsidRDefault="005B3FBB" w:rsidP="005204A7"/>
        </w:tc>
      </w:tr>
    </w:tbl>
    <w:p w14:paraId="5FC72F13" w14:textId="0685BE45" w:rsidR="005B3FBB" w:rsidRPr="0094717F" w:rsidRDefault="005B3FBB" w:rsidP="00544ED0">
      <w:pPr>
        <w:pStyle w:val="berschrift2"/>
      </w:pPr>
      <w:bookmarkStart w:id="255" w:name="_Toc485130928"/>
      <w:bookmarkStart w:id="256" w:name="_Toc112915165"/>
      <w:r w:rsidRPr="0094717F">
        <w:t>Schutzzäune</w:t>
      </w:r>
      <w:bookmarkEnd w:id="255"/>
      <w:bookmarkEnd w:id="256"/>
      <w:r w:rsidR="005204A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D2170F4" w14:textId="77777777" w:rsidTr="000C2F69">
        <w:tc>
          <w:tcPr>
            <w:tcW w:w="0" w:type="auto"/>
          </w:tcPr>
          <w:p w14:paraId="7765E176" w14:textId="77777777" w:rsidR="00E3039C" w:rsidRPr="0094717F" w:rsidRDefault="00E3039C" w:rsidP="00E3039C">
            <w:r w:rsidRPr="0094717F">
              <w:t>Es kommen nicht die Komponenten der Best Practice Liste zum Einsatz. Stattdessen gilt:</w:t>
            </w:r>
          </w:p>
          <w:p w14:paraId="1A876BD9" w14:textId="77777777" w:rsidR="00E3039C" w:rsidRPr="0094717F" w:rsidRDefault="005B3FBB" w:rsidP="00E3039C">
            <w:pPr>
              <w:pStyle w:val="Aufzhlung1"/>
            </w:pPr>
            <w:r w:rsidRPr="0094717F">
              <w:t>Alle Schutzzäune sind aus transpa</w:t>
            </w:r>
            <w:r w:rsidR="005204A7" w:rsidRPr="0094717F">
              <w:t>rentem Polycarbonat</w:t>
            </w:r>
            <w:r w:rsidR="00E3039C" w:rsidRPr="0094717F">
              <w:t xml:space="preserve">/ Makrolon </w:t>
            </w:r>
            <w:r w:rsidR="00573CA9" w:rsidRPr="0094717F">
              <w:t xml:space="preserve">mit Rahmen aus Aluprofilen </w:t>
            </w:r>
            <w:r w:rsidRPr="0094717F">
              <w:t>auszuführen</w:t>
            </w:r>
            <w:r w:rsidR="00573CA9" w:rsidRPr="0094717F">
              <w:t>.</w:t>
            </w:r>
            <w:r w:rsidRPr="0094717F">
              <w:t xml:space="preserve"> Drahtgitter sind nicht zulässig.</w:t>
            </w:r>
          </w:p>
          <w:p w14:paraId="58412099" w14:textId="77777777" w:rsidR="00E3039C" w:rsidRPr="0094717F" w:rsidRDefault="00E3039C" w:rsidP="00573CA9">
            <w:pPr>
              <w:pStyle w:val="Aufzhlung1"/>
            </w:pPr>
            <w:r w:rsidRPr="0094717F">
              <w:t xml:space="preserve">Für ein einheitliches Anlagenbild müssen die Zaununterkanten bei 150mm und die Oberkanten bei 2000mm liegen, sofern die gesetzlichen Bestimmungen damit nicht verletzt </w:t>
            </w:r>
            <w:r w:rsidR="00573CA9" w:rsidRPr="0094717F">
              <w:t>werden</w:t>
            </w:r>
            <w:r w:rsidRPr="0094717F">
              <w:t>.</w:t>
            </w:r>
          </w:p>
        </w:tc>
        <w:tc>
          <w:tcPr>
            <w:tcW w:w="0" w:type="auto"/>
          </w:tcPr>
          <w:p w14:paraId="6CBC4149" w14:textId="53E1011B" w:rsidR="00CC3086" w:rsidRPr="00FB111E" w:rsidRDefault="00CC3086" w:rsidP="00F6733E">
            <w:pPr>
              <w:pStyle w:val="Aufzhlung1"/>
              <w:numPr>
                <w:ilvl w:val="0"/>
                <w:numId w:val="0"/>
              </w:numPr>
              <w:ind w:left="720"/>
            </w:pPr>
          </w:p>
        </w:tc>
      </w:tr>
    </w:tbl>
    <w:p w14:paraId="56F6F59D" w14:textId="79F450CE" w:rsidR="005B3FBB" w:rsidRPr="0094717F" w:rsidRDefault="005B3FBB" w:rsidP="00544ED0">
      <w:pPr>
        <w:pStyle w:val="berschrift2"/>
      </w:pPr>
      <w:bookmarkStart w:id="257" w:name="_Toc485130929"/>
      <w:bookmarkStart w:id="258" w:name="_Toc112915166"/>
      <w:r w:rsidRPr="0094717F">
        <w:t>Lastaufnahmemittel</w:t>
      </w:r>
      <w:bookmarkEnd w:id="257"/>
      <w:bookmarkEnd w:id="258"/>
      <w:r w:rsidR="005204A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2FE07CCE" w14:textId="77777777" w:rsidTr="000C2F69">
        <w:tc>
          <w:tcPr>
            <w:tcW w:w="0" w:type="auto"/>
          </w:tcPr>
          <w:p w14:paraId="5B3971FC" w14:textId="77777777" w:rsidR="005B3FBB" w:rsidRPr="0094717F" w:rsidRDefault="005B3FBB" w:rsidP="005B3FBB">
            <w:r w:rsidRPr="0094717F">
              <w:t>Alle Lastaufnahmemittel müssen für die BBÜ zwingend in fehlerfreier Funktion zur Verfügung stehen.</w:t>
            </w:r>
          </w:p>
          <w:p w14:paraId="45D6A43E" w14:textId="77777777" w:rsidR="005B3FBB" w:rsidRPr="0094717F" w:rsidRDefault="005B3FBB" w:rsidP="005B3FBB">
            <w:r w:rsidRPr="0094717F">
              <w:t xml:space="preserve">Es sind ausschließlich Kransysteme mit starrer Vertikalachse (Teleskop) mit Toleranzausgleich (z.B. durch Federn) mit entsprechenden Führungen vorzusehen. Die Position von </w:t>
            </w:r>
            <w:proofErr w:type="spellStart"/>
            <w:r w:rsidRPr="0094717F">
              <w:t>Abständerungen</w:t>
            </w:r>
            <w:proofErr w:type="spellEnd"/>
            <w:r w:rsidRPr="0094717F">
              <w:t>, Säulen etc. muss im Layout eingezeichnet und vom AG freigegeben werden.</w:t>
            </w:r>
          </w:p>
          <w:p w14:paraId="5667B43E" w14:textId="77777777" w:rsidR="005B3FBB" w:rsidRPr="0094717F" w:rsidRDefault="005B3FBB" w:rsidP="005B3FBB"/>
          <w:p w14:paraId="637A8091" w14:textId="77777777" w:rsidR="005B3FBB" w:rsidRPr="0094717F" w:rsidRDefault="005B3FBB" w:rsidP="005B3FBB">
            <w:r w:rsidRPr="0094717F">
              <w:t xml:space="preserve">Alle Lastaufnahmemittel müssen robust gestaltet und aufgebaut sein. Alle Oberflächen müssen gehärtet werden und über eine hohe Wiederhol- und Positioniergenauigkeit verfügen. Alle Lastaufnahmemittel müssen für die Installation am Grundgerüst, auf dem Boden oder am eigens gestalteten Stahlrahmen konstruiert werden. </w:t>
            </w:r>
          </w:p>
          <w:p w14:paraId="6DA336E8" w14:textId="77777777" w:rsidR="005B3FBB" w:rsidRPr="0094717F" w:rsidRDefault="005B3FBB" w:rsidP="005B3FBB">
            <w:r w:rsidRPr="0094717F">
              <w:lastRenderedPageBreak/>
              <w:t xml:space="preserve">Lastaufnahmemittel dürfen nur in die ihnen zugedachten Fertigungslinien/-abschnitte eingreifen können. Das soll verhindern, dass die Produkte die ihnen zugeordnete Arbeitsstation verlassen können, während sie noch im LAM befestigt sind. Falls automatische Transportsysteme zum Einsatz kommen, dürfen diese nur dann den Fahrbetrieb aufnehmen, wenn sich alle LAM an der Station in der sicheren Parkposition befinden. Der AN ist verantwortlich, diese Parkposition gemeinsam mit dem AG zu definieren. </w:t>
            </w:r>
          </w:p>
          <w:p w14:paraId="297E4244" w14:textId="77777777" w:rsidR="005B3FBB" w:rsidRPr="0094717F" w:rsidRDefault="005B3FBB" w:rsidP="005B3FBB">
            <w:r w:rsidRPr="0094717F">
              <w:t xml:space="preserve">Der Auftragnehmer wird die vollständige Integration der Manipulatoren und die Programmierung der Steuerungstechnik übernehmen. Dies schließt ein, dass beispielsweise die Interaktion zwischen Gebäude, Fertigungslinie und Hilfsmittel sowie die Zugänglichkeit zu allen Werkzeugen und Komponenten als auch die Vermeidung von Berührung und Kollision im Betrieb bei der Integration berücksichtigt oder ausgeschlossen wird. </w:t>
            </w:r>
          </w:p>
          <w:p w14:paraId="6BC0F867" w14:textId="77777777" w:rsidR="005B3FBB" w:rsidRPr="0094717F" w:rsidRDefault="005B3FBB" w:rsidP="005B3FBB">
            <w:r w:rsidRPr="0094717F">
              <w:t xml:space="preserve">Falls </w:t>
            </w:r>
            <w:proofErr w:type="spellStart"/>
            <w:r w:rsidRPr="0094717F">
              <w:t>Handlingsgeräte</w:t>
            </w:r>
            <w:proofErr w:type="spellEnd"/>
            <w:r w:rsidRPr="0094717F">
              <w:t xml:space="preserve"> mit Wechselgreifern (z.B. für Varianten) zum Einsatz kommen, müssen alle Kabel, Buchsen und Rohre an den Schnittstellen zu den Kopfwerkezeugen mit einem Schnellspanner ausgestattet werden. </w:t>
            </w:r>
          </w:p>
          <w:p w14:paraId="65066F1E" w14:textId="77777777" w:rsidR="005B3FBB" w:rsidRPr="0094717F" w:rsidRDefault="005B3FBB" w:rsidP="005B3FBB">
            <w:r w:rsidRPr="0094717F">
              <w:t xml:space="preserve">Das Lastaufnahmemittel muss seine Position selbstständig in allen Achsrichtungen halten können, egal ob aktuell eine Komponente in der Aufnahme befindlich ist oder nicht. Der Arbeiter muss hierfür nicht eingreifen oder einen Mechanismus betätigen. </w:t>
            </w:r>
          </w:p>
          <w:p w14:paraId="42E1BAB9" w14:textId="77777777" w:rsidR="005B3FBB" w:rsidRPr="0094717F" w:rsidRDefault="005B3FBB" w:rsidP="005B3FBB">
            <w:r w:rsidRPr="0094717F">
              <w:t xml:space="preserve">Bei Verlust von Betriebsmitteln (Druckluft, Strom, usw.) muss das LAM in Position bleiben und darf die Last nicht verlieren. </w:t>
            </w:r>
          </w:p>
          <w:p w14:paraId="75D25281" w14:textId="77777777" w:rsidR="005B3FBB" w:rsidRPr="0094717F" w:rsidRDefault="005B3FBB" w:rsidP="00F02574">
            <w:r w:rsidRPr="0094717F">
              <w:t>Der AN muss eine detaillierte Risikoanalyse liefern. Außerdem ist für jedes Lastaufnahmemittel eine TÜV-Abnahme notwendig (beauftragt vom AN, gültig zum Zeitpunkt der BBÜ).</w:t>
            </w:r>
          </w:p>
          <w:p w14:paraId="68C52977" w14:textId="77777777" w:rsidR="00D44E25" w:rsidRPr="0094717F" w:rsidRDefault="00D44E25" w:rsidP="00F02574"/>
        </w:tc>
        <w:tc>
          <w:tcPr>
            <w:tcW w:w="0" w:type="auto"/>
          </w:tcPr>
          <w:p w14:paraId="0EB42447" w14:textId="2CCCF389" w:rsidR="005B3FBB" w:rsidRPr="0094717F" w:rsidRDefault="005B3FBB" w:rsidP="005204A7"/>
        </w:tc>
      </w:tr>
    </w:tbl>
    <w:p w14:paraId="5220A97A" w14:textId="6BF8ADC3" w:rsidR="005B3FBB" w:rsidRPr="0094717F" w:rsidRDefault="005B3FBB" w:rsidP="190B8594">
      <w:pPr>
        <w:pStyle w:val="berschrift2"/>
      </w:pPr>
      <w:bookmarkStart w:id="259" w:name="_Toc143074619"/>
      <w:bookmarkStart w:id="260" w:name="_Toc485130930"/>
      <w:bookmarkStart w:id="261" w:name="_Toc112915167"/>
      <w:r w:rsidRPr="0094717F">
        <w:t>Schraubtechnik</w:t>
      </w:r>
      <w:bookmarkEnd w:id="259"/>
      <w:bookmarkEnd w:id="260"/>
      <w:bookmarkEnd w:id="261"/>
      <w:r w:rsidR="005204A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0"/>
        <w:gridCol w:w="222"/>
      </w:tblGrid>
      <w:tr w:rsidR="005B3FBB" w:rsidRPr="0094717F" w14:paraId="72307892" w14:textId="77777777" w:rsidTr="190B8594">
        <w:tc>
          <w:tcPr>
            <w:tcW w:w="0" w:type="auto"/>
          </w:tcPr>
          <w:p w14:paraId="4F977F83" w14:textId="5481BFF6" w:rsidR="005B3FBB" w:rsidRPr="0094717F" w:rsidRDefault="073D8E58" w:rsidP="190B8594">
            <w:pPr>
              <w:spacing w:line="259" w:lineRule="auto"/>
              <w:rPr>
                <w:lang w:eastAsia="de-DE"/>
              </w:rPr>
            </w:pPr>
            <w:r w:rsidRPr="0094717F">
              <w:t xml:space="preserve">Nicht </w:t>
            </w:r>
            <w:proofErr w:type="gramStart"/>
            <w:r w:rsidRPr="0094717F">
              <w:t>notwendig</w:t>
            </w:r>
            <w:proofErr w:type="gramEnd"/>
            <w:r w:rsidRPr="0094717F">
              <w:t xml:space="preserve"> weil keine Bearbeitung der Zellen</w:t>
            </w:r>
            <w:r w:rsidR="005B3FBB" w:rsidRPr="0094717F">
              <w:rPr>
                <w:lang w:eastAsia="de-DE"/>
              </w:rPr>
              <w:t>.</w:t>
            </w:r>
          </w:p>
          <w:p w14:paraId="5E692493" w14:textId="77777777" w:rsidR="00950B00" w:rsidRPr="0094717F" w:rsidRDefault="00950B00" w:rsidP="005B3FBB">
            <w:pPr>
              <w:rPr>
                <w:lang w:eastAsia="de-DE"/>
              </w:rPr>
            </w:pPr>
          </w:p>
          <w:p w14:paraId="17A40C1A" w14:textId="258F9A28" w:rsidR="007F7F31" w:rsidRPr="0094717F" w:rsidRDefault="007F7F31" w:rsidP="190B8594">
            <w:pPr>
              <w:rPr>
                <w:lang w:eastAsia="de-DE"/>
              </w:rPr>
            </w:pPr>
          </w:p>
          <w:p w14:paraId="31EF3F89" w14:textId="5AD455AA" w:rsidR="007F7F31" w:rsidRPr="0094717F" w:rsidRDefault="007F7F31" w:rsidP="00F02574">
            <w:pPr>
              <w:rPr>
                <w:lang w:eastAsia="de-DE"/>
              </w:rPr>
            </w:pPr>
          </w:p>
        </w:tc>
        <w:tc>
          <w:tcPr>
            <w:tcW w:w="0" w:type="auto"/>
          </w:tcPr>
          <w:p w14:paraId="44F1254B" w14:textId="77777777" w:rsidR="007F7F31" w:rsidRPr="0094717F" w:rsidRDefault="007F7F31" w:rsidP="007F7F31"/>
        </w:tc>
      </w:tr>
    </w:tbl>
    <w:p w14:paraId="488E806F" w14:textId="41E08118" w:rsidR="005B3FBB" w:rsidRPr="0094717F" w:rsidRDefault="005B3FBB" w:rsidP="190B8594">
      <w:pPr>
        <w:pStyle w:val="berschrift2"/>
      </w:pPr>
      <w:bookmarkStart w:id="262" w:name="_Ref473305591"/>
      <w:bookmarkStart w:id="263" w:name="_Toc485130931"/>
      <w:bookmarkStart w:id="264" w:name="_Toc112915168"/>
      <w:r w:rsidRPr="0094717F">
        <w:t>Roboter</w:t>
      </w:r>
      <w:bookmarkEnd w:id="262"/>
      <w:bookmarkEnd w:id="263"/>
      <w:bookmarkEnd w:id="264"/>
      <w:r w:rsidR="00712025" w:rsidRPr="0094717F">
        <w:t xml:space="preserve"> </w:t>
      </w:r>
    </w:p>
    <w:p w14:paraId="7D9FDF39" w14:textId="62815D75" w:rsidR="005B3FBB" w:rsidRPr="00C22BA4" w:rsidRDefault="095533C5" w:rsidP="190B8594">
      <w:pPr>
        <w:pStyle w:val="berschrift3"/>
        <w:tabs>
          <w:tab w:val="clear" w:pos="360"/>
        </w:tabs>
        <w:ind w:left="0" w:firstLine="0"/>
        <w:rPr>
          <w:b w:val="0"/>
          <w:bCs/>
        </w:rPr>
      </w:pPr>
      <w:bookmarkStart w:id="265" w:name="_Toc485130932"/>
      <w:bookmarkStart w:id="266" w:name="_Toc112915169"/>
      <w:r w:rsidRPr="0094717F">
        <w:rPr>
          <w:b w:val="0"/>
          <w:bCs/>
        </w:rPr>
        <w:t>Konzept ist ohne Rob</w:t>
      </w:r>
      <w:r w:rsidR="0002400C" w:rsidRPr="0094717F">
        <w:rPr>
          <w:b w:val="0"/>
          <w:bCs/>
        </w:rPr>
        <w:t>o</w:t>
      </w:r>
      <w:r w:rsidRPr="0094717F">
        <w:rPr>
          <w:b w:val="0"/>
          <w:bCs/>
        </w:rPr>
        <w:t>ter / Manipulatoren umzusetzen.</w:t>
      </w:r>
      <w:bookmarkEnd w:id="265"/>
      <w:bookmarkEnd w:id="26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222"/>
      </w:tblGrid>
      <w:tr w:rsidR="005B3FBB" w:rsidRPr="00BF4A30" w14:paraId="759E1CC1" w14:textId="77777777" w:rsidTr="190B8594">
        <w:tc>
          <w:tcPr>
            <w:tcW w:w="0" w:type="auto"/>
          </w:tcPr>
          <w:p w14:paraId="3972343F" w14:textId="270B2731" w:rsidR="005B3FBB" w:rsidRDefault="005B3FBB" w:rsidP="190B8594"/>
        </w:tc>
        <w:tc>
          <w:tcPr>
            <w:tcW w:w="0" w:type="auto"/>
          </w:tcPr>
          <w:p w14:paraId="0CECDB1A" w14:textId="0F0F4635" w:rsidR="005B3FBB" w:rsidRPr="005C7170" w:rsidRDefault="005B3FBB" w:rsidP="00712025"/>
        </w:tc>
      </w:tr>
      <w:tr w:rsidR="005B3FBB" w:rsidRPr="00BF4A30" w14:paraId="3D9094DE" w14:textId="77777777" w:rsidTr="190B8594">
        <w:tc>
          <w:tcPr>
            <w:tcW w:w="0" w:type="auto"/>
          </w:tcPr>
          <w:p w14:paraId="4DC20DAD" w14:textId="77777777" w:rsidR="005B3FBB" w:rsidRPr="005C7170" w:rsidRDefault="005B3FBB" w:rsidP="004F46A8">
            <w:pPr>
              <w:overflowPunct/>
              <w:autoSpaceDE/>
              <w:autoSpaceDN/>
              <w:adjustRightInd/>
              <w:jc w:val="left"/>
              <w:textAlignment w:val="auto"/>
              <w:rPr>
                <w:highlight w:val="yellow"/>
              </w:rPr>
            </w:pPr>
          </w:p>
        </w:tc>
        <w:tc>
          <w:tcPr>
            <w:tcW w:w="0" w:type="auto"/>
          </w:tcPr>
          <w:p w14:paraId="28937F8A" w14:textId="77777777" w:rsidR="005B3FBB" w:rsidRPr="005C7170" w:rsidRDefault="005B3FBB" w:rsidP="00C20B18">
            <w:pPr>
              <w:tabs>
                <w:tab w:val="left" w:pos="2611"/>
              </w:tabs>
            </w:pPr>
          </w:p>
        </w:tc>
      </w:tr>
    </w:tbl>
    <w:p w14:paraId="6EABEA47" w14:textId="3AD0C1A6" w:rsidR="005B3FBB" w:rsidRPr="00712025" w:rsidRDefault="005B3FBB" w:rsidP="00544ED0">
      <w:pPr>
        <w:pStyle w:val="berschrift2"/>
        <w:rPr>
          <w:lang w:val="en-US"/>
        </w:rPr>
      </w:pPr>
      <w:bookmarkStart w:id="267" w:name="_Toc485130938"/>
      <w:bookmarkStart w:id="268" w:name="_Toc112915171"/>
      <w:proofErr w:type="spellStart"/>
      <w:r w:rsidRPr="00712025">
        <w:rPr>
          <w:lang w:val="en-US"/>
        </w:rPr>
        <w:t>Statistische</w:t>
      </w:r>
      <w:proofErr w:type="spellEnd"/>
      <w:r w:rsidRPr="00712025">
        <w:rPr>
          <w:lang w:val="en-US"/>
        </w:rPr>
        <w:t xml:space="preserve"> </w:t>
      </w:r>
      <w:proofErr w:type="spellStart"/>
      <w:r w:rsidRPr="00712025">
        <w:rPr>
          <w:lang w:val="en-US"/>
        </w:rPr>
        <w:t>Fähigkeitsnachweise</w:t>
      </w:r>
      <w:bookmarkEnd w:id="267"/>
      <w:bookmarkEnd w:id="268"/>
      <w:proofErr w:type="spellEnd"/>
      <w:r w:rsidR="00712025">
        <w:rPr>
          <w:lang w:val="en-US"/>
        </w:rPr>
        <w:t xml:space="preserve"> </w:t>
      </w:r>
    </w:p>
    <w:p w14:paraId="544799A2" w14:textId="75A1D126" w:rsidR="005B3FBB" w:rsidRPr="00712025" w:rsidRDefault="005B3FBB" w:rsidP="00544ED0">
      <w:pPr>
        <w:pStyle w:val="berschrift3"/>
        <w:rPr>
          <w:lang w:val="en-US" w:eastAsia="de-DE"/>
        </w:rPr>
      </w:pPr>
      <w:bookmarkStart w:id="269" w:name="_Ref483300543"/>
      <w:bookmarkStart w:id="270" w:name="_Toc485130939"/>
      <w:bookmarkStart w:id="271" w:name="_Toc112915172"/>
      <w:proofErr w:type="spellStart"/>
      <w:r w:rsidRPr="00712025">
        <w:rPr>
          <w:lang w:val="en-US" w:eastAsia="de-DE"/>
        </w:rPr>
        <w:t>Allgemeines</w:t>
      </w:r>
      <w:bookmarkEnd w:id="269"/>
      <w:bookmarkEnd w:id="270"/>
      <w:bookmarkEnd w:id="271"/>
      <w:proofErr w:type="spellEnd"/>
      <w:r w:rsidR="00712025">
        <w:rPr>
          <w:lang w:val="en-US"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F460710" w14:textId="77777777" w:rsidTr="000C2F69">
        <w:tc>
          <w:tcPr>
            <w:tcW w:w="0" w:type="auto"/>
          </w:tcPr>
          <w:p w14:paraId="59DDAECC" w14:textId="77777777" w:rsidR="008F7D9B" w:rsidRPr="00861FC4" w:rsidRDefault="008F7D9B" w:rsidP="008F7D9B">
            <w:pPr>
              <w:rPr>
                <w:lang w:eastAsia="de-DE"/>
              </w:rPr>
            </w:pPr>
            <w:r w:rsidRPr="00910530">
              <w:rPr>
                <w:lang w:eastAsia="de-DE"/>
              </w:rPr>
              <w:t>Alle Fähigkeitsnachweise sind von AN g</w:t>
            </w:r>
            <w:r w:rsidR="00FD2FCB">
              <w:rPr>
                <w:lang w:eastAsia="de-DE"/>
              </w:rPr>
              <w:t xml:space="preserve">emäß BMW GS 98000 </w:t>
            </w:r>
            <w:r w:rsidRPr="00304FC2">
              <w:rPr>
                <w:lang w:eastAsia="de-DE"/>
              </w:rPr>
              <w:t xml:space="preserve">(für Prüf- und Messsysteme </w:t>
            </w:r>
            <w:r>
              <w:rPr>
                <w:lang w:eastAsia="de-DE"/>
              </w:rPr>
              <w:t>nach</w:t>
            </w:r>
            <w:r w:rsidRPr="00304FC2">
              <w:rPr>
                <w:lang w:eastAsia="de-DE"/>
              </w:rPr>
              <w:t xml:space="preserve"> </w:t>
            </w:r>
            <w:proofErr w:type="gramStart"/>
            <w:r w:rsidRPr="00304FC2">
              <w:rPr>
                <w:lang w:eastAsia="de-DE"/>
              </w:rPr>
              <w:t>VDA</w:t>
            </w:r>
            <w:r>
              <w:rPr>
                <w:lang w:eastAsia="de-DE"/>
              </w:rPr>
              <w:t xml:space="preserve"> Band</w:t>
            </w:r>
            <w:proofErr w:type="gramEnd"/>
            <w:r>
              <w:rPr>
                <w:lang w:eastAsia="de-DE"/>
              </w:rPr>
              <w:t xml:space="preserve"> 5</w:t>
            </w:r>
            <w:r w:rsidRPr="00861FC4">
              <w:rPr>
                <w:lang w:eastAsia="de-DE"/>
              </w:rPr>
              <w:t>) zu erbringen. Die betroffenen Merkmale sind sofern schon bekannt im Kapitel „Produkt- und Prozessbeschreibung“ bei den einzelnen Prozessen angegeben. Generell muss für alle im Prozess beeinflussten oder erzeugten Produktmerkmale ein Fähigkeitsnachweis erbracht werden.</w:t>
            </w:r>
            <w:r>
              <w:rPr>
                <w:lang w:eastAsia="de-DE"/>
              </w:rPr>
              <w:t xml:space="preserve"> Ggf. muss die Fähigkeit für jede auf der Linie produzierte Variante nachgewiesen werden.</w:t>
            </w:r>
          </w:p>
          <w:p w14:paraId="2887A4DF" w14:textId="77777777" w:rsidR="008F7D9B" w:rsidRDefault="008F7D9B" w:rsidP="008F7D9B">
            <w:pPr>
              <w:rPr>
                <w:lang w:eastAsia="de-DE"/>
              </w:rPr>
            </w:pPr>
          </w:p>
          <w:p w14:paraId="76CCD3E7" w14:textId="19BF3206" w:rsidR="008F7D9B" w:rsidRDefault="008F7D9B" w:rsidP="008F7D9B">
            <w:pPr>
              <w:rPr>
                <w:rStyle w:val="Fett"/>
                <w:b w:val="0"/>
              </w:rPr>
            </w:pPr>
            <w:r w:rsidRPr="00861FC4">
              <w:rPr>
                <w:lang w:eastAsia="de-DE"/>
              </w:rPr>
              <w:t xml:space="preserve">Die </w:t>
            </w:r>
            <w:r w:rsidRPr="00861FC4">
              <w:t xml:space="preserve">Maschinenfähigkeitsuntersuchungen </w:t>
            </w:r>
            <w:r w:rsidRPr="008A0E6C">
              <w:t xml:space="preserve">(MFUs) und/ oder die Messsystemanalysen (MSAs) sind zwingend </w:t>
            </w:r>
            <w:r w:rsidRPr="008A0E6C">
              <w:rPr>
                <w:color w:val="000000"/>
              </w:rPr>
              <w:t>nach Aufbau der Anlage beim AG durchzuführen</w:t>
            </w:r>
            <w:r w:rsidRPr="008A0E6C">
              <w:t xml:space="preserve">. </w:t>
            </w:r>
          </w:p>
          <w:p w14:paraId="2AEA3D67" w14:textId="77777777" w:rsidR="008F7D9B" w:rsidRDefault="008F7D9B" w:rsidP="008F7D9B"/>
          <w:p w14:paraId="77427540" w14:textId="56EEC35B" w:rsidR="008F7D9B" w:rsidRPr="008A0E6C" w:rsidRDefault="008F7D9B" w:rsidP="008F7D9B">
            <w:r w:rsidRPr="008A0E6C">
              <w:t xml:space="preserve">Die Fähigkeitsnachweise im </w:t>
            </w:r>
            <w:proofErr w:type="spellStart"/>
            <w:r w:rsidRPr="008A0E6C">
              <w:t>Zielwerk</w:t>
            </w:r>
            <w:proofErr w:type="spellEnd"/>
            <w:r w:rsidRPr="008A0E6C">
              <w:t xml:space="preserve"> sind in Anwesenheit des AG durchzuführen.</w:t>
            </w:r>
          </w:p>
          <w:p w14:paraId="4B991A7A" w14:textId="77777777" w:rsidR="008F7D9B" w:rsidRDefault="008F7D9B" w:rsidP="008F7D9B"/>
          <w:p w14:paraId="4B998878" w14:textId="77777777" w:rsidR="008F7D9B" w:rsidRPr="008A0E6C" w:rsidRDefault="008F7D9B" w:rsidP="008F7D9B">
            <w:r w:rsidRPr="008A0E6C">
              <w:lastRenderedPageBreak/>
              <w:t>Die Toleranzen und Sollwerte für die Auswertungen der Fähigkeitsnachweise sind vom AN mit dem AG abzustimmen.</w:t>
            </w:r>
          </w:p>
          <w:p w14:paraId="5C154EBD" w14:textId="77777777" w:rsidR="008F7D9B" w:rsidRPr="008A0E6C" w:rsidRDefault="008F7D9B" w:rsidP="008F7D9B"/>
          <w:p w14:paraId="387A9F1F" w14:textId="77777777" w:rsidR="008F7D9B" w:rsidRPr="008A0E6C" w:rsidRDefault="008F7D9B" w:rsidP="008F7D9B">
            <w:r w:rsidRPr="008A0E6C">
              <w:t>Sollten nach den Fähigkeitsmessungen durch den AN Änderungen an der Anlage erfolgen, sind die MFUs/ MSAs an geänderten Stationen gesamthaft zu wiederholen.</w:t>
            </w:r>
          </w:p>
          <w:p w14:paraId="533748C5" w14:textId="77777777" w:rsidR="008F7D9B" w:rsidRPr="008A0E6C" w:rsidRDefault="008F7D9B" w:rsidP="008F7D9B"/>
          <w:p w14:paraId="0AEF859C" w14:textId="77777777" w:rsidR="008F7D9B" w:rsidRPr="00175D33" w:rsidRDefault="008F7D9B" w:rsidP="008F7D9B">
            <w:r w:rsidRPr="00175D33">
              <w:t>Für die Fähigkeitsnachweise müssen Automatikabläufe an der Anlage programmiert werden. Das betrifft u.a. Bauteilzuführung und -kontaktierung, Anzahl von Messungen, Verfahrensauswahl und Datenspeicherung. Ggf. sind dafür Auftragsdaten, WT-Beschreibungen o.ä. mit Dummy-Daten zu füllen.</w:t>
            </w:r>
          </w:p>
          <w:p w14:paraId="21E5758F" w14:textId="77777777" w:rsidR="008F7D9B" w:rsidRPr="00175D33" w:rsidRDefault="008F7D9B" w:rsidP="008F7D9B">
            <w:r w:rsidRPr="00175D33">
              <w:t>Alle Messdaten, die im Serienbetrieb ermittelt werden, sind an die IPM-Datenbank zu senden.</w:t>
            </w:r>
          </w:p>
          <w:p w14:paraId="7ADBB827" w14:textId="77777777" w:rsidR="008F7D9B" w:rsidRPr="00175D33" w:rsidRDefault="008F7D9B" w:rsidP="008F7D9B">
            <w:r w:rsidRPr="00175D33">
              <w:t>Die genaue Ausführung ist mit dem AG abzustimmen.</w:t>
            </w:r>
          </w:p>
          <w:p w14:paraId="4998919D" w14:textId="77777777" w:rsidR="00FB6BF5" w:rsidRDefault="00FB6BF5" w:rsidP="008F7D9B">
            <w:pPr>
              <w:rPr>
                <w:color w:val="FFC000"/>
              </w:rPr>
            </w:pPr>
          </w:p>
          <w:p w14:paraId="7AAF82B2" w14:textId="2B5C6F36" w:rsidR="00FB6BF5" w:rsidRPr="009446D9" w:rsidRDefault="00FB6BF5" w:rsidP="008F7D9B">
            <w:pPr>
              <w:rPr>
                <w:color w:val="FFC000"/>
              </w:rPr>
            </w:pPr>
            <w:r w:rsidRPr="0094717F">
              <w:rPr>
                <w:lang w:eastAsia="de-DE"/>
              </w:rPr>
              <w:t>Ein Konzept für regelmäßige MSAs</w:t>
            </w:r>
            <w:r w:rsidR="00E64E2B" w:rsidRPr="0094717F">
              <w:rPr>
                <w:lang w:eastAsia="de-DE"/>
              </w:rPr>
              <w:t xml:space="preserve"> bzw. einer </w:t>
            </w:r>
            <w:r w:rsidR="004F358C" w:rsidRPr="0094717F">
              <w:rPr>
                <w:lang w:eastAsia="de-DE"/>
              </w:rPr>
              <w:t>Requalifizierung</w:t>
            </w:r>
            <w:r w:rsidR="00E64E2B" w:rsidRPr="0094717F">
              <w:rPr>
                <w:lang w:eastAsia="de-DE"/>
              </w:rPr>
              <w:t xml:space="preserve"> </w:t>
            </w:r>
            <w:r w:rsidRPr="0094717F">
              <w:rPr>
                <w:lang w:eastAsia="de-DE"/>
              </w:rPr>
              <w:t>ist mit dem AG abzustimmen.</w:t>
            </w:r>
            <w:r w:rsidR="00B32D73" w:rsidRPr="0094717F">
              <w:rPr>
                <w:lang w:eastAsia="de-DE"/>
              </w:rPr>
              <w:t xml:space="preserve"> </w:t>
            </w:r>
          </w:p>
          <w:p w14:paraId="5A349BC4" w14:textId="77777777" w:rsidR="008F7D9B" w:rsidRPr="008A0E6C" w:rsidRDefault="008F7D9B" w:rsidP="008F7D9B"/>
          <w:p w14:paraId="2F4881C0" w14:textId="77777777" w:rsidR="008F7D9B" w:rsidRPr="008A0E6C" w:rsidRDefault="008F7D9B" w:rsidP="008F7D9B">
            <w:r w:rsidRPr="008A0E6C">
              <w:t>Die Auswertungen der Fähigkeitsnachweise sind dem AG zur BBÜ durch den AN zu übergeben. Die Dokumente werden im Anschluss vom AG überprüft, die ggf. notwendigen Änderungen an den Dokumenten oder Messungen sind durch den AN in Abstimmung mit dem AG vor der BBÜ auszuführen. Die verwendete Auswertesoftware ist mit dem AG abzustimmen.</w:t>
            </w:r>
          </w:p>
          <w:p w14:paraId="0BA66A89" w14:textId="77777777" w:rsidR="008F7D9B" w:rsidRDefault="008F7D9B" w:rsidP="008F7D9B"/>
          <w:p w14:paraId="0A51BDB3" w14:textId="77777777" w:rsidR="008F7D9B" w:rsidRDefault="008F7D9B" w:rsidP="008F7D9B">
            <w:r w:rsidRPr="008A0E6C">
              <w:t xml:space="preserve">Vom AN ist eine detaillierte Anleitung über den Ablauf der Fähigkeitsuntersuchungen anzufertigen, die das Einbringen/ Einlegen des Messmeisters in der jeweiligen Station beschreibt und </w:t>
            </w:r>
            <w:proofErr w:type="gramStart"/>
            <w:r w:rsidRPr="008A0E6C">
              <w:t>an Hand</w:t>
            </w:r>
            <w:proofErr w:type="gramEnd"/>
            <w:r w:rsidRPr="008A0E6C">
              <w:t xml:space="preserve"> von Abbildungen die Bedienung der Anlage für den kompletten MFU-/ MSA-Betrieb beschreibt.</w:t>
            </w:r>
          </w:p>
          <w:p w14:paraId="7CE72AC7" w14:textId="77777777" w:rsidR="008F7D9B" w:rsidRDefault="008F7D9B" w:rsidP="008F7D9B"/>
          <w:p w14:paraId="4B6121AF" w14:textId="77777777" w:rsidR="008F7D9B" w:rsidRPr="005B3FBB" w:rsidRDefault="008F7D9B" w:rsidP="008F7D9B">
            <w:pPr>
              <w:rPr>
                <w:bCs/>
                <w:color w:val="FF0000"/>
              </w:rPr>
            </w:pPr>
            <w:r>
              <w:rPr>
                <w:lang w:eastAsia="de-DE"/>
              </w:rPr>
              <w:t>Wenn beim AG bereits geeignete Messmittel vorhanden sind, sollten diese genutzt werden. Die Verfügbarkeit und die Bedienung sind mit dem AG abzustimmen. Die Messmittel-Nummern sind in der Dokumentation anzugeben.</w:t>
            </w:r>
          </w:p>
        </w:tc>
        <w:tc>
          <w:tcPr>
            <w:tcW w:w="0" w:type="auto"/>
          </w:tcPr>
          <w:p w14:paraId="22C233B2" w14:textId="5BE18275" w:rsidR="008F7D9B" w:rsidRPr="00712025" w:rsidRDefault="008F7D9B" w:rsidP="008F7D9B">
            <w:pPr>
              <w:rPr>
                <w:lang w:val="en-US"/>
              </w:rPr>
            </w:pPr>
          </w:p>
        </w:tc>
      </w:tr>
    </w:tbl>
    <w:p w14:paraId="0C89AAA9" w14:textId="7556B2D2" w:rsidR="005B3FBB" w:rsidRPr="006E5573" w:rsidRDefault="005B3FBB" w:rsidP="00544ED0">
      <w:pPr>
        <w:pStyle w:val="berschrift3"/>
      </w:pPr>
      <w:bookmarkStart w:id="272" w:name="_Ref483307044"/>
      <w:bookmarkStart w:id="273" w:name="_Toc485130940"/>
      <w:bookmarkStart w:id="274" w:name="_Toc112915173"/>
      <w:r w:rsidRPr="006E5573">
        <w:t xml:space="preserve">Meisterteile und </w:t>
      </w:r>
      <w:r w:rsidR="00712025">
        <w:t>–</w:t>
      </w:r>
      <w:proofErr w:type="spellStart"/>
      <w:r w:rsidRPr="006E5573">
        <w:t>messungen</w:t>
      </w:r>
      <w:bookmarkEnd w:id="272"/>
      <w:bookmarkEnd w:id="273"/>
      <w:bookmarkEnd w:id="274"/>
      <w:proofErr w:type="spellEnd"/>
      <w:r w:rsidR="00712025">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A7438B3" w14:textId="77777777" w:rsidTr="190B8594">
        <w:tc>
          <w:tcPr>
            <w:tcW w:w="0" w:type="auto"/>
          </w:tcPr>
          <w:p w14:paraId="6EC855AE" w14:textId="77777777" w:rsidR="005B3FBB" w:rsidRPr="000F2456" w:rsidRDefault="005B3FBB" w:rsidP="005B3FBB">
            <w:pPr>
              <w:rPr>
                <w:color w:val="FF0000"/>
              </w:rPr>
            </w:pPr>
            <w:r w:rsidRPr="002531B9">
              <w:t xml:space="preserve">Die Erstkalibrierung obliegt dem AN, die entsprechenden Zertifikate sind zur BBÜ zu </w:t>
            </w:r>
            <w:r w:rsidRPr="000F2456">
              <w:t>übergeben. Die Kalibrierstelle ist so zu wählen, dass diese auch für die jährliche Kalibrierung durch den AG beauftragt werden kann. Die Durchführung der Kalibrierung muss in der Dokumentation beschrieben sein.</w:t>
            </w:r>
          </w:p>
          <w:p w14:paraId="0F74B78E" w14:textId="77777777" w:rsidR="00950B00" w:rsidRPr="000F2456" w:rsidRDefault="00950B00" w:rsidP="005B3FBB">
            <w:pPr>
              <w:rPr>
                <w:color w:val="FF0000"/>
              </w:rPr>
            </w:pPr>
          </w:p>
          <w:p w14:paraId="0BB27C6F" w14:textId="06566DF1" w:rsidR="005B3FBB" w:rsidRPr="0094717F" w:rsidRDefault="00AC3010" w:rsidP="190B8594">
            <w:r w:rsidRPr="0094717F">
              <w:t>D</w:t>
            </w:r>
            <w:r w:rsidR="005B3FBB" w:rsidRPr="0094717F">
              <w:t xml:space="preserve">er Zeitpunkt der Meistermessungen muss am </w:t>
            </w:r>
            <w:r w:rsidR="00D4394F" w:rsidRPr="0094717F">
              <w:t xml:space="preserve">BMW </w:t>
            </w:r>
            <w:r w:rsidR="008D1A27" w:rsidRPr="0094717F">
              <w:t xml:space="preserve">Anlage </w:t>
            </w:r>
            <w:r w:rsidR="005B3FBB" w:rsidRPr="0094717F">
              <w:t xml:space="preserve">HVO einstellbar sein.  </w:t>
            </w:r>
            <w:r w:rsidR="00C86CDF" w:rsidRPr="0094717F">
              <w:t>K</w:t>
            </w:r>
            <w:r w:rsidR="005B3FBB" w:rsidRPr="0094717F">
              <w:t xml:space="preserve">ann nur mit entsprechender Berechtigung (EKS-Level Vorarbeiter) </w:t>
            </w:r>
            <w:r w:rsidR="00D90854" w:rsidRPr="0094717F">
              <w:t>eingestellt werden</w:t>
            </w:r>
            <w:r w:rsidR="005B3FBB" w:rsidRPr="0094717F">
              <w:t>.</w:t>
            </w:r>
          </w:p>
          <w:p w14:paraId="246CAB26" w14:textId="77777777" w:rsidR="005B3FBB" w:rsidRPr="002531B9" w:rsidRDefault="005B3FBB" w:rsidP="005B3FBB">
            <w:pPr>
              <w:rPr>
                <w:color w:val="000000"/>
              </w:rPr>
            </w:pPr>
          </w:p>
          <w:p w14:paraId="1CAE55EE" w14:textId="25E37A09" w:rsidR="006078D2" w:rsidRDefault="002D5993" w:rsidP="00F02574">
            <w:r>
              <w:t>Die Meisterteile in diesem Fall Zellen mit definiert</w:t>
            </w:r>
            <w:r w:rsidR="00021B6E">
              <w:t xml:space="preserve">em </w:t>
            </w:r>
            <w:proofErr w:type="spellStart"/>
            <w:r w:rsidR="00021B6E">
              <w:t>i.O</w:t>
            </w:r>
            <w:proofErr w:type="spellEnd"/>
            <w:r w:rsidR="00021B6E">
              <w:t xml:space="preserve">. und </w:t>
            </w:r>
            <w:r w:rsidR="001C74FF">
              <w:t>definiertem</w:t>
            </w:r>
            <w:r w:rsidR="00021B6E">
              <w:t xml:space="preserve"> </w:t>
            </w:r>
            <w:proofErr w:type="spellStart"/>
            <w:r w:rsidR="00021B6E">
              <w:t>n.</w:t>
            </w:r>
            <w:r w:rsidR="001C74FF">
              <w:t>i</w:t>
            </w:r>
            <w:r w:rsidR="00021B6E">
              <w:t>.O</w:t>
            </w:r>
            <w:proofErr w:type="spellEnd"/>
            <w:r w:rsidR="00021B6E">
              <w:t>.</w:t>
            </w:r>
            <w:r w:rsidR="001C74FF">
              <w:t xml:space="preserve"> Zustand werden von AG bereitgestellt.</w:t>
            </w:r>
          </w:p>
          <w:p w14:paraId="65ED8578" w14:textId="77777777" w:rsidR="001C74FF" w:rsidRDefault="001C74FF" w:rsidP="00F02574"/>
          <w:p w14:paraId="77EEA41F" w14:textId="5E27171B" w:rsidR="005B3FBB" w:rsidRDefault="005B3FBB" w:rsidP="00F02574">
            <w:r w:rsidRPr="002531B9">
              <w:t xml:space="preserve">Die </w:t>
            </w:r>
            <w:r>
              <w:t>Daten sind in gesonderten „</w:t>
            </w:r>
            <w:r w:rsidRPr="002531B9">
              <w:t>Meistermessungs-AFOs</w:t>
            </w:r>
            <w:r>
              <w:t>“</w:t>
            </w:r>
            <w:r w:rsidRPr="002531B9">
              <w:t xml:space="preserve"> in IPM zu dokumentieren. Für die Ident-Nummern der Messmeister im IPM ist in Abstimmung mit dem AG eine der Serienlogik entsprechende Kennung zu vergeben.</w:t>
            </w:r>
          </w:p>
        </w:tc>
        <w:tc>
          <w:tcPr>
            <w:tcW w:w="0" w:type="auto"/>
          </w:tcPr>
          <w:p w14:paraId="3D01D5CF" w14:textId="1A1706D8" w:rsidR="005B3FBB" w:rsidRPr="00FB111E" w:rsidRDefault="005B3FBB" w:rsidP="00712025"/>
        </w:tc>
      </w:tr>
    </w:tbl>
    <w:p w14:paraId="27AFDDFB" w14:textId="006E5D52" w:rsidR="005B3FBB" w:rsidRPr="006E5573" w:rsidRDefault="005B3FBB" w:rsidP="00544ED0">
      <w:pPr>
        <w:pStyle w:val="berschrift3"/>
      </w:pPr>
      <w:bookmarkStart w:id="275" w:name="_Toc485130941"/>
      <w:bookmarkStart w:id="276" w:name="_Toc112915174"/>
      <w:r w:rsidRPr="006E5573">
        <w:t>Messsystem-Analyse (MSA)</w:t>
      </w:r>
      <w:bookmarkEnd w:id="275"/>
      <w:bookmarkEnd w:id="276"/>
      <w:r w:rsidR="00712025">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0F09CA75" w14:textId="77777777" w:rsidTr="00102E4C">
        <w:tc>
          <w:tcPr>
            <w:tcW w:w="0" w:type="auto"/>
          </w:tcPr>
          <w:p w14:paraId="598197EC" w14:textId="20B40FB5" w:rsidR="00837577" w:rsidRPr="0094717F" w:rsidRDefault="00837577" w:rsidP="00837577">
            <w:pPr>
              <w:rPr>
                <w:rStyle w:val="Fett"/>
                <w:b w:val="0"/>
              </w:rPr>
            </w:pPr>
            <w:r w:rsidRPr="0094717F">
              <w:rPr>
                <w:rStyle w:val="Fett"/>
                <w:b w:val="0"/>
              </w:rPr>
              <w:t>In der Dokumentation der MSA muss zwingend die Messunsicherheit des Gesamtsystems dokumentiert werden. Die Berechnung der Messunsicherheit ist dem AG zu übergeben.</w:t>
            </w:r>
          </w:p>
          <w:p w14:paraId="1D8C8FCE" w14:textId="77777777" w:rsidR="00F4484A" w:rsidRPr="0094717F" w:rsidRDefault="00F4484A" w:rsidP="00837577">
            <w:pPr>
              <w:rPr>
                <w:rStyle w:val="Fett"/>
              </w:rPr>
            </w:pPr>
          </w:p>
          <w:p w14:paraId="1B20A465" w14:textId="1A999EA7" w:rsidR="00F4484A" w:rsidRPr="0094717F" w:rsidRDefault="002C572B" w:rsidP="00837577">
            <w:pPr>
              <w:rPr>
                <w:rStyle w:val="Fett"/>
                <w:b w:val="0"/>
                <w:bCs w:val="0"/>
              </w:rPr>
            </w:pPr>
            <w:r w:rsidRPr="0094717F">
              <w:rPr>
                <w:rStyle w:val="Fett"/>
                <w:b w:val="0"/>
                <w:bCs w:val="0"/>
              </w:rPr>
              <w:t>Die Durchführung der MSA erfolgt analog DID-DE-0247626</w:t>
            </w:r>
          </w:p>
          <w:p w14:paraId="5BAE2AB3" w14:textId="77777777" w:rsidR="00A97298" w:rsidRDefault="00A97298" w:rsidP="00837577">
            <w:pPr>
              <w:rPr>
                <w:rStyle w:val="Fett"/>
              </w:rPr>
            </w:pPr>
          </w:p>
          <w:p w14:paraId="43A8F96E" w14:textId="77777777" w:rsidR="00837577" w:rsidRPr="00B2603E" w:rsidRDefault="00837577" w:rsidP="00837577">
            <w:pPr>
              <w:rPr>
                <w:rStyle w:val="Fett"/>
              </w:rPr>
            </w:pPr>
            <w:r w:rsidRPr="00B2603E">
              <w:rPr>
                <w:rStyle w:val="Fett"/>
              </w:rPr>
              <w:t>Verfahren 1:</w:t>
            </w:r>
          </w:p>
          <w:p w14:paraId="4475DA16" w14:textId="40823E29" w:rsidR="00837577" w:rsidRPr="008A0E6C" w:rsidRDefault="00837577" w:rsidP="00837577">
            <w:r w:rsidRPr="008A0E6C">
              <w:t xml:space="preserve">Die Anzahl der Messungen muss am jeweiligen HVO der betroffenen Station mit EKS </w:t>
            </w:r>
            <w:proofErr w:type="spellStart"/>
            <w:r w:rsidR="008433DE" w:rsidRPr="008A0E6C">
              <w:t>Qualitäter</w:t>
            </w:r>
            <w:proofErr w:type="spellEnd"/>
            <w:r w:rsidRPr="008A0E6C">
              <w:t xml:space="preserve"> frei einstellbar sein. Für die Messungen sind Messmeister zu verwenden. </w:t>
            </w:r>
          </w:p>
          <w:p w14:paraId="783C51C2" w14:textId="77777777" w:rsidR="00837577" w:rsidRPr="008A0E6C" w:rsidRDefault="00837577" w:rsidP="00837577">
            <w:r w:rsidRPr="008A0E6C">
              <w:lastRenderedPageBreak/>
              <w:t>Die Seriennummern der Messnormale und der zusätzlich verwendeten Messgeräte sind in der MFU-/ MSA-Auswertung anzugeben.</w:t>
            </w:r>
          </w:p>
          <w:p w14:paraId="3D198287" w14:textId="77777777" w:rsidR="00837577" w:rsidRPr="008A0E6C" w:rsidRDefault="00837577" w:rsidP="00837577">
            <w:r w:rsidRPr="008A0E6C">
              <w:t xml:space="preserve">Sollten Messmeister, die sich bereits in AG-Besitz befinden, produktseitig für die Messungen verwendbar sein, so sind diese vom AN für die Messungen zu verwenden und die Station/en ggf. auf den Messmeister abzustimmen. </w:t>
            </w:r>
          </w:p>
          <w:p w14:paraId="16B1430C" w14:textId="77777777" w:rsidR="00950B00" w:rsidRDefault="00950B00" w:rsidP="00837577">
            <w:pPr>
              <w:rPr>
                <w:rStyle w:val="Fett"/>
              </w:rPr>
            </w:pPr>
          </w:p>
          <w:p w14:paraId="2965DA35" w14:textId="77777777" w:rsidR="00837577" w:rsidRPr="008A0E6C" w:rsidRDefault="00837577" w:rsidP="00837577">
            <w:pPr>
              <w:rPr>
                <w:rStyle w:val="Fett"/>
              </w:rPr>
            </w:pPr>
            <w:r w:rsidRPr="008A0E6C">
              <w:rPr>
                <w:rStyle w:val="Fett"/>
              </w:rPr>
              <w:t xml:space="preserve">Verfahren 2/ Verfahren 3: </w:t>
            </w:r>
          </w:p>
          <w:p w14:paraId="4370FB98" w14:textId="77777777" w:rsidR="00837577" w:rsidRPr="008A0E6C" w:rsidRDefault="00837577" w:rsidP="00837577">
            <w:r w:rsidRPr="008A0E6C">
              <w:t xml:space="preserve">Die Anzahl der </w:t>
            </w:r>
            <w:proofErr w:type="gramStart"/>
            <w:r w:rsidRPr="008A0E6C">
              <w:t>zu vermessenden Teile</w:t>
            </w:r>
            <w:proofErr w:type="gramEnd"/>
            <w:r w:rsidRPr="008A0E6C">
              <w:t xml:space="preserve"> muss am jeweiligen HVO der betroffenen Station mit EKS </w:t>
            </w:r>
            <w:proofErr w:type="spellStart"/>
            <w:r w:rsidRPr="008A0E6C">
              <w:t>Qualitäter</w:t>
            </w:r>
            <w:proofErr w:type="spellEnd"/>
            <w:r w:rsidRPr="008A0E6C">
              <w:t xml:space="preserve"> frei einstellbar sein. Das </w:t>
            </w:r>
            <w:r>
              <w:t>G</w:t>
            </w:r>
            <w:r w:rsidRPr="008A0E6C">
              <w:t>leiche gilt für die Anzahl der Messungen pro Bauteil. Der Messablauf ist mit dem AG abzustimmen (z.B. Aufteilung der Messungen auf Prüfer A und Prüfer B beim Verfahren 2</w:t>
            </w:r>
            <w:r>
              <w:t>,</w:t>
            </w:r>
            <w:r w:rsidRPr="008A0E6C">
              <w:t xml:space="preserve"> </w:t>
            </w:r>
            <w:proofErr w:type="spellStart"/>
            <w:r w:rsidRPr="008A0E6C">
              <w:t>Dekontaktieren</w:t>
            </w:r>
            <w:proofErr w:type="spellEnd"/>
            <w:r w:rsidRPr="008A0E6C">
              <w:t xml:space="preserve"> der Teile zwischen den Messungen</w:t>
            </w:r>
            <w:r>
              <w:t>,</w:t>
            </w:r>
            <w:r w:rsidRPr="008A0E6C">
              <w:t xml:space="preserve"> …).</w:t>
            </w:r>
          </w:p>
          <w:p w14:paraId="6070D5FA" w14:textId="77777777" w:rsidR="00837577" w:rsidRDefault="00837577" w:rsidP="00F02574">
            <w:r w:rsidRPr="008A0E6C">
              <w:t>Für die Messungen sind Serienteile (in der Inbetriebnahme-Phase Anlaufteile) zu verwenden.</w:t>
            </w:r>
          </w:p>
        </w:tc>
        <w:tc>
          <w:tcPr>
            <w:tcW w:w="0" w:type="auto"/>
          </w:tcPr>
          <w:p w14:paraId="5B27558C" w14:textId="24FEC5E4" w:rsidR="00837577" w:rsidRPr="00FB111E" w:rsidRDefault="00837577" w:rsidP="00712025"/>
        </w:tc>
      </w:tr>
    </w:tbl>
    <w:p w14:paraId="2D41E0B3" w14:textId="77777777" w:rsidR="00882828" w:rsidRDefault="00882828" w:rsidP="00882828">
      <w:pPr>
        <w:rPr>
          <w:rStyle w:val="Fett"/>
        </w:rPr>
      </w:pPr>
      <w:bookmarkStart w:id="277" w:name="_Toc485130942"/>
      <w:bookmarkStart w:id="278" w:name="_Toc112915175"/>
    </w:p>
    <w:p w14:paraId="231F4187" w14:textId="77777777" w:rsidR="00882828" w:rsidRDefault="00882828" w:rsidP="00882828">
      <w:pPr>
        <w:rPr>
          <w:rStyle w:val="Fett"/>
        </w:rPr>
      </w:pPr>
    </w:p>
    <w:p w14:paraId="05A8A1E1" w14:textId="5355F184" w:rsidR="00837577" w:rsidRPr="00882828" w:rsidRDefault="00837577" w:rsidP="00882828">
      <w:pPr>
        <w:rPr>
          <w:rStyle w:val="Fett"/>
        </w:rPr>
      </w:pPr>
      <w:r w:rsidRPr="00882828">
        <w:rPr>
          <w:rStyle w:val="Fett"/>
        </w:rPr>
        <w:t>Maschinenfähigkeitsuntersuchung (MFU)</w:t>
      </w:r>
      <w:bookmarkEnd w:id="277"/>
      <w:bookmarkEnd w:id="278"/>
      <w:r w:rsidR="00712025" w:rsidRPr="00882828">
        <w:rPr>
          <w:rStyle w:val="Fett"/>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222"/>
      </w:tblGrid>
      <w:tr w:rsidR="00442AE1" w:rsidRPr="00442AE1" w14:paraId="5345B40C" w14:textId="77777777" w:rsidTr="00102E4C">
        <w:tc>
          <w:tcPr>
            <w:tcW w:w="0" w:type="auto"/>
          </w:tcPr>
          <w:p w14:paraId="3156F122" w14:textId="35983834" w:rsidR="00837577" w:rsidRPr="00882828" w:rsidRDefault="005C0103" w:rsidP="00837577">
            <w:pPr>
              <w:rPr>
                <w:b/>
                <w:bCs/>
                <w:strike/>
                <w:color w:val="FF0000"/>
              </w:rPr>
            </w:pPr>
            <w:r w:rsidRPr="00882828">
              <w:rPr>
                <w:rStyle w:val="Fett"/>
                <w:b w:val="0"/>
              </w:rPr>
              <w:t>Nicht notwendig</w:t>
            </w:r>
          </w:p>
        </w:tc>
        <w:tc>
          <w:tcPr>
            <w:tcW w:w="0" w:type="auto"/>
          </w:tcPr>
          <w:p w14:paraId="6F6D6843" w14:textId="24E5EEBF" w:rsidR="00837577" w:rsidRPr="00442AE1" w:rsidRDefault="00837577" w:rsidP="00837577">
            <w:pPr>
              <w:rPr>
                <w:strike/>
                <w:color w:val="FF0000"/>
              </w:rPr>
            </w:pPr>
          </w:p>
        </w:tc>
      </w:tr>
    </w:tbl>
    <w:p w14:paraId="341904CE" w14:textId="77777777" w:rsidR="00837577" w:rsidRPr="00442AE1" w:rsidRDefault="00837577" w:rsidP="00837577">
      <w:pPr>
        <w:rPr>
          <w:color w:val="FF0000"/>
        </w:rPr>
      </w:pPr>
    </w:p>
    <w:p w14:paraId="789D8B40" w14:textId="77777777" w:rsidR="00882828" w:rsidRDefault="00882828" w:rsidP="00882828">
      <w:pPr>
        <w:rPr>
          <w:rStyle w:val="Fett"/>
        </w:rPr>
      </w:pPr>
      <w:bookmarkStart w:id="279" w:name="_Toc485130943"/>
      <w:bookmarkStart w:id="280" w:name="_Toc112915176"/>
    </w:p>
    <w:p w14:paraId="3EDA2183" w14:textId="4399A6B7" w:rsidR="00837577" w:rsidRPr="00882828" w:rsidRDefault="00837577" w:rsidP="00882828">
      <w:pPr>
        <w:rPr>
          <w:rStyle w:val="Fett"/>
        </w:rPr>
      </w:pPr>
      <w:r w:rsidRPr="00882828">
        <w:rPr>
          <w:rStyle w:val="Fett"/>
        </w:rPr>
        <w:t>Prozessfähigkeitsuntersuchung (PFU)</w:t>
      </w:r>
      <w:bookmarkEnd w:id="279"/>
      <w:bookmarkEnd w:id="280"/>
      <w:r w:rsidR="005B1832" w:rsidRPr="00882828">
        <w:rPr>
          <w:rStyle w:val="Fett"/>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3"/>
        <w:gridCol w:w="236"/>
      </w:tblGrid>
      <w:tr w:rsidR="00442AE1" w:rsidRPr="00442AE1" w14:paraId="6D376C1A" w14:textId="77777777" w:rsidTr="005C0103">
        <w:tc>
          <w:tcPr>
            <w:tcW w:w="1643" w:type="dxa"/>
          </w:tcPr>
          <w:p w14:paraId="25FDCB19" w14:textId="5627D8DE" w:rsidR="00837577" w:rsidRPr="00442AE1" w:rsidRDefault="00882828" w:rsidP="00F02574">
            <w:pPr>
              <w:rPr>
                <w:strike/>
                <w:color w:val="FF0000"/>
              </w:rPr>
            </w:pPr>
            <w:r w:rsidRPr="00882828">
              <w:rPr>
                <w:rStyle w:val="Fett"/>
                <w:b w:val="0"/>
              </w:rPr>
              <w:t>Nicht notwendig</w:t>
            </w:r>
            <w:r w:rsidR="005C0103">
              <w:rPr>
                <w:strike/>
                <w:color w:val="FF0000"/>
              </w:rPr>
              <w:t xml:space="preserve"> </w:t>
            </w:r>
          </w:p>
          <w:p w14:paraId="4934B7FF" w14:textId="77777777" w:rsidR="00CF4855" w:rsidRPr="00442AE1" w:rsidRDefault="00CF4855" w:rsidP="00F02574">
            <w:pPr>
              <w:rPr>
                <w:strike/>
                <w:color w:val="FF0000"/>
              </w:rPr>
            </w:pPr>
          </w:p>
        </w:tc>
        <w:tc>
          <w:tcPr>
            <w:tcW w:w="236" w:type="dxa"/>
          </w:tcPr>
          <w:p w14:paraId="00EF08F6" w14:textId="0D5EFEB3" w:rsidR="00837577" w:rsidRPr="00442AE1" w:rsidRDefault="00837577" w:rsidP="005B1832">
            <w:pPr>
              <w:rPr>
                <w:strike/>
                <w:color w:val="FF0000"/>
              </w:rPr>
            </w:pPr>
          </w:p>
        </w:tc>
      </w:tr>
    </w:tbl>
    <w:p w14:paraId="023B1E22" w14:textId="105DCB15" w:rsidR="00837577" w:rsidRPr="00A97298" w:rsidRDefault="00837577" w:rsidP="00544ED0">
      <w:pPr>
        <w:pStyle w:val="berschrift2"/>
      </w:pPr>
      <w:bookmarkStart w:id="281" w:name="_Toc485130944"/>
      <w:bookmarkStart w:id="282" w:name="_Toc112915177"/>
      <w:r w:rsidRPr="00A97298">
        <w:t>Anlagenkennzeichnung</w:t>
      </w:r>
      <w:bookmarkEnd w:id="281"/>
      <w:bookmarkEnd w:id="282"/>
      <w:r w:rsidR="005B1832" w:rsidRPr="00A97298">
        <w:t xml:space="preserve"> </w:t>
      </w:r>
    </w:p>
    <w:tbl>
      <w:tblPr>
        <w:tblStyle w:val="Tabellenraster"/>
        <w:tblW w:w="8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4"/>
        <w:gridCol w:w="222"/>
      </w:tblGrid>
      <w:tr w:rsidR="00837577" w:rsidRPr="00664537" w14:paraId="50104657" w14:textId="77777777" w:rsidTr="00D44E25">
        <w:trPr>
          <w:trHeight w:val="361"/>
        </w:trPr>
        <w:tc>
          <w:tcPr>
            <w:tcW w:w="0" w:type="auto"/>
          </w:tcPr>
          <w:p w14:paraId="59C0C16F" w14:textId="3245ED9B" w:rsidR="005D2EAD" w:rsidRPr="00A76AF0" w:rsidRDefault="00214E99" w:rsidP="00D44E25">
            <w:r>
              <w:t>Die Prüfstation wird mit einer eigenen Stationsnummer gekennzeichnet. Diese wird vom AG im Projekt vorgegeben.</w:t>
            </w:r>
            <w:r w:rsidR="001C0578">
              <w:t xml:space="preserve"> ST</w:t>
            </w:r>
            <w:r w:rsidR="00CD686A">
              <w:t>102</w:t>
            </w:r>
          </w:p>
        </w:tc>
        <w:tc>
          <w:tcPr>
            <w:tcW w:w="0" w:type="auto"/>
          </w:tcPr>
          <w:p w14:paraId="52C9A47A" w14:textId="77777777" w:rsidR="00E673B4" w:rsidRPr="00F6733E" w:rsidRDefault="00E673B4" w:rsidP="00A97298"/>
          <w:p w14:paraId="1CB7BE67" w14:textId="77777777" w:rsidR="00E673B4" w:rsidRPr="00F6733E" w:rsidRDefault="00E673B4" w:rsidP="007F1D35">
            <w:pPr>
              <w:pStyle w:val="Listenabsatz"/>
              <w:ind w:left="1080"/>
              <w:jc w:val="left"/>
            </w:pPr>
          </w:p>
        </w:tc>
      </w:tr>
    </w:tbl>
    <w:p w14:paraId="1B67580A" w14:textId="7944A4FD" w:rsidR="00837577" w:rsidRPr="0094717F" w:rsidRDefault="00837577" w:rsidP="00544ED0">
      <w:pPr>
        <w:pStyle w:val="berschrift2"/>
      </w:pPr>
      <w:bookmarkStart w:id="283" w:name="_Toc143074639"/>
      <w:bookmarkStart w:id="284" w:name="_Toc485130945"/>
      <w:bookmarkStart w:id="285" w:name="_Toc112915178"/>
      <w:r w:rsidRPr="0094717F">
        <w:t>Demontagen</w:t>
      </w:r>
      <w:bookmarkEnd w:id="283"/>
      <w:bookmarkEnd w:id="284"/>
      <w:bookmarkEnd w:id="285"/>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35986890" w14:textId="77777777" w:rsidTr="14568B99">
        <w:trPr>
          <w:trHeight w:val="300"/>
        </w:trPr>
        <w:tc>
          <w:tcPr>
            <w:tcW w:w="0" w:type="auto"/>
          </w:tcPr>
          <w:p w14:paraId="66A948B4" w14:textId="77777777" w:rsidR="00544ED0" w:rsidRPr="0094717F" w:rsidRDefault="00544ED0" w:rsidP="00F02574">
            <w:r w:rsidRPr="0094717F">
              <w:t xml:space="preserve">Falls bei Umbauprojekten </w:t>
            </w:r>
            <w:r w:rsidR="00837577" w:rsidRPr="0094717F">
              <w:t xml:space="preserve">Anlagenteile demontiert werden, sind die Arbeiten mit allen Beteiligten inkl. Umweltfachstellen und der Entsorgungslogistik abzustimmen. </w:t>
            </w:r>
          </w:p>
          <w:p w14:paraId="07570FC4" w14:textId="77777777" w:rsidR="00544ED0" w:rsidRPr="0094717F" w:rsidRDefault="00544ED0" w:rsidP="00F02574"/>
          <w:p w14:paraId="320474AC" w14:textId="77777777" w:rsidR="00544ED0" w:rsidRPr="0094717F" w:rsidRDefault="00837577" w:rsidP="00F02574">
            <w:r w:rsidRPr="0094717F">
              <w:t xml:space="preserve">Alle demontierten Anlagen und Anlagenteile sind Eigentum des AGs. Sie sind unter Einhaltung der internen Vorgaben und in Abstimmung mit der Instandhaltung bzw. dem AG einzulagern oder gemäß Vorgabe zu entsorgen. </w:t>
            </w:r>
          </w:p>
          <w:p w14:paraId="6FFCB33D" w14:textId="77777777" w:rsidR="00544ED0" w:rsidRPr="0094717F" w:rsidRDefault="00544ED0" w:rsidP="00F02574"/>
          <w:p w14:paraId="4C75134F" w14:textId="77777777" w:rsidR="00837577" w:rsidRPr="0094717F" w:rsidRDefault="00837577" w:rsidP="00F02574">
            <w:r w:rsidRPr="0094717F">
              <w:t>Trennvorgaben und entsprechende Behälter werden durch den AG bzw. der Entsorgungslogistik vorgegeben und bereitgestellt.</w:t>
            </w:r>
          </w:p>
        </w:tc>
        <w:tc>
          <w:tcPr>
            <w:tcW w:w="0" w:type="auto"/>
          </w:tcPr>
          <w:p w14:paraId="0CEB2FE0" w14:textId="597A7F3C" w:rsidR="00837577" w:rsidRPr="0094717F" w:rsidRDefault="00837577" w:rsidP="00F02574"/>
        </w:tc>
      </w:tr>
    </w:tbl>
    <w:p w14:paraId="32F01B07" w14:textId="77777777" w:rsidR="00837577" w:rsidRPr="00FB111E" w:rsidRDefault="00837577" w:rsidP="00F02574"/>
    <w:p w14:paraId="4049B6A8" w14:textId="77777777" w:rsidR="00837577" w:rsidRPr="00FB111E" w:rsidRDefault="00837577">
      <w:pPr>
        <w:overflowPunct/>
        <w:autoSpaceDE/>
        <w:autoSpaceDN/>
        <w:adjustRightInd/>
        <w:jc w:val="left"/>
        <w:textAlignment w:val="auto"/>
      </w:pPr>
      <w:r w:rsidRPr="00FB111E">
        <w:br w:type="page"/>
      </w:r>
    </w:p>
    <w:p w14:paraId="66F12013" w14:textId="5B387A2F" w:rsidR="00837577" w:rsidRPr="006E5573" w:rsidRDefault="00837577" w:rsidP="00544ED0">
      <w:pPr>
        <w:pStyle w:val="berschrift1"/>
      </w:pPr>
      <w:bookmarkStart w:id="286" w:name="_Toc485130946"/>
      <w:bookmarkStart w:id="287" w:name="_Toc112915179"/>
      <w:r w:rsidRPr="006E5573">
        <w:lastRenderedPageBreak/>
        <w:t>Arbeitssicherheit und Energiemanagement</w:t>
      </w:r>
      <w:bookmarkEnd w:id="286"/>
      <w:bookmarkEnd w:id="287"/>
      <w:r w:rsidR="005B1832">
        <w:t xml:space="preserve"> </w:t>
      </w:r>
    </w:p>
    <w:p w14:paraId="4B6858F6" w14:textId="20B43B90" w:rsidR="00837577" w:rsidRPr="0094717F" w:rsidRDefault="00837577" w:rsidP="00544ED0">
      <w:pPr>
        <w:pStyle w:val="berschrift2"/>
      </w:pPr>
      <w:bookmarkStart w:id="288" w:name="_Toc268096059"/>
      <w:bookmarkStart w:id="289" w:name="_Toc268097082"/>
      <w:bookmarkStart w:id="290" w:name="_Toc268097416"/>
      <w:bookmarkStart w:id="291" w:name="_Toc268097750"/>
      <w:bookmarkStart w:id="292" w:name="_Toc268098084"/>
      <w:bookmarkStart w:id="293" w:name="_Toc268098418"/>
      <w:bookmarkStart w:id="294" w:name="_Toc268098753"/>
      <w:bookmarkStart w:id="295" w:name="_Toc268099089"/>
      <w:bookmarkStart w:id="296" w:name="_Toc268099424"/>
      <w:bookmarkStart w:id="297" w:name="_Toc268173656"/>
      <w:bookmarkStart w:id="298" w:name="_Toc268173997"/>
      <w:bookmarkStart w:id="299" w:name="_Toc268174370"/>
      <w:bookmarkStart w:id="300" w:name="_Toc268174744"/>
      <w:bookmarkStart w:id="301" w:name="_Toc268175490"/>
      <w:bookmarkStart w:id="302" w:name="_Toc268175859"/>
      <w:bookmarkStart w:id="303" w:name="_Toc268176230"/>
      <w:bookmarkStart w:id="304" w:name="_Toc268176597"/>
      <w:bookmarkStart w:id="305" w:name="_Toc268176964"/>
      <w:bookmarkStart w:id="306" w:name="_Toc268177331"/>
      <w:bookmarkStart w:id="307" w:name="_Toc268177698"/>
      <w:bookmarkStart w:id="308" w:name="_Toc268178066"/>
      <w:bookmarkStart w:id="309" w:name="_Toc268178433"/>
      <w:bookmarkStart w:id="310" w:name="_Toc268178800"/>
      <w:bookmarkStart w:id="311" w:name="_Toc268179168"/>
      <w:bookmarkStart w:id="312" w:name="_Toc268179536"/>
      <w:bookmarkStart w:id="313" w:name="_Toc268246834"/>
      <w:bookmarkStart w:id="314" w:name="_Toc273957862"/>
      <w:bookmarkStart w:id="315" w:name="_Toc273958303"/>
      <w:bookmarkStart w:id="316" w:name="_Toc273958742"/>
      <w:bookmarkStart w:id="317" w:name="_Toc273959181"/>
      <w:bookmarkStart w:id="318" w:name="_Toc273959620"/>
      <w:bookmarkStart w:id="319" w:name="_Toc273958887"/>
      <w:bookmarkStart w:id="320" w:name="_Toc273960118"/>
      <w:bookmarkStart w:id="321" w:name="_Toc273960560"/>
      <w:bookmarkStart w:id="322" w:name="_Toc273960997"/>
      <w:bookmarkStart w:id="323" w:name="_Toc273961435"/>
      <w:bookmarkStart w:id="324" w:name="_Toc273961875"/>
      <w:bookmarkStart w:id="325" w:name="_Toc273962314"/>
      <w:bookmarkStart w:id="326" w:name="_Toc485130947"/>
      <w:bookmarkStart w:id="327" w:name="_Toc112915180"/>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r w:rsidRPr="0094717F">
        <w:t>Arbeitssicherheit und Gesundheitsschutz</w:t>
      </w:r>
      <w:bookmarkEnd w:id="326"/>
      <w:bookmarkEnd w:id="327"/>
      <w:r w:rsidR="005432B5" w:rsidRPr="0094717F">
        <w:t xml:space="preserve"> </w:t>
      </w:r>
    </w:p>
    <w:tbl>
      <w:tblPr>
        <w:tblStyle w:val="Tabellenraster"/>
        <w:tblW w:w="13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gridCol w:w="4531"/>
      </w:tblGrid>
      <w:tr w:rsidR="005B1832" w:rsidRPr="0094717F" w14:paraId="56B02171" w14:textId="77777777" w:rsidTr="005B1832">
        <w:tc>
          <w:tcPr>
            <w:tcW w:w="4530" w:type="dxa"/>
          </w:tcPr>
          <w:p w14:paraId="7D29A9F5" w14:textId="77777777" w:rsidR="005B1832" w:rsidRPr="0094717F" w:rsidRDefault="005B1832" w:rsidP="005B1832">
            <w:r w:rsidRPr="0094717F">
              <w:t>Generell ist jeder, der eine Gefahrenstelle schafft im Rahmen der Verkehrssicherungspflicht verantwortlich und muss diese auch absichern (Demontagen, Deckendurchbrüche, etc.).</w:t>
            </w:r>
          </w:p>
        </w:tc>
        <w:tc>
          <w:tcPr>
            <w:tcW w:w="4531" w:type="dxa"/>
          </w:tcPr>
          <w:p w14:paraId="426A1EFB" w14:textId="3D5DB8A9" w:rsidR="005B1832" w:rsidRPr="0094717F" w:rsidRDefault="005B1832" w:rsidP="005B1832"/>
        </w:tc>
        <w:tc>
          <w:tcPr>
            <w:tcW w:w="4531" w:type="dxa"/>
          </w:tcPr>
          <w:p w14:paraId="7C334A23" w14:textId="77777777" w:rsidR="005B1832" w:rsidRPr="0094717F" w:rsidRDefault="005B1832" w:rsidP="005B1832"/>
        </w:tc>
      </w:tr>
    </w:tbl>
    <w:p w14:paraId="3DFFC84A" w14:textId="4F8211D2" w:rsidR="00837577" w:rsidRPr="0094717F" w:rsidRDefault="00693A10" w:rsidP="00544ED0">
      <w:pPr>
        <w:pStyle w:val="berschrift3"/>
      </w:pPr>
      <w:bookmarkStart w:id="328" w:name="_Toc413415667"/>
      <w:bookmarkStart w:id="329" w:name="_Toc485130948"/>
      <w:bookmarkStart w:id="330" w:name="_Toc112915181"/>
      <w:r w:rsidRPr="0094717F">
        <w:t>Risikobeurteilung nach</w:t>
      </w:r>
      <w:r w:rsidR="00837577" w:rsidRPr="0094717F">
        <w:t xml:space="preserve"> Maschinenrichtlinie</w:t>
      </w:r>
      <w:bookmarkEnd w:id="328"/>
      <w:bookmarkEnd w:id="329"/>
      <w:bookmarkEnd w:id="330"/>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35F262A6" w14:textId="77777777" w:rsidTr="00102E4C">
        <w:tc>
          <w:tcPr>
            <w:tcW w:w="0" w:type="auto"/>
          </w:tcPr>
          <w:p w14:paraId="18B3895D" w14:textId="77777777" w:rsidR="00837577" w:rsidRPr="0094717F" w:rsidRDefault="00837577" w:rsidP="00837577">
            <w:r w:rsidRPr="0094717F">
              <w:t>Die Maschinen und Anlagen bzw. Arbeitsmittel dürfen die Sicherheit von Personen über alle Lebensphasen und Betriebsarten (z.B. bestimmungsgemäßer Betrieb, Notstrategie, Wartung, Reinigung, Instandhaltung, Prüfung etc.) nicht gefährden.</w:t>
            </w:r>
          </w:p>
          <w:p w14:paraId="3AA97D64" w14:textId="77777777" w:rsidR="00837577" w:rsidRPr="0094717F" w:rsidRDefault="00837577" w:rsidP="00837577">
            <w:r w:rsidRPr="0094717F">
              <w:t xml:space="preserve">Die Einhaltung der oben genannten Anforderungen ist vor Aufstellung der Anlage/ Maschine anhand einer Risikobeurteilung nachzuweisen. Dabei sind auch Gefährdungen im Zusammenhang mit dem Aufstellort und den sich daraus ergebenden Wechselbeziehungen zu betrachten. </w:t>
            </w:r>
          </w:p>
          <w:p w14:paraId="133C3F8B" w14:textId="77777777" w:rsidR="00837577" w:rsidRPr="0094717F" w:rsidRDefault="00837577" w:rsidP="00F02574">
            <w:r w:rsidRPr="0094717F">
              <w:t>Die Ergebnisse der Risikobeurteilung sind mit dem AG abzustimmen und immer auf dem aktuellen Planungsstand zu halten. Die Risikobeurteilung ist dem Auftraggeber zur Betriebsbereiten Übergabe auszuhändigen.</w:t>
            </w:r>
          </w:p>
        </w:tc>
        <w:tc>
          <w:tcPr>
            <w:tcW w:w="0" w:type="auto"/>
          </w:tcPr>
          <w:p w14:paraId="6CA2A074" w14:textId="4BF28ABE" w:rsidR="00837577" w:rsidRPr="0094717F" w:rsidRDefault="00837577" w:rsidP="005B1832">
            <w:pPr>
              <w:rPr>
                <w:lang w:val="en-US"/>
              </w:rPr>
            </w:pPr>
          </w:p>
        </w:tc>
      </w:tr>
    </w:tbl>
    <w:p w14:paraId="2EBF5259" w14:textId="32C1729E" w:rsidR="00837577" w:rsidRPr="0001382E" w:rsidRDefault="00837577" w:rsidP="00544ED0">
      <w:pPr>
        <w:pStyle w:val="berschrift3"/>
        <w:rPr>
          <w:lang w:val="en-US"/>
        </w:rPr>
      </w:pPr>
      <w:bookmarkStart w:id="331" w:name="_Toc413415668"/>
      <w:bookmarkStart w:id="332" w:name="_Toc485130949"/>
      <w:bookmarkStart w:id="333" w:name="_Toc112915182"/>
      <w:r w:rsidRPr="0094717F">
        <w:rPr>
          <w:lang w:val="en-US"/>
        </w:rPr>
        <w:t>EG-</w:t>
      </w:r>
      <w:proofErr w:type="spellStart"/>
      <w:r w:rsidRPr="0094717F">
        <w:rPr>
          <w:lang w:val="en-US"/>
        </w:rPr>
        <w:t>Konformitätserklärung</w:t>
      </w:r>
      <w:bookmarkEnd w:id="331"/>
      <w:bookmarkEnd w:id="332"/>
      <w:proofErr w:type="spellEnd"/>
      <w:r w:rsidR="0001382E" w:rsidRPr="0094717F">
        <w:rPr>
          <w:lang w:val="en-US"/>
        </w:rPr>
        <w:t xml:space="preserve"> und CE</w:t>
      </w:r>
      <w:bookmarkEnd w:id="333"/>
      <w:r w:rsidR="005B1832" w:rsidRPr="0001382E">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32A03B70" w14:textId="77777777" w:rsidTr="00102E4C">
        <w:tc>
          <w:tcPr>
            <w:tcW w:w="0" w:type="auto"/>
          </w:tcPr>
          <w:p w14:paraId="7CC6E437" w14:textId="77777777" w:rsidR="00837577" w:rsidRPr="0094717F" w:rsidRDefault="00837577" w:rsidP="00837577">
            <w:r w:rsidRPr="0094717F">
              <w:t>Der AN hat für die von Ihm in Verkehr gebrachten bzw. in Betrieb genommenen und/ oder gelieferten Anlagen eine Konformitätserklärung gemäß Maschinenrichtlinie abzugeben.</w:t>
            </w:r>
          </w:p>
          <w:p w14:paraId="752E018C" w14:textId="77777777" w:rsidR="00837577" w:rsidRPr="0094717F" w:rsidRDefault="00837577" w:rsidP="00837577">
            <w:r w:rsidRPr="0094717F">
              <w:t>Auf der Konformitätserklärung ist der Bevollmächtigte für die Zusammenstellung der technischen Unterlagen zu benennen. Die Maschine ist mit einer CE-Kennzeichnung gemäß Anhang III zu versehen. Zudem sind die landesspezifischen Vorschriften einzuhalten, z.B. UL-Kennzeichnung für USA.</w:t>
            </w:r>
          </w:p>
          <w:p w14:paraId="00FE4389" w14:textId="77777777" w:rsidR="00837577" w:rsidRPr="0094717F" w:rsidRDefault="00837577" w:rsidP="00837577">
            <w:r w:rsidRPr="0094717F">
              <w:t>Komplettiert der AN unvollständige Maschinen von Unterlieferanten, sind hierfür zudem die Einbauerklärungen und die Dokumentationen der Unterlieferanten auszuhändigen.</w:t>
            </w:r>
          </w:p>
          <w:p w14:paraId="357192FF" w14:textId="77777777" w:rsidR="00837577" w:rsidRPr="0094717F" w:rsidRDefault="00837577" w:rsidP="00837577">
            <w:r w:rsidRPr="0094717F">
              <w:t>Der GU-AN hat eine gesamthafte Konformitätserklärung zu liefern, auch wenn durch den AG Einzelkomponenten (z.B. Roboter) beigestellt werden.</w:t>
            </w:r>
          </w:p>
          <w:p w14:paraId="61210B44" w14:textId="77777777" w:rsidR="00837577" w:rsidRPr="0094717F" w:rsidRDefault="00837577" w:rsidP="00F02574">
            <w:r w:rsidRPr="0094717F">
              <w:t>Bei wesentlichen Umbauten, Änderungen, Erweiterungen wird eine erneute Konformitätserklärung für die Gesamtanlage erforderlich. Die Entscheidungsfindung, ob eine wesentliche Änderung vorliegt oder nicht, ist durch den AN mit dem AG abzustimmen und zu dokumentieren.</w:t>
            </w:r>
          </w:p>
        </w:tc>
        <w:tc>
          <w:tcPr>
            <w:tcW w:w="0" w:type="auto"/>
          </w:tcPr>
          <w:p w14:paraId="1E68B97A" w14:textId="4256D7D6" w:rsidR="00837577" w:rsidRPr="0094717F" w:rsidRDefault="00837577" w:rsidP="005B1832"/>
        </w:tc>
      </w:tr>
    </w:tbl>
    <w:p w14:paraId="4815016B" w14:textId="18A30EAD" w:rsidR="00837577" w:rsidRPr="0094717F" w:rsidRDefault="00837577" w:rsidP="00544ED0">
      <w:pPr>
        <w:pStyle w:val="berschrift3"/>
      </w:pPr>
      <w:bookmarkStart w:id="334" w:name="_Toc485130950"/>
      <w:bookmarkStart w:id="335" w:name="_Toc112915183"/>
      <w:r w:rsidRPr="0094717F">
        <w:t>TÜV-Abnahmen</w:t>
      </w:r>
      <w:bookmarkEnd w:id="334"/>
      <w:bookmarkEnd w:id="335"/>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1C6BEBF6" w14:textId="77777777" w:rsidTr="00102E4C">
        <w:tc>
          <w:tcPr>
            <w:tcW w:w="0" w:type="auto"/>
          </w:tcPr>
          <w:p w14:paraId="68E43585" w14:textId="77777777" w:rsidR="00837577" w:rsidRPr="0094717F" w:rsidRDefault="00837577" w:rsidP="00837577">
            <w:r w:rsidRPr="0094717F">
              <w:t>Erforderliche externe Prüfungen von Anlagen oder Anlagenkomponenten, die durch Sachverständige / Sachkundige gemäß Einzelvorschriften oder Richtlinien (z.B. Kräne, Lastaufnahmemittel, Druckbehälter, Regalförderzeuge, berührungslos wirkende Sicherheitseinrichtungen, z.B. PLS) durchgeführt werden müssen, sind Bestandteil des Anlagenlieferumfangs. Eventuell erforderliche Prüfgewichte sind vom AN mit dem AG zu klären und durch de</w:t>
            </w:r>
            <w:r w:rsidR="004A7724" w:rsidRPr="0094717F">
              <w:t>n AN beizustellen.</w:t>
            </w:r>
          </w:p>
          <w:p w14:paraId="15E60C61" w14:textId="77777777" w:rsidR="00837577" w:rsidRPr="0094717F" w:rsidRDefault="00837577" w:rsidP="00F02574">
            <w:r w:rsidRPr="0094717F">
              <w:t>Notwendige Prüfbücher sind dem AG zu übergeben. Der Termin ist vom AN zwei Wochen vor der Prüfung bekannt zu geben. Die Kosten für alle Abnahmen sind im Angebot zu berücksichtigen.</w:t>
            </w:r>
          </w:p>
          <w:p w14:paraId="3575AFA5" w14:textId="77777777" w:rsidR="00C32489" w:rsidRPr="0094717F" w:rsidRDefault="00C32489" w:rsidP="00693A10"/>
        </w:tc>
        <w:tc>
          <w:tcPr>
            <w:tcW w:w="0" w:type="auto"/>
          </w:tcPr>
          <w:p w14:paraId="24D50D4C" w14:textId="77777777" w:rsidR="007F7F31" w:rsidRPr="0094717F" w:rsidRDefault="007F7F31" w:rsidP="005B1832"/>
        </w:tc>
      </w:tr>
    </w:tbl>
    <w:p w14:paraId="7347FD8D" w14:textId="4276C5D5" w:rsidR="00837577" w:rsidRPr="0094717F" w:rsidRDefault="00693A10" w:rsidP="00544ED0">
      <w:pPr>
        <w:pStyle w:val="berschrift3"/>
      </w:pPr>
      <w:bookmarkStart w:id="336" w:name="_Toc112915184"/>
      <w:bookmarkStart w:id="337" w:name="_Toc485130951"/>
      <w:r w:rsidRPr="0094717F">
        <w:lastRenderedPageBreak/>
        <w:t>Inbetriebnahme-</w:t>
      </w:r>
      <w:r w:rsidR="006A5308" w:rsidRPr="0094717F">
        <w:t>Prüfungen und Nachweise</w:t>
      </w:r>
      <w:bookmarkEnd w:id="336"/>
      <w:r w:rsidR="006A5308" w:rsidRPr="0094717F">
        <w:t xml:space="preserve"> </w:t>
      </w:r>
      <w:bookmarkEnd w:id="33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0C4DC422" w14:textId="77777777" w:rsidTr="4C8FC889">
        <w:trPr>
          <w:trHeight w:val="1575"/>
        </w:trPr>
        <w:tc>
          <w:tcPr>
            <w:tcW w:w="0" w:type="auto"/>
          </w:tcPr>
          <w:p w14:paraId="2BD70B7A" w14:textId="77777777" w:rsidR="00837577" w:rsidRPr="0094717F" w:rsidRDefault="00837577" w:rsidP="00837577">
            <w:r w:rsidRPr="0094717F">
              <w:t xml:space="preserve">Zum Lieferumfang gehören alle Nachweise und Prüfungen, die für die Inbetriebnahme der Maschine/ Anlage seitens des AG Voraussetzung sind. Das betrifft </w:t>
            </w:r>
            <w:proofErr w:type="spellStart"/>
            <w:r w:rsidRPr="0094717F">
              <w:t>Inbetriebnahmeprüfungen</w:t>
            </w:r>
            <w:proofErr w:type="spellEnd"/>
            <w:r w:rsidRPr="0094717F">
              <w:t xml:space="preserve"> gemäß den Regelwerken der zuständigen Berufsgenossenschaft (z.B. Prüfung ortfester elektrischer Anlagen), </w:t>
            </w:r>
            <w:proofErr w:type="spellStart"/>
            <w:r w:rsidRPr="0094717F">
              <w:t>Inbetriebnahmeprüfungen</w:t>
            </w:r>
            <w:proofErr w:type="spellEnd"/>
            <w:r w:rsidRPr="0094717F">
              <w:t xml:space="preserve"> gemäß Betriebssicherheitsverordnung (z.B. Druckgeräte, EX-Anlagen), u.U. genehmigungsrechtliche geforderte Nachweise (z.B. Emissionsmessungen) oder BMW-spezifisch geforderte Nachweise (z.B. Nachweise zur Schal</w:t>
            </w:r>
            <w:r w:rsidR="004A7724" w:rsidRPr="0094717F">
              <w:t>lemission).</w:t>
            </w:r>
          </w:p>
          <w:p w14:paraId="73E00788" w14:textId="77777777" w:rsidR="00837577" w:rsidRPr="0094717F" w:rsidRDefault="00837577" w:rsidP="00F02574">
            <w:r w:rsidRPr="0094717F">
              <w:t>Die Kosten für alle Abnahmen sind im Angebot zu berücksichtigen.</w:t>
            </w:r>
          </w:p>
        </w:tc>
        <w:tc>
          <w:tcPr>
            <w:tcW w:w="0" w:type="auto"/>
          </w:tcPr>
          <w:p w14:paraId="01CF6476" w14:textId="6190650D" w:rsidR="00837577" w:rsidRPr="0094717F" w:rsidRDefault="00837577" w:rsidP="005B1832"/>
        </w:tc>
      </w:tr>
    </w:tbl>
    <w:p w14:paraId="1E6A07D9" w14:textId="7B819A68" w:rsidR="00837577" w:rsidRPr="0094717F" w:rsidRDefault="00BA6AC9" w:rsidP="00544ED0">
      <w:pPr>
        <w:pStyle w:val="berschrift3"/>
        <w:rPr>
          <w:lang w:val="en-US"/>
        </w:rPr>
      </w:pPr>
      <w:bookmarkStart w:id="338" w:name="_Toc485130952"/>
      <w:bookmarkStart w:id="339" w:name="_Toc112915185"/>
      <w:proofErr w:type="spellStart"/>
      <w:r w:rsidRPr="0094717F">
        <w:rPr>
          <w:lang w:val="en-US"/>
        </w:rPr>
        <w:t>Erdung</w:t>
      </w:r>
      <w:proofErr w:type="spellEnd"/>
      <w:r w:rsidRPr="0094717F">
        <w:rPr>
          <w:lang w:val="en-US"/>
        </w:rPr>
        <w:t xml:space="preserve"> von </w:t>
      </w:r>
      <w:proofErr w:type="spellStart"/>
      <w:r w:rsidR="00837577" w:rsidRPr="0094717F">
        <w:rPr>
          <w:lang w:val="en-US"/>
        </w:rPr>
        <w:t>Lastaufnahmemitteln</w:t>
      </w:r>
      <w:proofErr w:type="spellEnd"/>
      <w:r w:rsidR="00837577" w:rsidRPr="0094717F">
        <w:rPr>
          <w:lang w:val="en-US"/>
        </w:rPr>
        <w:t xml:space="preserve"> (LAM)</w:t>
      </w:r>
      <w:bookmarkEnd w:id="338"/>
      <w:bookmarkEnd w:id="339"/>
      <w:r w:rsidR="005B1832"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0187F3B4" w14:textId="77777777" w:rsidTr="00102E4C">
        <w:tc>
          <w:tcPr>
            <w:tcW w:w="0" w:type="auto"/>
          </w:tcPr>
          <w:p w14:paraId="64BBE2D7" w14:textId="77777777" w:rsidR="00837577" w:rsidRPr="0094717F" w:rsidRDefault="00837577" w:rsidP="00837577">
            <w:r w:rsidRPr="0094717F">
              <w:t>Die Anlage ist so zu konstruieren, dass alle Gehänge und LAM geerdet sind. Dies gilt für die Gehänge der Fördertechnik und auch für vom AG beigestellte LAM.</w:t>
            </w:r>
          </w:p>
          <w:p w14:paraId="16FA4CF4" w14:textId="77777777" w:rsidR="00837577" w:rsidRPr="0094717F" w:rsidRDefault="00837577" w:rsidP="00F02574">
            <w:r w:rsidRPr="0094717F">
              <w:t>Bei beigestellten LAM muss der Lieferant als GU die Schnittstelle zu seiner Fördertechnik koordinieren.</w:t>
            </w:r>
          </w:p>
        </w:tc>
        <w:tc>
          <w:tcPr>
            <w:tcW w:w="0" w:type="auto"/>
          </w:tcPr>
          <w:p w14:paraId="56687CC8" w14:textId="360D7D32" w:rsidR="00837577" w:rsidRPr="0094717F" w:rsidRDefault="00837577" w:rsidP="005B1832"/>
        </w:tc>
      </w:tr>
    </w:tbl>
    <w:p w14:paraId="579CFB35" w14:textId="3E88B2EB" w:rsidR="00837577" w:rsidRPr="0094717F" w:rsidRDefault="00837577" w:rsidP="00544ED0">
      <w:pPr>
        <w:pStyle w:val="berschrift3"/>
      </w:pPr>
      <w:bookmarkStart w:id="340" w:name="_Toc413415674"/>
      <w:bookmarkStart w:id="341" w:name="_Ref483300645"/>
      <w:bookmarkStart w:id="342" w:name="_Toc485130953"/>
      <w:bookmarkStart w:id="343" w:name="_Toc112915186"/>
      <w:r w:rsidRPr="0094717F">
        <w:t>Elektromagnetische Verträglichkeit (EMV)</w:t>
      </w:r>
      <w:bookmarkEnd w:id="340"/>
      <w:bookmarkEnd w:id="341"/>
      <w:bookmarkEnd w:id="342"/>
      <w:bookmarkEnd w:id="343"/>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57ABEF05" w14:textId="77777777" w:rsidTr="00102E4C">
        <w:tc>
          <w:tcPr>
            <w:tcW w:w="0" w:type="auto"/>
          </w:tcPr>
          <w:p w14:paraId="3C5E10A6" w14:textId="77777777" w:rsidR="00837577" w:rsidRPr="0094717F" w:rsidRDefault="00837577" w:rsidP="00F02574">
            <w:r w:rsidRPr="0094717F">
              <w:t>Die Anforderungen zu elektromagnetischen Feldern sind u.a. in der BV Allgemein (vgl. Kapitel "Einkaufsbedingungen, BMW-Vorgaben“) beschrieben.</w:t>
            </w:r>
          </w:p>
        </w:tc>
        <w:tc>
          <w:tcPr>
            <w:tcW w:w="0" w:type="auto"/>
          </w:tcPr>
          <w:p w14:paraId="7FB180ED" w14:textId="74483C84" w:rsidR="00837577" w:rsidRPr="0094717F" w:rsidRDefault="00837577" w:rsidP="00F02574"/>
        </w:tc>
      </w:tr>
    </w:tbl>
    <w:p w14:paraId="79FD7472" w14:textId="1246944F" w:rsidR="00837577" w:rsidRPr="0094717F" w:rsidRDefault="00837577" w:rsidP="00544ED0">
      <w:pPr>
        <w:pStyle w:val="berschrift3"/>
      </w:pPr>
      <w:bookmarkStart w:id="344" w:name="_Toc485130954"/>
      <w:bookmarkStart w:id="345" w:name="_Toc112915187"/>
      <w:r w:rsidRPr="0094717F">
        <w:t>Angaben zu wiederkehrenden Prüfungen</w:t>
      </w:r>
      <w:bookmarkEnd w:id="344"/>
      <w:bookmarkEnd w:id="345"/>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5B18BB49" w14:textId="77777777" w:rsidTr="00102E4C">
        <w:tc>
          <w:tcPr>
            <w:tcW w:w="0" w:type="auto"/>
          </w:tcPr>
          <w:p w14:paraId="0B692D42" w14:textId="77777777" w:rsidR="00837577" w:rsidRPr="0094717F" w:rsidRDefault="00837577" w:rsidP="00837577">
            <w:r w:rsidRPr="0094717F">
              <w:t xml:space="preserve">Wiederkehrende Prüfpläne müssen mechanische, elektrische, pneumatische, hydraulische und Sicherheits-Komponenten enthalten. Die Pläne müssen die notwendigen Testintervalle für alle Sicherheitselemente enthalten. Der AN hat in seiner Dokumentation konkrete Angaben zu den erforderlichen wiederkehrenden Prüfungen unter Angabe der Prüfgrundlage (Regelwerk), den empfohlenen Prüfintervallen und dem Prüfgegenstand zu hinterlegen. Das Datum der Erstprüfung muss im Prüfplan angegeben sein. </w:t>
            </w:r>
          </w:p>
          <w:p w14:paraId="5CF9E98F" w14:textId="77777777" w:rsidR="00837577" w:rsidRPr="0094717F" w:rsidRDefault="00837577" w:rsidP="00F02574">
            <w:r w:rsidRPr="0094717F">
              <w:t>Diese Angaben sind dem AG zum Gefahrenübergang (BBÜ) zu übergeben.</w:t>
            </w:r>
          </w:p>
        </w:tc>
        <w:tc>
          <w:tcPr>
            <w:tcW w:w="0" w:type="auto"/>
          </w:tcPr>
          <w:p w14:paraId="65D5EE02" w14:textId="38B45405" w:rsidR="00837577" w:rsidRPr="0094717F" w:rsidRDefault="00837577" w:rsidP="005B1832"/>
        </w:tc>
      </w:tr>
    </w:tbl>
    <w:p w14:paraId="5ED5C353" w14:textId="79081BEE" w:rsidR="00837577" w:rsidRPr="0094717F" w:rsidRDefault="00837577" w:rsidP="00544ED0">
      <w:pPr>
        <w:pStyle w:val="berschrift3"/>
      </w:pPr>
      <w:bookmarkStart w:id="346" w:name="_Toc485130955"/>
      <w:bookmarkStart w:id="347" w:name="_Toc112915188"/>
      <w:r w:rsidRPr="0094717F">
        <w:t>Verwendung chemischer Produkte</w:t>
      </w:r>
      <w:bookmarkEnd w:id="346"/>
      <w:bookmarkEnd w:id="347"/>
      <w:r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34D21147" w14:textId="77777777" w:rsidTr="00102E4C">
        <w:tc>
          <w:tcPr>
            <w:tcW w:w="0" w:type="auto"/>
          </w:tcPr>
          <w:p w14:paraId="49B31EE5" w14:textId="77777777" w:rsidR="00837577" w:rsidRPr="0094717F" w:rsidRDefault="00837577" w:rsidP="00837577">
            <w:r w:rsidRPr="0094717F">
              <w:t>Alle chemischen Produkte, die auf dem Gelände der BMW Group verwendet werden, müssen vor dem Einsatz angemeldet und freigegeben werden. Für die Freigabe sind folgende Angaben erforderlich:</w:t>
            </w:r>
          </w:p>
          <w:p w14:paraId="77B50590" w14:textId="77777777" w:rsidR="00837577" w:rsidRPr="0094717F" w:rsidRDefault="00837577" w:rsidP="00837577">
            <w:pPr>
              <w:pStyle w:val="Aufzhlung1"/>
            </w:pPr>
            <w:r w:rsidRPr="0094717F">
              <w:t xml:space="preserve">Exakte Produktbezeichnung und Hersteller bzw. Lieferant (EG-Sicherheitsdatenblatt mitliefern) </w:t>
            </w:r>
          </w:p>
          <w:p w14:paraId="76A3655D" w14:textId="77777777" w:rsidR="00837577" w:rsidRPr="0094717F" w:rsidRDefault="00837577" w:rsidP="00837577">
            <w:pPr>
              <w:pStyle w:val="Aufzhlung1"/>
            </w:pPr>
            <w:r w:rsidRPr="0094717F">
              <w:t xml:space="preserve">Einsatzort </w:t>
            </w:r>
          </w:p>
          <w:p w14:paraId="75748AF5" w14:textId="77777777" w:rsidR="00837577" w:rsidRPr="0094717F" w:rsidRDefault="00837577" w:rsidP="00837577">
            <w:pPr>
              <w:pStyle w:val="Aufzhlung1"/>
            </w:pPr>
            <w:r w:rsidRPr="0094717F">
              <w:t xml:space="preserve">Einsatzzweck </w:t>
            </w:r>
          </w:p>
          <w:p w14:paraId="1303C1AF" w14:textId="77777777" w:rsidR="00837577" w:rsidRPr="0094717F" w:rsidRDefault="00837577" w:rsidP="00837577">
            <w:pPr>
              <w:pStyle w:val="Aufzhlung1"/>
            </w:pPr>
            <w:r w:rsidRPr="0094717F">
              <w:t xml:space="preserve">Einsatzmenge </w:t>
            </w:r>
          </w:p>
          <w:p w14:paraId="122A009D" w14:textId="77777777" w:rsidR="00837577" w:rsidRPr="0094717F" w:rsidRDefault="00837577" w:rsidP="00837577">
            <w:pPr>
              <w:pStyle w:val="Aufzhlung1"/>
              <w:numPr>
                <w:ilvl w:val="0"/>
                <w:numId w:val="0"/>
              </w:numPr>
            </w:pPr>
            <w:r w:rsidRPr="0094717F">
              <w:t>Die Freigaben sind stets an den beantragten Einsatzort gebunden. Die Herstellerangaben und definierten Maßnahmen der BMW-Freigabefachstelle (z.B. zur Verwendung, Transport oder Lagerung) sind zu einzuhalten. Änderungen der Produktpalette und/ oder Einsatzmenge bedürfen einer erneuten Freigabe.</w:t>
            </w:r>
          </w:p>
          <w:p w14:paraId="706636B0" w14:textId="77777777" w:rsidR="00837577" w:rsidRPr="0094717F" w:rsidRDefault="00837577" w:rsidP="00F02574">
            <w:r w:rsidRPr="0094717F">
              <w:t>Chemische Produkte, die nicht für den Einsatz erforderlich sind, dürfen von der Fremdfirma nicht auf das Firmengelände der BMW Group gebracht werden.</w:t>
            </w:r>
          </w:p>
        </w:tc>
        <w:tc>
          <w:tcPr>
            <w:tcW w:w="0" w:type="auto"/>
          </w:tcPr>
          <w:p w14:paraId="2F2836FB" w14:textId="47246AAD" w:rsidR="00837577" w:rsidRPr="0094717F" w:rsidRDefault="00837577" w:rsidP="005B1832"/>
        </w:tc>
      </w:tr>
    </w:tbl>
    <w:p w14:paraId="79EDAAD1" w14:textId="5B1D5A5E" w:rsidR="00837577" w:rsidRPr="0094717F" w:rsidRDefault="00837577" w:rsidP="00544ED0">
      <w:pPr>
        <w:pStyle w:val="berschrift3"/>
      </w:pPr>
      <w:bookmarkStart w:id="348" w:name="_Toc485130956"/>
      <w:bookmarkStart w:id="349" w:name="_Toc112915189"/>
      <w:r w:rsidRPr="0094717F">
        <w:lastRenderedPageBreak/>
        <w:t>Verarbeitung von Li-Ion Zellen</w:t>
      </w:r>
      <w:bookmarkEnd w:id="348"/>
      <w:bookmarkEnd w:id="349"/>
      <w:r w:rsidR="002525C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68E93913" w14:textId="77777777" w:rsidTr="00102E4C">
        <w:tc>
          <w:tcPr>
            <w:tcW w:w="0" w:type="auto"/>
          </w:tcPr>
          <w:p w14:paraId="2DBF0A34" w14:textId="77777777" w:rsidR="00837577" w:rsidRPr="0094717F" w:rsidRDefault="00837577" w:rsidP="00F02574">
            <w:pPr>
              <w:rPr>
                <w:rFonts w:cs="BMWType V2 Light"/>
                <w:b/>
                <w:sz w:val="24"/>
                <w:szCs w:val="24"/>
              </w:rPr>
            </w:pPr>
            <w:r w:rsidRPr="0094717F">
              <w:t>Aufgrund des Gefahrenpotentiales der zu verarbeitenden Li-Ion-Zellen (durch Kurzschluss oder elektrischen Schlag) ist besonders darauf zu achten, dass selbst bei unsachgemäßem/ fahrlässigem Handling der Bauteile, einer unsachgemäßen/ fahrlässigen Bedienung der Anlage oder einer Fehlfunktion der Anlage keine Gefahr für einen Mitarbeiter entstehen kann. Besonders ist in jeglicher Situation ein Kurzschluss der Zellen durch entsprechende Isolation der Anlagenteile zu verhindern.</w:t>
            </w:r>
          </w:p>
        </w:tc>
        <w:tc>
          <w:tcPr>
            <w:tcW w:w="0" w:type="auto"/>
          </w:tcPr>
          <w:p w14:paraId="14F728E9" w14:textId="1020BB17" w:rsidR="00837577" w:rsidRPr="0094717F" w:rsidRDefault="00837577" w:rsidP="002525C7"/>
        </w:tc>
      </w:tr>
    </w:tbl>
    <w:p w14:paraId="563F8437" w14:textId="52B62D42" w:rsidR="00837577" w:rsidRPr="0094717F" w:rsidRDefault="00837577" w:rsidP="00544ED0">
      <w:pPr>
        <w:pStyle w:val="berschrift3"/>
      </w:pPr>
      <w:bookmarkStart w:id="350" w:name="_Ref483300703"/>
      <w:bookmarkStart w:id="351" w:name="_Toc485130957"/>
      <w:bookmarkStart w:id="352" w:name="_Toc112915190"/>
      <w:proofErr w:type="spellStart"/>
      <w:r w:rsidRPr="0094717F">
        <w:t>Ergonomiebewertung</w:t>
      </w:r>
      <w:bookmarkEnd w:id="350"/>
      <w:bookmarkEnd w:id="351"/>
      <w:bookmarkEnd w:id="352"/>
      <w:proofErr w:type="spellEnd"/>
      <w:r w:rsidR="002525C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1CD1C47F" w14:textId="77777777" w:rsidTr="00102E4C">
        <w:tc>
          <w:tcPr>
            <w:tcW w:w="0" w:type="auto"/>
          </w:tcPr>
          <w:p w14:paraId="5DC0048D" w14:textId="77777777" w:rsidR="00837577" w:rsidRPr="0094717F" w:rsidRDefault="00837577" w:rsidP="00837577">
            <w:r w:rsidRPr="0094717F">
              <w:t xml:space="preserve">Alle Arbeitsplätze sind vom AN ergonomisch zu gestalten („grüner Arbeitsplatz“). </w:t>
            </w:r>
          </w:p>
          <w:p w14:paraId="2A7B7582" w14:textId="77777777" w:rsidR="00837577" w:rsidRPr="0094717F" w:rsidRDefault="00837577" w:rsidP="00F02574">
            <w:r w:rsidRPr="0094717F">
              <w:t>Zur Abnahme wird vom AG ein „</w:t>
            </w:r>
            <w:proofErr w:type="spellStart"/>
            <w:r w:rsidRPr="0094717F">
              <w:t>Safety</w:t>
            </w:r>
            <w:proofErr w:type="spellEnd"/>
            <w:r w:rsidRPr="0094717F">
              <w:t xml:space="preserve"> and </w:t>
            </w:r>
            <w:proofErr w:type="spellStart"/>
            <w:r w:rsidRPr="0094717F">
              <w:t>ergonomics</w:t>
            </w:r>
            <w:proofErr w:type="spellEnd"/>
            <w:r w:rsidRPr="0094717F">
              <w:t xml:space="preserve"> </w:t>
            </w:r>
            <w:proofErr w:type="spellStart"/>
            <w:r w:rsidRPr="0094717F">
              <w:t>risk</w:t>
            </w:r>
            <w:proofErr w:type="spellEnd"/>
            <w:r w:rsidRPr="0094717F">
              <w:t xml:space="preserve"> </w:t>
            </w:r>
            <w:proofErr w:type="spellStart"/>
            <w:r w:rsidRPr="0094717F">
              <w:t>assessment</w:t>
            </w:r>
            <w:proofErr w:type="spellEnd"/>
            <w:r w:rsidRPr="0094717F">
              <w:t>“ (SERA-Bewertung) durchgeführt. Abweichungen von der Vorgabe „grüner Arbeitsplatz“ sind vom AN kostenneutral nachzubessern.</w:t>
            </w:r>
          </w:p>
        </w:tc>
        <w:tc>
          <w:tcPr>
            <w:tcW w:w="0" w:type="auto"/>
          </w:tcPr>
          <w:p w14:paraId="7F2DD859" w14:textId="77777777" w:rsidR="00837577" w:rsidRPr="0094717F" w:rsidRDefault="00837577" w:rsidP="002525C7"/>
        </w:tc>
      </w:tr>
    </w:tbl>
    <w:p w14:paraId="366C00D9" w14:textId="31F316E4" w:rsidR="00837577" w:rsidRPr="0094717F" w:rsidRDefault="00837577" w:rsidP="00544ED0">
      <w:pPr>
        <w:pStyle w:val="berschrift2"/>
      </w:pPr>
      <w:bookmarkStart w:id="353" w:name="_Ref483300760"/>
      <w:bookmarkStart w:id="354" w:name="_Toc485130958"/>
      <w:bookmarkStart w:id="355" w:name="_Toc112915191"/>
      <w:r w:rsidRPr="0094717F">
        <w:t>Energiemanagement</w:t>
      </w:r>
      <w:bookmarkEnd w:id="353"/>
      <w:bookmarkEnd w:id="354"/>
      <w:bookmarkEnd w:id="355"/>
      <w:r w:rsidR="002525C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48D631D5" w14:textId="77777777" w:rsidTr="00102E4C">
        <w:tc>
          <w:tcPr>
            <w:tcW w:w="0" w:type="auto"/>
          </w:tcPr>
          <w:p w14:paraId="68694DF6" w14:textId="77777777" w:rsidR="00837577" w:rsidRPr="0094717F" w:rsidRDefault="00837577" w:rsidP="00837577">
            <w:r w:rsidRPr="0094717F">
              <w:t>Generell ist der Umgang mit Ressourcen in der „Betriebsmittelvorschrift (BV) Ressourceneffizienz</w:t>
            </w:r>
            <w:proofErr w:type="gramStart"/>
            <w:r w:rsidRPr="0094717F">
              <w:t>“  beschrieben</w:t>
            </w:r>
            <w:proofErr w:type="gramEnd"/>
            <w:r w:rsidRPr="0094717F">
              <w:t xml:space="preserve">. </w:t>
            </w:r>
          </w:p>
          <w:p w14:paraId="2AE0BAFF" w14:textId="77777777" w:rsidR="00837577" w:rsidRPr="0094717F" w:rsidRDefault="00837577" w:rsidP="00F02574">
            <w:r w:rsidRPr="0094717F">
              <w:t>Diese Ausschreibung enthält Auszüge der BV sowie Forderungen, die über die BV hinausgehen. Bei Abweichungen ist der Stand der Ausschreibung umzusetzen.</w:t>
            </w:r>
          </w:p>
        </w:tc>
        <w:tc>
          <w:tcPr>
            <w:tcW w:w="0" w:type="auto"/>
          </w:tcPr>
          <w:p w14:paraId="6A7C97BE" w14:textId="55C20178" w:rsidR="00837577" w:rsidRPr="0094717F" w:rsidRDefault="00837577" w:rsidP="002525C7">
            <w:pPr>
              <w:rPr>
                <w:lang w:val="en-US"/>
              </w:rPr>
            </w:pPr>
          </w:p>
        </w:tc>
      </w:tr>
    </w:tbl>
    <w:p w14:paraId="5C42A21A" w14:textId="574F45E2" w:rsidR="00837577" w:rsidRPr="006E5573" w:rsidRDefault="00837577" w:rsidP="00544ED0">
      <w:pPr>
        <w:pStyle w:val="berschrift3"/>
      </w:pPr>
      <w:bookmarkStart w:id="356" w:name="_Ref483300826"/>
      <w:bookmarkStart w:id="357" w:name="_Toc485130959"/>
      <w:bookmarkStart w:id="358" w:name="_Toc112915192"/>
      <w:r w:rsidRPr="006E5573">
        <w:t>Energiepass</w:t>
      </w:r>
      <w:bookmarkEnd w:id="356"/>
      <w:bookmarkEnd w:id="357"/>
      <w:bookmarkEnd w:id="358"/>
      <w:r w:rsidR="002525C7">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222"/>
      </w:tblGrid>
      <w:tr w:rsidR="00837577" w:rsidRPr="00BF4A30" w14:paraId="304BE66A" w14:textId="77777777" w:rsidTr="00102E4C">
        <w:tc>
          <w:tcPr>
            <w:tcW w:w="0" w:type="auto"/>
          </w:tcPr>
          <w:p w14:paraId="761F56C8" w14:textId="45C60079" w:rsidR="00837577" w:rsidRDefault="00006527" w:rsidP="004A7724">
            <w:pPr>
              <w:pStyle w:val="Aufzhlung1"/>
              <w:numPr>
                <w:ilvl w:val="0"/>
                <w:numId w:val="0"/>
              </w:numPr>
            </w:pPr>
            <w:r>
              <w:t>nicht notwendig</w:t>
            </w:r>
          </w:p>
        </w:tc>
        <w:tc>
          <w:tcPr>
            <w:tcW w:w="0" w:type="auto"/>
          </w:tcPr>
          <w:p w14:paraId="4E190118" w14:textId="0EBF2DDE" w:rsidR="00837577" w:rsidRPr="002525C7" w:rsidRDefault="00837577" w:rsidP="002525C7">
            <w:pPr>
              <w:rPr>
                <w:lang w:val="en-US"/>
              </w:rPr>
            </w:pPr>
          </w:p>
        </w:tc>
      </w:tr>
    </w:tbl>
    <w:p w14:paraId="6AD32B2D" w14:textId="1738DDB3" w:rsidR="00837577" w:rsidRPr="0094717F" w:rsidRDefault="00837577" w:rsidP="00544ED0">
      <w:pPr>
        <w:pStyle w:val="berschrift3"/>
        <w:rPr>
          <w:lang w:val="en-US"/>
        </w:rPr>
      </w:pPr>
      <w:bookmarkStart w:id="359" w:name="_Toc485130960"/>
      <w:bookmarkStart w:id="360" w:name="_Toc112915193"/>
      <w:proofErr w:type="spellStart"/>
      <w:r w:rsidRPr="0094717F">
        <w:rPr>
          <w:lang w:val="en-US"/>
        </w:rPr>
        <w:t>Abschaltung</w:t>
      </w:r>
      <w:proofErr w:type="spellEnd"/>
      <w:r w:rsidRPr="0094717F">
        <w:rPr>
          <w:lang w:val="en-US"/>
        </w:rPr>
        <w:t xml:space="preserve"> von </w:t>
      </w:r>
      <w:proofErr w:type="spellStart"/>
      <w:r w:rsidRPr="0094717F">
        <w:rPr>
          <w:lang w:val="en-US"/>
        </w:rPr>
        <w:t>Anlagenteile</w:t>
      </w:r>
      <w:bookmarkEnd w:id="359"/>
      <w:r w:rsidR="00BA6AC9" w:rsidRPr="0094717F">
        <w:rPr>
          <w:lang w:val="en-US"/>
        </w:rPr>
        <w:t>n</w:t>
      </w:r>
      <w:bookmarkEnd w:id="360"/>
      <w:proofErr w:type="spellEnd"/>
      <w:r w:rsidR="00324241"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503AF819" w14:textId="77777777" w:rsidTr="00102E4C">
        <w:tc>
          <w:tcPr>
            <w:tcW w:w="0" w:type="auto"/>
          </w:tcPr>
          <w:p w14:paraId="422C3FCE" w14:textId="77777777" w:rsidR="00837577" w:rsidRPr="0094717F" w:rsidRDefault="00837577" w:rsidP="00837577">
            <w:r w:rsidRPr="0094717F">
              <w:t>Die Forderungen der „Betriebsmittelvorschrift Ressourceneffizienz“ sind umzusetzen. Als übergeordnete Steuerung wird IPS-T eingesetzt.</w:t>
            </w:r>
          </w:p>
          <w:p w14:paraId="36988F63" w14:textId="77777777" w:rsidR="00837577" w:rsidRPr="0094717F" w:rsidRDefault="00837577" w:rsidP="00837577">
            <w:pPr>
              <w:rPr>
                <w:rFonts w:cs="BMWType V2 Light"/>
              </w:rPr>
            </w:pPr>
            <w:r w:rsidRPr="0094717F">
              <w:rPr>
                <w:rFonts w:cs="BMWType V2 Light"/>
              </w:rPr>
              <w:t>Ziel dieser Maßnahmen ist es, einen Energieverbrauch von NULL in Pausen- und produktionsfreien Zeiten zu erreichen.</w:t>
            </w:r>
          </w:p>
          <w:p w14:paraId="15C1A2BB" w14:textId="77777777" w:rsidR="00837577" w:rsidRPr="0094717F" w:rsidRDefault="00837577" w:rsidP="00837577">
            <w:r w:rsidRPr="0094717F">
              <w:t>Das gesteuerte Herunterfahren und die Wiederherstellung der Betriebsbereitschaft der Anlage müssen jeweils innerhalb von 120 Sekunden erfolgen. Prozesse, die eine längere Ab- oder Einschaltzeit benötigen, sind mit dem AG abzustimmen und in IPS-T separat zu berücksichtigen (Vorlauf Ein / Nachlauf Aus).</w:t>
            </w:r>
          </w:p>
          <w:p w14:paraId="408CAAA3" w14:textId="77777777" w:rsidR="00837577" w:rsidRPr="0094717F" w:rsidRDefault="00837577" w:rsidP="00F02574">
            <w:pPr>
              <w:rPr>
                <w:strike/>
              </w:rPr>
            </w:pPr>
            <w:r w:rsidRPr="0094717F">
              <w:rPr>
                <w:rFonts w:cs="BMWType V2 Light"/>
              </w:rPr>
              <w:t>Nicht abschaltbare Komponenten &gt;1kW sind anzugeben.</w:t>
            </w:r>
          </w:p>
        </w:tc>
        <w:tc>
          <w:tcPr>
            <w:tcW w:w="0" w:type="auto"/>
          </w:tcPr>
          <w:p w14:paraId="62CF92AE" w14:textId="7B9DD365" w:rsidR="00837577" w:rsidRPr="0094717F" w:rsidRDefault="00837577" w:rsidP="00324241"/>
        </w:tc>
      </w:tr>
    </w:tbl>
    <w:p w14:paraId="014CBD97" w14:textId="70C3D2CF" w:rsidR="00837577" w:rsidRPr="0094717F" w:rsidRDefault="00837577" w:rsidP="00544ED0">
      <w:pPr>
        <w:pStyle w:val="berschrift3"/>
      </w:pPr>
      <w:bookmarkStart w:id="361" w:name="_Toc485130961"/>
      <w:bookmarkStart w:id="362" w:name="_Toc112915194"/>
      <w:r w:rsidRPr="0094717F">
        <w:t>Messwerterfassung</w:t>
      </w:r>
      <w:bookmarkEnd w:id="361"/>
      <w:bookmarkEnd w:id="362"/>
      <w:r w:rsidR="001C78D5"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318EEDD7" w14:textId="77777777" w:rsidTr="00102E4C">
        <w:tc>
          <w:tcPr>
            <w:tcW w:w="0" w:type="auto"/>
          </w:tcPr>
          <w:p w14:paraId="7811E98C" w14:textId="77777777" w:rsidR="00837577" w:rsidRPr="0094717F" w:rsidRDefault="00837577" w:rsidP="00837577">
            <w:r w:rsidRPr="0094717F">
              <w:t>Die Messwerterfassung der Anlage ist gemäß „Betriebsmittelvorschrift Ressourceneffizienz“ zu planen. Alle Messwerte sind durch fest installierte Messgeräte aufzunehmen. Die Daten sind durch die Steuerung an IPS-T weiterzuleiten.</w:t>
            </w:r>
          </w:p>
          <w:p w14:paraId="623999B1" w14:textId="77777777" w:rsidR="00837577" w:rsidRPr="0094717F" w:rsidRDefault="00837577" w:rsidP="00837577">
            <w:r w:rsidRPr="0094717F">
              <w:t>Ausnahmen sind abzustimmen und schriftlich durch den AG zu bestätigen.</w:t>
            </w:r>
          </w:p>
        </w:tc>
        <w:tc>
          <w:tcPr>
            <w:tcW w:w="0" w:type="auto"/>
          </w:tcPr>
          <w:p w14:paraId="20888CD1" w14:textId="237B38A0" w:rsidR="00837577" w:rsidRPr="0094717F" w:rsidRDefault="00837577" w:rsidP="001C78D5"/>
        </w:tc>
      </w:tr>
    </w:tbl>
    <w:p w14:paraId="5347289F" w14:textId="49381B7B" w:rsidR="00837577" w:rsidRPr="0094717F" w:rsidRDefault="00837577" w:rsidP="00544ED0">
      <w:pPr>
        <w:pStyle w:val="berschrift3"/>
      </w:pPr>
      <w:bookmarkStart w:id="363" w:name="_Toc485130962"/>
      <w:bookmarkStart w:id="364" w:name="_Toc112915195"/>
      <w:r w:rsidRPr="0094717F">
        <w:t>Energieeffiziente Grundsätze</w:t>
      </w:r>
      <w:bookmarkEnd w:id="363"/>
      <w:bookmarkEnd w:id="364"/>
      <w:r w:rsidR="001C78D5"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2182BA9F" w14:textId="77777777" w:rsidTr="00102E4C">
        <w:tc>
          <w:tcPr>
            <w:tcW w:w="0" w:type="auto"/>
          </w:tcPr>
          <w:p w14:paraId="6BEE3B98" w14:textId="77777777" w:rsidR="00837577" w:rsidRPr="0094717F" w:rsidRDefault="00837577" w:rsidP="00837577">
            <w:r w:rsidRPr="0094717F">
              <w:t>Zusätzlich sind folgende Auslegungsprämissen zu beachten:</w:t>
            </w:r>
          </w:p>
          <w:p w14:paraId="2D711C46" w14:textId="77777777" w:rsidR="00837577" w:rsidRPr="0094717F" w:rsidRDefault="00837577" w:rsidP="00837577">
            <w:pPr>
              <w:pStyle w:val="Aufzhlung1"/>
            </w:pPr>
            <w:bookmarkStart w:id="365" w:name="_Toc268096061"/>
            <w:bookmarkStart w:id="366" w:name="_Toc268097084"/>
            <w:bookmarkStart w:id="367" w:name="_Toc268097418"/>
            <w:bookmarkStart w:id="368" w:name="_Toc268097752"/>
            <w:bookmarkStart w:id="369" w:name="_Toc268098086"/>
            <w:bookmarkStart w:id="370" w:name="_Toc268098420"/>
            <w:bookmarkStart w:id="371" w:name="_Toc268098755"/>
            <w:bookmarkStart w:id="372" w:name="_Toc268099091"/>
            <w:bookmarkStart w:id="373" w:name="_Toc268099426"/>
            <w:bookmarkStart w:id="374" w:name="_Toc268173658"/>
            <w:bookmarkStart w:id="375" w:name="_Toc268173999"/>
            <w:bookmarkStart w:id="376" w:name="_Toc268174372"/>
            <w:bookmarkStart w:id="377" w:name="_Toc268174746"/>
            <w:bookmarkStart w:id="378" w:name="_Toc268175492"/>
            <w:bookmarkStart w:id="379" w:name="_Toc268175861"/>
            <w:bookmarkStart w:id="380" w:name="_Toc268176232"/>
            <w:bookmarkStart w:id="381" w:name="_Toc268176599"/>
            <w:bookmarkStart w:id="382" w:name="_Toc268176966"/>
            <w:bookmarkStart w:id="383" w:name="_Toc268177333"/>
            <w:bookmarkStart w:id="384" w:name="_Toc268177700"/>
            <w:bookmarkStart w:id="385" w:name="_Toc268178068"/>
            <w:bookmarkStart w:id="386" w:name="_Toc268178435"/>
            <w:bookmarkStart w:id="387" w:name="_Toc268178802"/>
            <w:bookmarkStart w:id="388" w:name="_Toc268179170"/>
            <w:bookmarkStart w:id="389" w:name="_Toc268179538"/>
            <w:bookmarkStart w:id="390" w:name="_Toc268246836"/>
            <w:bookmarkStart w:id="391" w:name="_Toc273957864"/>
            <w:bookmarkStart w:id="392" w:name="_Toc273958305"/>
            <w:bookmarkStart w:id="393" w:name="_Toc273958744"/>
            <w:bookmarkStart w:id="394" w:name="_Toc273959183"/>
            <w:bookmarkStart w:id="395" w:name="_Toc273959622"/>
            <w:bookmarkStart w:id="396" w:name="_Toc273958889"/>
            <w:bookmarkStart w:id="397" w:name="_Toc273960120"/>
            <w:bookmarkStart w:id="398" w:name="_Toc273960562"/>
            <w:bookmarkStart w:id="399" w:name="_Toc273960999"/>
            <w:bookmarkStart w:id="400" w:name="_Toc273961437"/>
            <w:bookmarkStart w:id="401" w:name="_Toc273961877"/>
            <w:bookmarkStart w:id="402" w:name="_Toc273962316"/>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r w:rsidRPr="0094717F">
              <w:t>Dauerhaft eingeschaltete Beleuchtung (z.B. Arbeitsplatzbeleuchtung) muss mit LEDs ausgeführt werden.</w:t>
            </w:r>
          </w:p>
          <w:p w14:paraId="67566C30" w14:textId="77777777" w:rsidR="00837577" w:rsidRPr="0094717F" w:rsidRDefault="00837577" w:rsidP="00837577">
            <w:pPr>
              <w:pStyle w:val="Aufzhlung1"/>
            </w:pPr>
            <w:r w:rsidRPr="0094717F">
              <w:t>Notwendige Lüftungsanlagen und Absaugungen sollen über den Prozess gesteuert / optimiert werden.</w:t>
            </w:r>
          </w:p>
          <w:p w14:paraId="79816791" w14:textId="77777777" w:rsidR="00837577" w:rsidRPr="0094717F" w:rsidRDefault="00837577" w:rsidP="00837577">
            <w:pPr>
              <w:pStyle w:val="Aufzhlung1"/>
            </w:pPr>
            <w:r w:rsidRPr="0094717F">
              <w:lastRenderedPageBreak/>
              <w:t>Die Solltemperatur an Klimageräten ist auf 35°C Grad einzustellen.</w:t>
            </w:r>
          </w:p>
          <w:p w14:paraId="746F28B9" w14:textId="77777777" w:rsidR="00837577" w:rsidRPr="0094717F" w:rsidRDefault="00837577" w:rsidP="00837577">
            <w:pPr>
              <w:pStyle w:val="Aufzhlung1"/>
            </w:pPr>
            <w:r w:rsidRPr="0094717F">
              <w:t>Anlagenteile, die ständig bewegt werden, sind in Leichtbaukonstruktion auszuführen.</w:t>
            </w:r>
          </w:p>
          <w:p w14:paraId="677A3592" w14:textId="77777777" w:rsidR="00837577" w:rsidRPr="0094717F" w:rsidRDefault="00837577" w:rsidP="00837577">
            <w:pPr>
              <w:pStyle w:val="Aufzhlung1"/>
            </w:pPr>
            <w:r w:rsidRPr="0094717F">
              <w:t>Gegengewichte sind energetisch effizient auszutarieren (z.B. Hubstationen).</w:t>
            </w:r>
          </w:p>
          <w:p w14:paraId="5665FF53" w14:textId="77777777" w:rsidR="00837577" w:rsidRPr="0094717F" w:rsidRDefault="00837577" w:rsidP="00837577">
            <w:pPr>
              <w:pStyle w:val="Aufzhlung1"/>
            </w:pPr>
            <w:r w:rsidRPr="0094717F">
              <w:t>Aktoren sind elektromechanisch auszuführen - pneumatische Antriebe (Zylinder, Pumpen, …) sind zu vermeiden.</w:t>
            </w:r>
          </w:p>
          <w:p w14:paraId="2200F277" w14:textId="77777777" w:rsidR="004A0D95" w:rsidRPr="0094717F" w:rsidRDefault="004A0D95" w:rsidP="004A0D95">
            <w:pPr>
              <w:pStyle w:val="Aufzhlung1"/>
              <w:numPr>
                <w:ilvl w:val="0"/>
                <w:numId w:val="0"/>
              </w:numPr>
              <w:ind w:left="720"/>
            </w:pPr>
          </w:p>
          <w:p w14:paraId="19627482" w14:textId="77777777" w:rsidR="00837577" w:rsidRPr="0094717F" w:rsidRDefault="00837577" w:rsidP="00837577">
            <w:pPr>
              <w:pStyle w:val="Aufzhlung1"/>
            </w:pPr>
            <w:r w:rsidRPr="0094717F">
              <w:t>Notwendige Beleuchtungen sind nur bei Bedarf einzuschalten.</w:t>
            </w:r>
          </w:p>
        </w:tc>
        <w:tc>
          <w:tcPr>
            <w:tcW w:w="0" w:type="auto"/>
          </w:tcPr>
          <w:p w14:paraId="52C66E4F" w14:textId="088310DC" w:rsidR="00837577" w:rsidRPr="00FB111E" w:rsidRDefault="00837577" w:rsidP="00F6733E">
            <w:pPr>
              <w:pStyle w:val="Aufzhlung1"/>
              <w:numPr>
                <w:ilvl w:val="0"/>
                <w:numId w:val="0"/>
              </w:numPr>
              <w:ind w:left="360"/>
            </w:pPr>
          </w:p>
        </w:tc>
      </w:tr>
    </w:tbl>
    <w:p w14:paraId="2F3E2B26" w14:textId="77777777" w:rsidR="00837577" w:rsidRPr="00FB111E" w:rsidRDefault="00837577" w:rsidP="00837577"/>
    <w:p w14:paraId="7F0A0BEB" w14:textId="7B7F1ADB" w:rsidR="00837577" w:rsidRPr="00FB111E" w:rsidRDefault="00837577">
      <w:pPr>
        <w:overflowPunct/>
        <w:autoSpaceDE/>
        <w:autoSpaceDN/>
        <w:adjustRightInd/>
        <w:jc w:val="left"/>
        <w:textAlignment w:val="auto"/>
      </w:pPr>
    </w:p>
    <w:p w14:paraId="3F7842A3" w14:textId="7138974E" w:rsidR="00837577" w:rsidRPr="0094717F" w:rsidRDefault="00827DB0" w:rsidP="00544ED0">
      <w:pPr>
        <w:pStyle w:val="berschrift1"/>
      </w:pPr>
      <w:bookmarkStart w:id="403" w:name="_Toc485130963"/>
      <w:bookmarkStart w:id="404" w:name="_Toc112915196"/>
      <w:r w:rsidRPr="0094717F">
        <w:t>Örtlichk</w:t>
      </w:r>
      <w:r w:rsidR="00837577" w:rsidRPr="0094717F">
        <w:t>eiten</w:t>
      </w:r>
      <w:r w:rsidRPr="0094717F">
        <w:t xml:space="preserve"> und Schnittstellen </w:t>
      </w:r>
      <w:r w:rsidR="00837577" w:rsidRPr="0094717F">
        <w:t>Medien</w:t>
      </w:r>
      <w:bookmarkEnd w:id="403"/>
      <w:bookmarkEnd w:id="404"/>
      <w:r w:rsidR="001C78D5" w:rsidRPr="0094717F">
        <w:t xml:space="preserve"> </w:t>
      </w:r>
    </w:p>
    <w:p w14:paraId="03A14242" w14:textId="23117343" w:rsidR="00837577" w:rsidRPr="0094717F" w:rsidRDefault="00837577" w:rsidP="00544ED0">
      <w:pPr>
        <w:pStyle w:val="berschrift2"/>
        <w:rPr>
          <w:lang w:val="en-US"/>
        </w:rPr>
      </w:pPr>
      <w:bookmarkStart w:id="405" w:name="_Toc485130964"/>
      <w:bookmarkStart w:id="406" w:name="_Toc112915197"/>
      <w:bookmarkStart w:id="407" w:name="_Ref487465641"/>
      <w:proofErr w:type="spellStart"/>
      <w:r w:rsidRPr="0094717F">
        <w:rPr>
          <w:lang w:val="en-US"/>
        </w:rPr>
        <w:t>Gebäude</w:t>
      </w:r>
      <w:proofErr w:type="spellEnd"/>
      <w:r w:rsidRPr="0094717F">
        <w:rPr>
          <w:lang w:val="en-US"/>
        </w:rPr>
        <w:t xml:space="preserve"> und </w:t>
      </w:r>
      <w:proofErr w:type="spellStart"/>
      <w:r w:rsidRPr="0094717F">
        <w:rPr>
          <w:lang w:val="en-US"/>
        </w:rPr>
        <w:t>Fläche</w:t>
      </w:r>
      <w:bookmarkEnd w:id="405"/>
      <w:bookmarkEnd w:id="406"/>
      <w:proofErr w:type="spellEnd"/>
      <w:r w:rsidR="001C78D5" w:rsidRPr="0094717F">
        <w:rPr>
          <w:lang w:val="en-US"/>
        </w:rPr>
        <w:t xml:space="preserve"> </w:t>
      </w:r>
      <w:bookmarkEnd w:id="40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9"/>
        <w:gridCol w:w="610"/>
        <w:gridCol w:w="222"/>
      </w:tblGrid>
      <w:tr w:rsidR="00837577" w:rsidRPr="0094717F" w14:paraId="12989A03" w14:textId="77777777" w:rsidTr="00102E4C">
        <w:trPr>
          <w:gridAfter w:val="1"/>
          <w:trHeight w:val="691"/>
        </w:trPr>
        <w:tc>
          <w:tcPr>
            <w:tcW w:w="0" w:type="auto"/>
          </w:tcPr>
          <w:p w14:paraId="5C7785B0" w14:textId="77777777" w:rsidR="00837577" w:rsidRPr="0094717F" w:rsidRDefault="00837577" w:rsidP="00837577">
            <w:pPr>
              <w:rPr>
                <w:rFonts w:cs="BMWType V2 Light"/>
              </w:rPr>
            </w:pPr>
            <w:r w:rsidRPr="0094717F">
              <w:rPr>
                <w:rFonts w:cs="BMWType V2 Light"/>
              </w:rPr>
              <w:t xml:space="preserve">Standort der Anlage: </w:t>
            </w:r>
            <w:r w:rsidRPr="0094717F">
              <w:rPr>
                <w:rFonts w:cs="BMWType V2 Light"/>
              </w:rPr>
              <w:tab/>
            </w:r>
          </w:p>
          <w:p w14:paraId="7050951D" w14:textId="47CD9D50" w:rsidR="005D2EAD" w:rsidRPr="0094717F" w:rsidRDefault="00E70699" w:rsidP="00837577">
            <w:pPr>
              <w:rPr>
                <w:rFonts w:cs="BMWType V2 Light"/>
              </w:rPr>
            </w:pPr>
            <w:r w:rsidRPr="0094717F">
              <w:t>Werk 0</w:t>
            </w:r>
            <w:r w:rsidR="005D7E9E" w:rsidRPr="0094717F">
              <w:t>7</w:t>
            </w:r>
            <w:r w:rsidRPr="0094717F">
              <w:t>.</w:t>
            </w:r>
            <w:r w:rsidR="005D7E9E" w:rsidRPr="0094717F">
              <w:t>1</w:t>
            </w:r>
            <w:r w:rsidRPr="0094717F">
              <w:t xml:space="preserve">0 </w:t>
            </w:r>
            <w:r w:rsidR="00222644" w:rsidRPr="0094717F">
              <w:t>Leipzig</w:t>
            </w:r>
          </w:p>
          <w:p w14:paraId="5E75741E" w14:textId="77777777" w:rsidR="008A435D" w:rsidRPr="0094717F" w:rsidRDefault="008A435D" w:rsidP="009B02B2">
            <w:pPr>
              <w:rPr>
                <w:rFonts w:cs="BMWType V2 Light"/>
              </w:rPr>
            </w:pPr>
          </w:p>
          <w:p w14:paraId="5AF48308" w14:textId="77777777" w:rsidR="00837577" w:rsidRPr="0094717F" w:rsidRDefault="00837577" w:rsidP="009B02B2">
            <w:pPr>
              <w:rPr>
                <w:rFonts w:cs="BMWType V2 Light"/>
              </w:rPr>
            </w:pPr>
            <w:r w:rsidRPr="0094717F">
              <w:rPr>
                <w:rFonts w:cs="BMWType V2 Light"/>
              </w:rPr>
              <w:t>Der Zugang zur Halle erfolgt über Tor</w:t>
            </w:r>
            <w:r w:rsidR="005D2EAD" w:rsidRPr="0094717F">
              <w:rPr>
                <w:rFonts w:cs="BMWType V2 Light"/>
              </w:rPr>
              <w:t>e</w:t>
            </w:r>
            <w:r w:rsidR="009B02B2" w:rsidRPr="0094717F">
              <w:rPr>
                <w:rFonts w:cs="BMWType V2 Light"/>
              </w:rPr>
              <w:t>.</w:t>
            </w:r>
          </w:p>
        </w:tc>
        <w:tc>
          <w:tcPr>
            <w:tcW w:w="0" w:type="auto"/>
          </w:tcPr>
          <w:p w14:paraId="1B07BADE" w14:textId="6F7FA8C7" w:rsidR="00837577" w:rsidRPr="0094717F" w:rsidRDefault="00837577" w:rsidP="009B02B2"/>
        </w:tc>
      </w:tr>
      <w:tr w:rsidR="00837577" w:rsidRPr="00BF4A30" w14:paraId="1D030ECE" w14:textId="77777777" w:rsidTr="00102E4C">
        <w:tc>
          <w:tcPr>
            <w:tcW w:w="0" w:type="auto"/>
            <w:gridSpan w:val="2"/>
          </w:tcPr>
          <w:p w14:paraId="74ADA450" w14:textId="77777777" w:rsidR="00802A24" w:rsidRPr="0094717F" w:rsidRDefault="00802A24" w:rsidP="00837577"/>
          <w:p w14:paraId="3A57DF7E" w14:textId="3EF5BF03" w:rsidR="008A435D" w:rsidRPr="0094717F" w:rsidRDefault="00837577" w:rsidP="00837577">
            <w:r w:rsidRPr="0094717F">
              <w:t>Detaillierte Angaben zur verfügbaren Fläche (Abmessungen, Logistikwege, Säulenraster, Notausgänge etc.) können dem angehängten 3D-Layout entnommen werden.</w:t>
            </w:r>
            <w:r w:rsidR="008A435D" w:rsidRPr="0094717F">
              <w:t xml:space="preserve"> </w:t>
            </w:r>
          </w:p>
          <w:p w14:paraId="5825A9C8" w14:textId="77777777" w:rsidR="00837577" w:rsidRPr="0094717F" w:rsidRDefault="00837577" w:rsidP="00837577"/>
          <w:p w14:paraId="37EF42A9" w14:textId="77777777" w:rsidR="00837577" w:rsidRPr="0094717F" w:rsidRDefault="00837577" w:rsidP="00837577">
            <w:r w:rsidRPr="0094717F">
              <w:t>Zum Einmessen der Fläche werden vom AG zwei Referenzpunkte festgelegt. Der AN ist für das Einmessen, Anzeichnen und Aufstellen der Anlagen verantwortlich.</w:t>
            </w:r>
          </w:p>
          <w:p w14:paraId="70DD2189" w14:textId="77777777" w:rsidR="005D2EAD" w:rsidRPr="0094717F" w:rsidRDefault="005D2EAD" w:rsidP="00837577"/>
          <w:p w14:paraId="6E5C844C" w14:textId="77777777" w:rsidR="005D2EAD" w:rsidRPr="0094717F" w:rsidRDefault="005D2EAD" w:rsidP="005D2EAD">
            <w:r w:rsidRPr="0094717F">
              <w:t>Der Wertstrom sowie die Anlagen-Fixpunkte innerhalb der Fläche sind einzuhalten.</w:t>
            </w:r>
          </w:p>
          <w:p w14:paraId="6E4C3771" w14:textId="77777777" w:rsidR="005D2EAD" w:rsidRPr="0094717F" w:rsidRDefault="005D2EAD" w:rsidP="005D2EAD"/>
          <w:p w14:paraId="7CF7D02D" w14:textId="77777777" w:rsidR="005D2EAD" w:rsidRPr="00A76AF0" w:rsidRDefault="005D2EAD" w:rsidP="005D2EAD">
            <w:r w:rsidRPr="0094717F">
              <w:t xml:space="preserve">Der AN unterbreitet dem AG einen Layoutvorschlag, der in der Konzeptphase bis zum </w:t>
            </w:r>
            <w:proofErr w:type="spellStart"/>
            <w:r w:rsidRPr="0094717F">
              <w:t>Konstruktionsfreeze</w:t>
            </w:r>
            <w:proofErr w:type="spellEnd"/>
            <w:r w:rsidRPr="0094717F">
              <w:t xml:space="preserve"> der Anlage durch den AG bestätigt wird. Eine Überarbeitung des Layouts bei Nichtbestätigung in der Konzeptphase ist einzukalkulieren.</w:t>
            </w:r>
          </w:p>
          <w:p w14:paraId="0826DA12" w14:textId="77777777" w:rsidR="005D2EAD" w:rsidRPr="008F7D9B" w:rsidRDefault="005D2EAD" w:rsidP="005D2EAD"/>
        </w:tc>
        <w:tc>
          <w:tcPr>
            <w:tcW w:w="0" w:type="auto"/>
          </w:tcPr>
          <w:p w14:paraId="6B8D0B9A" w14:textId="77777777" w:rsidR="00E673B4" w:rsidRPr="00FB111E" w:rsidRDefault="00E673B4" w:rsidP="00E673B4"/>
        </w:tc>
      </w:tr>
    </w:tbl>
    <w:p w14:paraId="195BC071" w14:textId="0F7AD986" w:rsidR="00837577" w:rsidRPr="006E5573" w:rsidRDefault="00837577" w:rsidP="00544ED0">
      <w:pPr>
        <w:pStyle w:val="berschrift2"/>
      </w:pPr>
      <w:bookmarkStart w:id="408" w:name="_Toc485130965"/>
      <w:bookmarkStart w:id="409" w:name="_Toc112915198"/>
      <w:r w:rsidRPr="006E5573">
        <w:t>Fußboden, Decke und Hilfskonstruktionen</w:t>
      </w:r>
      <w:bookmarkEnd w:id="408"/>
      <w:bookmarkEnd w:id="409"/>
      <w:r w:rsidR="001C78D5">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0BBDB89F" w14:textId="77777777" w:rsidTr="00102E4C">
        <w:tc>
          <w:tcPr>
            <w:tcW w:w="0" w:type="auto"/>
          </w:tcPr>
          <w:p w14:paraId="6FF26D17" w14:textId="62E362A3" w:rsidR="00837577" w:rsidRPr="00E95293" w:rsidRDefault="000931F3" w:rsidP="00837577">
            <w:pPr>
              <w:rPr>
                <w:rFonts w:cs="BMWType V2 Light"/>
              </w:rPr>
            </w:pPr>
            <w:r w:rsidRPr="00E95293">
              <w:rPr>
                <w:rFonts w:cs="BMWType V2 Light"/>
              </w:rPr>
              <w:t xml:space="preserve">Die Ebene 0 hat eine </w:t>
            </w:r>
            <w:r w:rsidR="00E95293" w:rsidRPr="00E95293">
              <w:rPr>
                <w:rFonts w:cs="BMWType V2 Light"/>
              </w:rPr>
              <w:t xml:space="preserve">Flächenlast </w:t>
            </w:r>
            <w:r w:rsidR="00CF1D5F" w:rsidRPr="00E95293">
              <w:rPr>
                <w:rFonts w:cs="BMWType V2 Light"/>
              </w:rPr>
              <w:t xml:space="preserve">von </w:t>
            </w:r>
            <w:r w:rsidR="00E95293" w:rsidRPr="00E95293">
              <w:rPr>
                <w:rFonts w:cs="BMWType V2 Light"/>
              </w:rPr>
              <w:t>5</w:t>
            </w:r>
            <w:r w:rsidR="00837577" w:rsidRPr="00E95293">
              <w:rPr>
                <w:rFonts w:cs="BMWType V2 Light"/>
              </w:rPr>
              <w:t>t/</w:t>
            </w:r>
            <w:r w:rsidR="00CF1D5F" w:rsidRPr="00E95293">
              <w:rPr>
                <w:rFonts w:cs="BMWType V2 Light"/>
              </w:rPr>
              <w:t>m²</w:t>
            </w:r>
            <w:r w:rsidR="00837577" w:rsidRPr="00E95293">
              <w:rPr>
                <w:rFonts w:cs="BMWType V2 Light"/>
              </w:rPr>
              <w:t>.</w:t>
            </w:r>
          </w:p>
          <w:p w14:paraId="424FF47B" w14:textId="5D127D78" w:rsidR="00837577" w:rsidRPr="00E95293" w:rsidRDefault="00837577" w:rsidP="00837577">
            <w:r w:rsidRPr="00E95293">
              <w:rPr>
                <w:rFonts w:cs="BMWType V2 Light"/>
              </w:rPr>
              <w:t>Es werden keine weiteren Fundamente im Gebäude installiert. Bei größeren</w:t>
            </w:r>
            <w:r w:rsidRPr="00E95293">
              <w:t xml:space="preserve"> L</w:t>
            </w:r>
            <w:r w:rsidR="00BC4D5D" w:rsidRPr="00E95293">
              <w:t>asten sind entsprechende Lastverteil</w:t>
            </w:r>
            <w:r w:rsidRPr="00E95293">
              <w:t xml:space="preserve">ungen </w:t>
            </w:r>
            <w:r w:rsidR="005C28F6" w:rsidRPr="00E95293">
              <w:t xml:space="preserve">(z.B. Stahlplatten auf dem Boden) </w:t>
            </w:r>
            <w:r w:rsidRPr="00E95293">
              <w:t>durch den AN zu realisieren.</w:t>
            </w:r>
            <w:r w:rsidR="00567414" w:rsidRPr="00E95293">
              <w:t xml:space="preserve"> Bei geplanten Bühnen sind die Punktlasten und die Lage der Stützen vorab einzureichen und bereits</w:t>
            </w:r>
            <w:r w:rsidR="00CF4855" w:rsidRPr="00E95293">
              <w:t xml:space="preserve"> </w:t>
            </w:r>
            <w:r w:rsidR="00567414" w:rsidRPr="00E95293">
              <w:t xml:space="preserve">zur Konstruktionsfreigabe eine Freigabe vom BMW-Statiker einzuholen.  </w:t>
            </w:r>
            <w:r w:rsidRPr="00E95293">
              <w:t xml:space="preserve"> </w:t>
            </w:r>
          </w:p>
          <w:p w14:paraId="1062E688" w14:textId="77777777" w:rsidR="00837577" w:rsidRPr="00E95293" w:rsidRDefault="00837577" w:rsidP="00837577"/>
          <w:p w14:paraId="3D32ACB3" w14:textId="77777777" w:rsidR="0085697F" w:rsidRPr="00E95293" w:rsidRDefault="0085697F" w:rsidP="00837577">
            <w:r w:rsidRPr="00E95293">
              <w:t>Befestigungen an Gebäude oder Stahlbau sind grundsätzliche geklemmt. Befestigungen am Boden sind mit Klebeankern auszuführen</w:t>
            </w:r>
          </w:p>
          <w:p w14:paraId="5C1818D5" w14:textId="77777777" w:rsidR="0085697F" w:rsidRPr="00E95293" w:rsidRDefault="0085697F" w:rsidP="00837577"/>
          <w:p w14:paraId="237D7A00" w14:textId="77777777" w:rsidR="00837577" w:rsidRPr="00E95293" w:rsidRDefault="00BC4D5D" w:rsidP="00837577">
            <w:r w:rsidRPr="00E95293">
              <w:t xml:space="preserve">Bei </w:t>
            </w:r>
            <w:r w:rsidR="00837577" w:rsidRPr="00E95293">
              <w:t xml:space="preserve">Abhängungen von der Decke der Halle sind </w:t>
            </w:r>
            <w:r w:rsidRPr="00E95293">
              <w:t>nur geringe Lasten (max. 50Kg/m) in vertikaler Richtung erlaubt, wie z.B. Kabelkanäle</w:t>
            </w:r>
            <w:r w:rsidR="00837577" w:rsidRPr="00E95293">
              <w:t xml:space="preserve">, nicht </w:t>
            </w:r>
            <w:r w:rsidRPr="00E95293">
              <w:t xml:space="preserve">jedoch Lastaufnahmemittel </w:t>
            </w:r>
            <w:r w:rsidR="00837577" w:rsidRPr="00E95293">
              <w:t xml:space="preserve">(Kräne…). </w:t>
            </w:r>
          </w:p>
          <w:p w14:paraId="1FBE0494" w14:textId="77777777" w:rsidR="00837577" w:rsidRPr="00E95293" w:rsidRDefault="00837577" w:rsidP="00837577">
            <w:r w:rsidRPr="00E95293">
              <w:t>In der Konstruktionsphase sind die Belastungen anz</w:t>
            </w:r>
            <w:r w:rsidR="00BC4D5D" w:rsidRPr="00E95293">
              <w:t>ugeben, die</w:t>
            </w:r>
            <w:r w:rsidRPr="00E95293">
              <w:t xml:space="preserve"> in die Gebäudekonstruktion eingeleitet werden</w:t>
            </w:r>
            <w:r w:rsidR="00BC4D5D" w:rsidRPr="00E95293">
              <w:t xml:space="preserve"> sollen</w:t>
            </w:r>
            <w:r w:rsidRPr="00E95293">
              <w:t>. Hor</w:t>
            </w:r>
            <w:r w:rsidR="00C857E6" w:rsidRPr="00E95293">
              <w:t xml:space="preserve">izontalkräfte </w:t>
            </w:r>
            <w:r w:rsidR="00BC4D5D" w:rsidRPr="00E95293">
              <w:t>sind nicht erlaubt.</w:t>
            </w:r>
          </w:p>
          <w:p w14:paraId="57C26C8B" w14:textId="77777777" w:rsidR="00837577" w:rsidRPr="00E95293" w:rsidRDefault="00837577" w:rsidP="00837577"/>
          <w:p w14:paraId="58CAF4F9" w14:textId="77777777" w:rsidR="00837577" w:rsidRPr="005D2EAD" w:rsidRDefault="001E0BD9" w:rsidP="00837577">
            <w:r w:rsidRPr="00E95293">
              <w:t>Bühnen für Schaltschränke, Luftaufbereitung oder WT-Rücktransport sind nur ausnahmsweise erlaubt, wenn die Gesamtfunktion auf der Fläche nicht anders darstellbar ist</w:t>
            </w:r>
            <w:r w:rsidR="00837577" w:rsidRPr="00E95293">
              <w:t>.</w:t>
            </w:r>
            <w:r w:rsidR="003937A4" w:rsidRPr="00E95293">
              <w:t xml:space="preserve"> </w:t>
            </w:r>
            <w:r w:rsidRPr="00E95293">
              <w:t>Die Fertigung</w:t>
            </w:r>
            <w:r w:rsidR="00302EBD" w:rsidRPr="00E95293">
              <w:t xml:space="preserve"> oder Förderung </w:t>
            </w:r>
            <w:r w:rsidRPr="00E95293">
              <w:t xml:space="preserve">von Produkten auf Bühnen ist </w:t>
            </w:r>
            <w:r w:rsidR="00302EBD" w:rsidRPr="00E95293">
              <w:t>explizit ausgeschlossen.</w:t>
            </w:r>
          </w:p>
          <w:p w14:paraId="60DAD582" w14:textId="77777777" w:rsidR="00837577" w:rsidRDefault="00837577" w:rsidP="00837577"/>
          <w:p w14:paraId="0B60C4E0" w14:textId="000F2A6A" w:rsidR="00D44E25" w:rsidRPr="005D2EAD" w:rsidRDefault="00D44E25" w:rsidP="00837577"/>
        </w:tc>
        <w:tc>
          <w:tcPr>
            <w:tcW w:w="0" w:type="auto"/>
          </w:tcPr>
          <w:p w14:paraId="3C93C372" w14:textId="77777777" w:rsidR="00837577" w:rsidRPr="00DA2536" w:rsidRDefault="00837577" w:rsidP="001C78D5"/>
        </w:tc>
      </w:tr>
    </w:tbl>
    <w:p w14:paraId="086054D3" w14:textId="5AA07960" w:rsidR="00837577" w:rsidRPr="00A97298" w:rsidRDefault="00837577" w:rsidP="00544ED0">
      <w:pPr>
        <w:pStyle w:val="berschrift2"/>
      </w:pPr>
      <w:bookmarkStart w:id="410" w:name="_Ref483300879"/>
      <w:bookmarkStart w:id="411" w:name="_Toc485130966"/>
      <w:bookmarkStart w:id="412" w:name="_Toc112915199"/>
      <w:r w:rsidRPr="00A97298">
        <w:t>Medienversorgung</w:t>
      </w:r>
      <w:bookmarkEnd w:id="410"/>
      <w:bookmarkEnd w:id="411"/>
      <w:bookmarkEnd w:id="412"/>
      <w:r w:rsidR="001C78D5" w:rsidRPr="00A97298">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5B4E33C1" w14:textId="77777777" w:rsidTr="00102E4C">
        <w:tc>
          <w:tcPr>
            <w:tcW w:w="0" w:type="auto"/>
          </w:tcPr>
          <w:p w14:paraId="72A2EACE" w14:textId="77777777" w:rsidR="00837577" w:rsidRDefault="00837577" w:rsidP="00837577">
            <w:r>
              <w:t>Medienversorgung und Brandschutz ist gemäß folgender Tabelle im Angebot zu berücksichtigen (sofern relevant):</w:t>
            </w:r>
          </w:p>
        </w:tc>
        <w:tc>
          <w:tcPr>
            <w:tcW w:w="0" w:type="auto"/>
          </w:tcPr>
          <w:p w14:paraId="6F16DDF7" w14:textId="595D39BB" w:rsidR="00837577" w:rsidRPr="00FB111E" w:rsidRDefault="00837577" w:rsidP="00837577"/>
        </w:tc>
      </w:tr>
    </w:tbl>
    <w:p w14:paraId="62246A06" w14:textId="77777777" w:rsidR="00837577" w:rsidRPr="00FB111E" w:rsidRDefault="00837577" w:rsidP="00837577"/>
    <w:tbl>
      <w:tblPr>
        <w:tblStyle w:val="Tabellenraster"/>
        <w:tblW w:w="9144" w:type="dxa"/>
        <w:tblLook w:val="04A0" w:firstRow="1" w:lastRow="0" w:firstColumn="1" w:lastColumn="0" w:noHBand="0" w:noVBand="1"/>
      </w:tblPr>
      <w:tblGrid>
        <w:gridCol w:w="2263"/>
        <w:gridCol w:w="3402"/>
        <w:gridCol w:w="3479"/>
      </w:tblGrid>
      <w:tr w:rsidR="00837577" w14:paraId="5F33B912" w14:textId="77777777" w:rsidTr="007F40FF">
        <w:trPr>
          <w:trHeight w:val="225"/>
        </w:trPr>
        <w:tc>
          <w:tcPr>
            <w:tcW w:w="2263" w:type="dxa"/>
            <w:shd w:val="clear" w:color="auto" w:fill="F2F2F2" w:themeFill="background1" w:themeFillShade="F2"/>
          </w:tcPr>
          <w:p w14:paraId="2A044C23" w14:textId="77777777" w:rsidR="00837577" w:rsidRPr="00E021A4" w:rsidRDefault="00837577" w:rsidP="007F40FF">
            <w:pPr>
              <w:rPr>
                <w:b/>
              </w:rPr>
            </w:pPr>
            <w:r w:rsidRPr="00E021A4">
              <w:rPr>
                <w:b/>
              </w:rPr>
              <w:t>Umfang</w:t>
            </w:r>
          </w:p>
        </w:tc>
        <w:tc>
          <w:tcPr>
            <w:tcW w:w="3402" w:type="dxa"/>
            <w:shd w:val="clear" w:color="auto" w:fill="F2F2F2" w:themeFill="background1" w:themeFillShade="F2"/>
          </w:tcPr>
          <w:p w14:paraId="01E99A09" w14:textId="77777777" w:rsidR="00837577" w:rsidRPr="00E021A4" w:rsidRDefault="00837577" w:rsidP="007F40FF">
            <w:pPr>
              <w:jc w:val="center"/>
              <w:rPr>
                <w:b/>
              </w:rPr>
            </w:pPr>
            <w:r w:rsidRPr="00E021A4">
              <w:rPr>
                <w:b/>
              </w:rPr>
              <w:t>AN</w:t>
            </w:r>
          </w:p>
        </w:tc>
        <w:tc>
          <w:tcPr>
            <w:tcW w:w="3479" w:type="dxa"/>
            <w:shd w:val="clear" w:color="auto" w:fill="F2F2F2" w:themeFill="background1" w:themeFillShade="F2"/>
          </w:tcPr>
          <w:p w14:paraId="79C6EB09" w14:textId="77777777" w:rsidR="00837577" w:rsidRPr="00E021A4" w:rsidRDefault="00837577" w:rsidP="007F40FF">
            <w:pPr>
              <w:jc w:val="center"/>
              <w:rPr>
                <w:b/>
              </w:rPr>
            </w:pPr>
            <w:r w:rsidRPr="00E021A4">
              <w:rPr>
                <w:b/>
              </w:rPr>
              <w:t>AG</w:t>
            </w:r>
          </w:p>
        </w:tc>
      </w:tr>
      <w:tr w:rsidR="00837577" w14:paraId="2EFE5D02" w14:textId="77777777" w:rsidTr="007F40FF">
        <w:trPr>
          <w:trHeight w:val="225"/>
        </w:trPr>
        <w:tc>
          <w:tcPr>
            <w:tcW w:w="2263" w:type="dxa"/>
          </w:tcPr>
          <w:p w14:paraId="5E4FE199" w14:textId="77777777" w:rsidR="00837577" w:rsidRPr="008C3201" w:rsidRDefault="00837577" w:rsidP="007F40FF">
            <w:pPr>
              <w:rPr>
                <w:sz w:val="16"/>
                <w:lang w:val="en-US"/>
              </w:rPr>
            </w:pPr>
            <w:proofErr w:type="spellStart"/>
            <w:r w:rsidRPr="005D2EAD">
              <w:rPr>
                <w:sz w:val="16"/>
                <w:lang w:val="en-US"/>
              </w:rPr>
              <w:t>Druckluft</w:t>
            </w:r>
            <w:proofErr w:type="spellEnd"/>
            <w:r w:rsidRPr="005D2EAD">
              <w:rPr>
                <w:sz w:val="16"/>
                <w:lang w:val="en-US"/>
              </w:rPr>
              <w:t xml:space="preserve"> (6 Bar)</w:t>
            </w:r>
            <w:r w:rsidR="008C3201" w:rsidRPr="005D2EAD">
              <w:rPr>
                <w:sz w:val="16"/>
                <w:lang w:val="en-US"/>
              </w:rPr>
              <w:t>/</w:t>
            </w:r>
          </w:p>
          <w:p w14:paraId="398E804D" w14:textId="77777777" w:rsidR="008C3201" w:rsidRPr="008C3201" w:rsidRDefault="008C3201" w:rsidP="007F40FF">
            <w:pPr>
              <w:rPr>
                <w:sz w:val="16"/>
                <w:lang w:val="en-US"/>
              </w:rPr>
            </w:pPr>
            <w:r w:rsidRPr="008C3201">
              <w:rPr>
                <w:sz w:val="16"/>
                <w:lang w:val="en-US"/>
              </w:rPr>
              <w:t>Compressed air (6 bar)</w:t>
            </w:r>
          </w:p>
        </w:tc>
        <w:tc>
          <w:tcPr>
            <w:tcW w:w="3402" w:type="dxa"/>
          </w:tcPr>
          <w:p w14:paraId="2ADCDC05" w14:textId="77777777" w:rsidR="001C78D5" w:rsidRDefault="00837577" w:rsidP="007F40FF">
            <w:pPr>
              <w:jc w:val="center"/>
              <w:rPr>
                <w:sz w:val="16"/>
              </w:rPr>
            </w:pPr>
            <w:r w:rsidRPr="00E97AA2">
              <w:rPr>
                <w:sz w:val="16"/>
              </w:rPr>
              <w:t>Verteilung in der Anlage</w:t>
            </w:r>
            <w:r w:rsidR="001C78D5">
              <w:rPr>
                <w:sz w:val="16"/>
              </w:rPr>
              <w:t xml:space="preserve">/ </w:t>
            </w:r>
          </w:p>
          <w:p w14:paraId="75F181AE" w14:textId="77777777" w:rsidR="00837577" w:rsidRPr="00E97AA2" w:rsidRDefault="001C78D5" w:rsidP="007F40FF">
            <w:pPr>
              <w:jc w:val="center"/>
              <w:rPr>
                <w:sz w:val="16"/>
              </w:rPr>
            </w:pPr>
            <w:r>
              <w:rPr>
                <w:sz w:val="16"/>
              </w:rPr>
              <w:t xml:space="preserve">Distribution in </w:t>
            </w:r>
            <w:proofErr w:type="spellStart"/>
            <w:r>
              <w:rPr>
                <w:sz w:val="16"/>
              </w:rPr>
              <w:t>the</w:t>
            </w:r>
            <w:proofErr w:type="spellEnd"/>
            <w:r>
              <w:rPr>
                <w:sz w:val="16"/>
              </w:rPr>
              <w:t xml:space="preserve"> </w:t>
            </w:r>
            <w:proofErr w:type="spellStart"/>
            <w:r>
              <w:rPr>
                <w:sz w:val="16"/>
              </w:rPr>
              <w:t>system</w:t>
            </w:r>
            <w:proofErr w:type="spellEnd"/>
          </w:p>
        </w:tc>
        <w:tc>
          <w:tcPr>
            <w:tcW w:w="3479" w:type="dxa"/>
          </w:tcPr>
          <w:p w14:paraId="4D08F68F" w14:textId="77777777" w:rsidR="001C78D5" w:rsidRDefault="00837577" w:rsidP="007F40FF">
            <w:pPr>
              <w:jc w:val="center"/>
              <w:rPr>
                <w:sz w:val="16"/>
              </w:rPr>
            </w:pPr>
            <w:r>
              <w:rPr>
                <w:sz w:val="16"/>
              </w:rPr>
              <w:t>Anschluss an die Anlagen*</w:t>
            </w:r>
            <w:r w:rsidR="001C78D5">
              <w:rPr>
                <w:sz w:val="16"/>
              </w:rPr>
              <w:t>/</w:t>
            </w:r>
          </w:p>
          <w:p w14:paraId="6BE799A6" w14:textId="77777777" w:rsidR="00837577" w:rsidRPr="00E97AA2" w:rsidRDefault="001C78D5" w:rsidP="007F40FF">
            <w:pPr>
              <w:jc w:val="center"/>
              <w:rPr>
                <w:sz w:val="16"/>
              </w:rPr>
            </w:pPr>
            <w:r w:rsidRPr="00B86921">
              <w:rPr>
                <w:sz w:val="16"/>
              </w:rPr>
              <w:t xml:space="preserve">Connection </w:t>
            </w:r>
            <w:proofErr w:type="spellStart"/>
            <w:r w:rsidRPr="00B86921">
              <w:rPr>
                <w:sz w:val="16"/>
              </w:rPr>
              <w:t>to</w:t>
            </w:r>
            <w:proofErr w:type="spellEnd"/>
            <w:r w:rsidRPr="00B86921">
              <w:rPr>
                <w:sz w:val="16"/>
              </w:rPr>
              <w:t xml:space="preserve"> </w:t>
            </w:r>
            <w:proofErr w:type="spellStart"/>
            <w:r w:rsidRPr="00B86921">
              <w:rPr>
                <w:sz w:val="16"/>
              </w:rPr>
              <w:t>the</w:t>
            </w:r>
            <w:proofErr w:type="spellEnd"/>
            <w:r w:rsidRPr="00B86921">
              <w:rPr>
                <w:sz w:val="16"/>
              </w:rPr>
              <w:t xml:space="preserve"> </w:t>
            </w:r>
            <w:proofErr w:type="spellStart"/>
            <w:r w:rsidRPr="00B86921">
              <w:rPr>
                <w:sz w:val="16"/>
              </w:rPr>
              <w:t>systems</w:t>
            </w:r>
            <w:proofErr w:type="spellEnd"/>
            <w:r w:rsidRPr="00B86921">
              <w:rPr>
                <w:sz w:val="16"/>
              </w:rPr>
              <w:t>*</w:t>
            </w:r>
          </w:p>
        </w:tc>
      </w:tr>
      <w:tr w:rsidR="00837577" w14:paraId="7D9B0C3A" w14:textId="77777777" w:rsidTr="007F40FF">
        <w:trPr>
          <w:trHeight w:val="225"/>
        </w:trPr>
        <w:tc>
          <w:tcPr>
            <w:tcW w:w="2263" w:type="dxa"/>
          </w:tcPr>
          <w:p w14:paraId="6F42D82F" w14:textId="77777777" w:rsidR="00837577" w:rsidRDefault="00837577" w:rsidP="007F40FF">
            <w:pPr>
              <w:rPr>
                <w:sz w:val="16"/>
              </w:rPr>
            </w:pPr>
            <w:r w:rsidRPr="00E97AA2">
              <w:rPr>
                <w:sz w:val="16"/>
              </w:rPr>
              <w:t>Stickstoff</w:t>
            </w:r>
            <w:r w:rsidR="008C3201">
              <w:rPr>
                <w:sz w:val="16"/>
              </w:rPr>
              <w:t xml:space="preserve">/ </w:t>
            </w:r>
          </w:p>
          <w:p w14:paraId="726C87B2" w14:textId="77777777" w:rsidR="008C3201" w:rsidRPr="00E97AA2" w:rsidRDefault="008C3201" w:rsidP="007F40FF">
            <w:pPr>
              <w:rPr>
                <w:sz w:val="16"/>
              </w:rPr>
            </w:pPr>
            <w:r>
              <w:rPr>
                <w:sz w:val="16"/>
              </w:rPr>
              <w:t>Nitrogen</w:t>
            </w:r>
          </w:p>
        </w:tc>
        <w:tc>
          <w:tcPr>
            <w:tcW w:w="3402" w:type="dxa"/>
          </w:tcPr>
          <w:p w14:paraId="489EA4FC" w14:textId="77777777" w:rsidR="001C78D5" w:rsidRDefault="001C78D5" w:rsidP="001C78D5">
            <w:pPr>
              <w:jc w:val="center"/>
              <w:rPr>
                <w:sz w:val="16"/>
              </w:rPr>
            </w:pPr>
            <w:r w:rsidRPr="00E97AA2">
              <w:rPr>
                <w:sz w:val="16"/>
              </w:rPr>
              <w:t>Verteilung in der Anlage</w:t>
            </w:r>
            <w:r>
              <w:rPr>
                <w:sz w:val="16"/>
              </w:rPr>
              <w:t xml:space="preserve">/ </w:t>
            </w:r>
          </w:p>
          <w:p w14:paraId="092C31FD" w14:textId="77777777" w:rsidR="00837577" w:rsidRPr="00E97AA2" w:rsidRDefault="001C78D5" w:rsidP="001C78D5">
            <w:pPr>
              <w:jc w:val="center"/>
              <w:rPr>
                <w:sz w:val="16"/>
              </w:rPr>
            </w:pPr>
            <w:r>
              <w:rPr>
                <w:sz w:val="16"/>
              </w:rPr>
              <w:t xml:space="preserve">Distribution in </w:t>
            </w:r>
            <w:proofErr w:type="spellStart"/>
            <w:r>
              <w:rPr>
                <w:sz w:val="16"/>
              </w:rPr>
              <w:t>the</w:t>
            </w:r>
            <w:proofErr w:type="spellEnd"/>
            <w:r>
              <w:rPr>
                <w:sz w:val="16"/>
              </w:rPr>
              <w:t xml:space="preserve"> </w:t>
            </w:r>
            <w:proofErr w:type="spellStart"/>
            <w:r>
              <w:rPr>
                <w:sz w:val="16"/>
              </w:rPr>
              <w:t>system</w:t>
            </w:r>
            <w:proofErr w:type="spellEnd"/>
          </w:p>
        </w:tc>
        <w:tc>
          <w:tcPr>
            <w:tcW w:w="3479" w:type="dxa"/>
          </w:tcPr>
          <w:p w14:paraId="7F867399" w14:textId="77777777" w:rsidR="001C78D5" w:rsidRDefault="001C78D5" w:rsidP="001C78D5">
            <w:pPr>
              <w:jc w:val="center"/>
              <w:rPr>
                <w:sz w:val="16"/>
              </w:rPr>
            </w:pPr>
            <w:r>
              <w:rPr>
                <w:sz w:val="16"/>
              </w:rPr>
              <w:t>Anschluss an die Anlagen*/</w:t>
            </w:r>
          </w:p>
          <w:p w14:paraId="640DB9BA" w14:textId="77777777" w:rsidR="00837577" w:rsidRDefault="001C78D5" w:rsidP="001C78D5">
            <w:pPr>
              <w:jc w:val="center"/>
              <w:rPr>
                <w:sz w:val="16"/>
              </w:rPr>
            </w:pPr>
            <w:r w:rsidRPr="00B86921">
              <w:rPr>
                <w:sz w:val="16"/>
              </w:rPr>
              <w:t xml:space="preserve">Connection </w:t>
            </w:r>
            <w:proofErr w:type="spellStart"/>
            <w:r w:rsidRPr="00B86921">
              <w:rPr>
                <w:sz w:val="16"/>
              </w:rPr>
              <w:t>to</w:t>
            </w:r>
            <w:proofErr w:type="spellEnd"/>
            <w:r w:rsidRPr="00B86921">
              <w:rPr>
                <w:sz w:val="16"/>
              </w:rPr>
              <w:t xml:space="preserve"> </w:t>
            </w:r>
            <w:proofErr w:type="spellStart"/>
            <w:r w:rsidRPr="00B86921">
              <w:rPr>
                <w:sz w:val="16"/>
              </w:rPr>
              <w:t>the</w:t>
            </w:r>
            <w:proofErr w:type="spellEnd"/>
            <w:r w:rsidRPr="00B86921">
              <w:rPr>
                <w:sz w:val="16"/>
              </w:rPr>
              <w:t xml:space="preserve"> </w:t>
            </w:r>
            <w:proofErr w:type="spellStart"/>
            <w:r w:rsidRPr="00B86921">
              <w:rPr>
                <w:sz w:val="16"/>
              </w:rPr>
              <w:t>systems</w:t>
            </w:r>
            <w:proofErr w:type="spellEnd"/>
            <w:r w:rsidRPr="00B86921">
              <w:rPr>
                <w:sz w:val="16"/>
              </w:rPr>
              <w:t>*</w:t>
            </w:r>
          </w:p>
        </w:tc>
      </w:tr>
      <w:tr w:rsidR="00837577" w14:paraId="2F16FA6A" w14:textId="77777777" w:rsidTr="007F40FF">
        <w:trPr>
          <w:trHeight w:val="225"/>
        </w:trPr>
        <w:tc>
          <w:tcPr>
            <w:tcW w:w="2263" w:type="dxa"/>
          </w:tcPr>
          <w:p w14:paraId="40311058" w14:textId="77777777" w:rsidR="00837577" w:rsidRDefault="00837577" w:rsidP="007F40FF">
            <w:pPr>
              <w:rPr>
                <w:sz w:val="16"/>
              </w:rPr>
            </w:pPr>
            <w:r>
              <w:rPr>
                <w:sz w:val="16"/>
              </w:rPr>
              <w:t>Schutzgas</w:t>
            </w:r>
            <w:r w:rsidR="008C3201">
              <w:rPr>
                <w:sz w:val="16"/>
              </w:rPr>
              <w:t>/</w:t>
            </w:r>
          </w:p>
          <w:p w14:paraId="354CE2CD" w14:textId="77777777" w:rsidR="008C3201" w:rsidRPr="00E97AA2" w:rsidRDefault="008C3201" w:rsidP="007F40FF">
            <w:pPr>
              <w:rPr>
                <w:sz w:val="16"/>
              </w:rPr>
            </w:pPr>
            <w:proofErr w:type="spellStart"/>
            <w:r>
              <w:rPr>
                <w:sz w:val="16"/>
              </w:rPr>
              <w:t>Shielding</w:t>
            </w:r>
            <w:proofErr w:type="spellEnd"/>
            <w:r>
              <w:rPr>
                <w:sz w:val="16"/>
              </w:rPr>
              <w:t xml:space="preserve"> gas</w:t>
            </w:r>
          </w:p>
        </w:tc>
        <w:tc>
          <w:tcPr>
            <w:tcW w:w="3402" w:type="dxa"/>
          </w:tcPr>
          <w:p w14:paraId="61A59C5A" w14:textId="77777777" w:rsidR="001C78D5" w:rsidRDefault="001C78D5" w:rsidP="001C78D5">
            <w:pPr>
              <w:jc w:val="center"/>
              <w:rPr>
                <w:sz w:val="16"/>
              </w:rPr>
            </w:pPr>
            <w:r w:rsidRPr="00E97AA2">
              <w:rPr>
                <w:sz w:val="16"/>
              </w:rPr>
              <w:t>Verteilung in der Anlage</w:t>
            </w:r>
            <w:r>
              <w:rPr>
                <w:sz w:val="16"/>
              </w:rPr>
              <w:t xml:space="preserve">/ </w:t>
            </w:r>
          </w:p>
          <w:p w14:paraId="296C0648" w14:textId="77777777" w:rsidR="00837577" w:rsidRPr="00E97AA2" w:rsidRDefault="001C78D5" w:rsidP="001C78D5">
            <w:pPr>
              <w:jc w:val="center"/>
              <w:rPr>
                <w:sz w:val="16"/>
              </w:rPr>
            </w:pPr>
            <w:r>
              <w:rPr>
                <w:sz w:val="16"/>
              </w:rPr>
              <w:t xml:space="preserve">Distribution in </w:t>
            </w:r>
            <w:proofErr w:type="spellStart"/>
            <w:r>
              <w:rPr>
                <w:sz w:val="16"/>
              </w:rPr>
              <w:t>the</w:t>
            </w:r>
            <w:proofErr w:type="spellEnd"/>
            <w:r>
              <w:rPr>
                <w:sz w:val="16"/>
              </w:rPr>
              <w:t xml:space="preserve"> </w:t>
            </w:r>
            <w:proofErr w:type="spellStart"/>
            <w:r>
              <w:rPr>
                <w:sz w:val="16"/>
              </w:rPr>
              <w:t>system</w:t>
            </w:r>
            <w:proofErr w:type="spellEnd"/>
          </w:p>
        </w:tc>
        <w:tc>
          <w:tcPr>
            <w:tcW w:w="3479" w:type="dxa"/>
          </w:tcPr>
          <w:p w14:paraId="3039CCFA" w14:textId="77777777" w:rsidR="001C78D5" w:rsidRDefault="001C78D5" w:rsidP="001C78D5">
            <w:pPr>
              <w:jc w:val="center"/>
              <w:rPr>
                <w:sz w:val="16"/>
              </w:rPr>
            </w:pPr>
            <w:r>
              <w:rPr>
                <w:sz w:val="16"/>
              </w:rPr>
              <w:t>Anschluss an die Anlagen*/</w:t>
            </w:r>
          </w:p>
          <w:p w14:paraId="34795DF9" w14:textId="77777777" w:rsidR="00837577" w:rsidRDefault="001C78D5" w:rsidP="001C78D5">
            <w:pPr>
              <w:jc w:val="center"/>
              <w:rPr>
                <w:sz w:val="16"/>
              </w:rPr>
            </w:pPr>
            <w:r w:rsidRPr="00B86921">
              <w:rPr>
                <w:sz w:val="16"/>
              </w:rPr>
              <w:t xml:space="preserve">Connection </w:t>
            </w:r>
            <w:proofErr w:type="spellStart"/>
            <w:r w:rsidRPr="00B86921">
              <w:rPr>
                <w:sz w:val="16"/>
              </w:rPr>
              <w:t>to</w:t>
            </w:r>
            <w:proofErr w:type="spellEnd"/>
            <w:r w:rsidRPr="00B86921">
              <w:rPr>
                <w:sz w:val="16"/>
              </w:rPr>
              <w:t xml:space="preserve"> </w:t>
            </w:r>
            <w:proofErr w:type="spellStart"/>
            <w:r w:rsidRPr="00B86921">
              <w:rPr>
                <w:sz w:val="16"/>
              </w:rPr>
              <w:t>the</w:t>
            </w:r>
            <w:proofErr w:type="spellEnd"/>
            <w:r w:rsidRPr="00B86921">
              <w:rPr>
                <w:sz w:val="16"/>
              </w:rPr>
              <w:t xml:space="preserve"> </w:t>
            </w:r>
            <w:proofErr w:type="spellStart"/>
            <w:r w:rsidRPr="00B86921">
              <w:rPr>
                <w:sz w:val="16"/>
              </w:rPr>
              <w:t>systems</w:t>
            </w:r>
            <w:proofErr w:type="spellEnd"/>
            <w:r w:rsidRPr="00B86921">
              <w:rPr>
                <w:sz w:val="16"/>
              </w:rPr>
              <w:t>*</w:t>
            </w:r>
          </w:p>
        </w:tc>
      </w:tr>
      <w:tr w:rsidR="00837577" w14:paraId="7A754E49" w14:textId="77777777" w:rsidTr="007F40FF">
        <w:trPr>
          <w:trHeight w:val="225"/>
        </w:trPr>
        <w:tc>
          <w:tcPr>
            <w:tcW w:w="2263" w:type="dxa"/>
          </w:tcPr>
          <w:p w14:paraId="1F918FFF" w14:textId="77777777" w:rsidR="00837577" w:rsidRDefault="00837577" w:rsidP="007F40FF">
            <w:pPr>
              <w:rPr>
                <w:sz w:val="16"/>
              </w:rPr>
            </w:pPr>
            <w:r w:rsidRPr="00E97AA2">
              <w:rPr>
                <w:sz w:val="16"/>
              </w:rPr>
              <w:t>Kühlwasser</w:t>
            </w:r>
            <w:r w:rsidR="008C3201">
              <w:rPr>
                <w:sz w:val="16"/>
              </w:rPr>
              <w:t>/</w:t>
            </w:r>
          </w:p>
          <w:p w14:paraId="2E4DFB29" w14:textId="77777777" w:rsidR="008C3201" w:rsidRPr="00E97AA2" w:rsidRDefault="008C3201" w:rsidP="007F40FF">
            <w:pPr>
              <w:rPr>
                <w:sz w:val="16"/>
              </w:rPr>
            </w:pPr>
            <w:proofErr w:type="spellStart"/>
            <w:r>
              <w:rPr>
                <w:sz w:val="16"/>
              </w:rPr>
              <w:t>Coolant</w:t>
            </w:r>
            <w:proofErr w:type="spellEnd"/>
          </w:p>
        </w:tc>
        <w:tc>
          <w:tcPr>
            <w:tcW w:w="3402" w:type="dxa"/>
          </w:tcPr>
          <w:p w14:paraId="00A91F5A" w14:textId="77777777" w:rsidR="001C78D5" w:rsidRDefault="001C78D5" w:rsidP="001C78D5">
            <w:pPr>
              <w:jc w:val="center"/>
              <w:rPr>
                <w:sz w:val="16"/>
              </w:rPr>
            </w:pPr>
            <w:r w:rsidRPr="00E97AA2">
              <w:rPr>
                <w:sz w:val="16"/>
              </w:rPr>
              <w:t>Verteilung in der Anlage</w:t>
            </w:r>
            <w:r>
              <w:rPr>
                <w:sz w:val="16"/>
              </w:rPr>
              <w:t xml:space="preserve">/ </w:t>
            </w:r>
          </w:p>
          <w:p w14:paraId="73246FCC" w14:textId="77777777" w:rsidR="00837577" w:rsidRPr="00E97AA2" w:rsidRDefault="001C78D5" w:rsidP="001C78D5">
            <w:pPr>
              <w:jc w:val="center"/>
              <w:rPr>
                <w:sz w:val="16"/>
              </w:rPr>
            </w:pPr>
            <w:r>
              <w:rPr>
                <w:sz w:val="16"/>
              </w:rPr>
              <w:t xml:space="preserve">Distribution in </w:t>
            </w:r>
            <w:proofErr w:type="spellStart"/>
            <w:r>
              <w:rPr>
                <w:sz w:val="16"/>
              </w:rPr>
              <w:t>the</w:t>
            </w:r>
            <w:proofErr w:type="spellEnd"/>
            <w:r>
              <w:rPr>
                <w:sz w:val="16"/>
              </w:rPr>
              <w:t xml:space="preserve"> </w:t>
            </w:r>
            <w:proofErr w:type="spellStart"/>
            <w:r>
              <w:rPr>
                <w:sz w:val="16"/>
              </w:rPr>
              <w:t>system</w:t>
            </w:r>
            <w:proofErr w:type="spellEnd"/>
          </w:p>
        </w:tc>
        <w:tc>
          <w:tcPr>
            <w:tcW w:w="3479" w:type="dxa"/>
          </w:tcPr>
          <w:p w14:paraId="57E1D67A" w14:textId="77777777" w:rsidR="001C78D5" w:rsidRDefault="001C78D5" w:rsidP="001C78D5">
            <w:pPr>
              <w:jc w:val="center"/>
              <w:rPr>
                <w:sz w:val="16"/>
              </w:rPr>
            </w:pPr>
            <w:r>
              <w:rPr>
                <w:sz w:val="16"/>
              </w:rPr>
              <w:t>Anschluss an die Anlagen*/</w:t>
            </w:r>
          </w:p>
          <w:p w14:paraId="0DEDE4F5" w14:textId="77777777" w:rsidR="00837577" w:rsidRDefault="001C78D5" w:rsidP="001C78D5">
            <w:pPr>
              <w:jc w:val="center"/>
              <w:rPr>
                <w:sz w:val="16"/>
              </w:rPr>
            </w:pPr>
            <w:r w:rsidRPr="00B86921">
              <w:rPr>
                <w:sz w:val="16"/>
              </w:rPr>
              <w:t xml:space="preserve">Connection </w:t>
            </w:r>
            <w:proofErr w:type="spellStart"/>
            <w:r w:rsidRPr="00B86921">
              <w:rPr>
                <w:sz w:val="16"/>
              </w:rPr>
              <w:t>to</w:t>
            </w:r>
            <w:proofErr w:type="spellEnd"/>
            <w:r w:rsidRPr="00B86921">
              <w:rPr>
                <w:sz w:val="16"/>
              </w:rPr>
              <w:t xml:space="preserve"> </w:t>
            </w:r>
            <w:proofErr w:type="spellStart"/>
            <w:r w:rsidRPr="00B86921">
              <w:rPr>
                <w:sz w:val="16"/>
              </w:rPr>
              <w:t>the</w:t>
            </w:r>
            <w:proofErr w:type="spellEnd"/>
            <w:r w:rsidRPr="00B86921">
              <w:rPr>
                <w:sz w:val="16"/>
              </w:rPr>
              <w:t xml:space="preserve"> </w:t>
            </w:r>
            <w:proofErr w:type="spellStart"/>
            <w:r w:rsidRPr="00B86921">
              <w:rPr>
                <w:sz w:val="16"/>
              </w:rPr>
              <w:t>systems</w:t>
            </w:r>
            <w:proofErr w:type="spellEnd"/>
            <w:r w:rsidRPr="00B86921">
              <w:rPr>
                <w:sz w:val="16"/>
              </w:rPr>
              <w:t>*</w:t>
            </w:r>
          </w:p>
        </w:tc>
      </w:tr>
      <w:tr w:rsidR="00837577" w:rsidRPr="00E95293" w14:paraId="26904B68" w14:textId="77777777" w:rsidTr="007F40FF">
        <w:trPr>
          <w:trHeight w:val="225"/>
        </w:trPr>
        <w:tc>
          <w:tcPr>
            <w:tcW w:w="2263" w:type="dxa"/>
          </w:tcPr>
          <w:p w14:paraId="01494B12" w14:textId="77777777" w:rsidR="008C3201" w:rsidRDefault="00837577" w:rsidP="007F40FF">
            <w:pPr>
              <w:rPr>
                <w:sz w:val="16"/>
              </w:rPr>
            </w:pPr>
            <w:r w:rsidRPr="00E97AA2">
              <w:rPr>
                <w:sz w:val="16"/>
              </w:rPr>
              <w:t>Objektabsaugung</w:t>
            </w:r>
            <w:r w:rsidR="008C3201">
              <w:rPr>
                <w:sz w:val="16"/>
              </w:rPr>
              <w:t>/</w:t>
            </w:r>
          </w:p>
          <w:p w14:paraId="73D1B173" w14:textId="77777777" w:rsidR="00837577" w:rsidRPr="00E97AA2" w:rsidRDefault="008C3201" w:rsidP="007F40FF">
            <w:pPr>
              <w:rPr>
                <w:sz w:val="16"/>
              </w:rPr>
            </w:pPr>
            <w:proofErr w:type="spellStart"/>
            <w:r>
              <w:rPr>
                <w:sz w:val="16"/>
              </w:rPr>
              <w:t>Object</w:t>
            </w:r>
            <w:proofErr w:type="spellEnd"/>
            <w:r>
              <w:rPr>
                <w:sz w:val="16"/>
              </w:rPr>
              <w:t xml:space="preserve"> </w:t>
            </w:r>
            <w:proofErr w:type="spellStart"/>
            <w:r>
              <w:rPr>
                <w:sz w:val="16"/>
              </w:rPr>
              <w:t>extraction</w:t>
            </w:r>
            <w:proofErr w:type="spellEnd"/>
          </w:p>
        </w:tc>
        <w:tc>
          <w:tcPr>
            <w:tcW w:w="3402" w:type="dxa"/>
          </w:tcPr>
          <w:p w14:paraId="4E9186A8" w14:textId="77777777" w:rsidR="001C78D5" w:rsidRDefault="001C78D5" w:rsidP="001C78D5">
            <w:pPr>
              <w:jc w:val="center"/>
              <w:rPr>
                <w:sz w:val="16"/>
              </w:rPr>
            </w:pPr>
            <w:r w:rsidRPr="00E97AA2">
              <w:rPr>
                <w:sz w:val="16"/>
              </w:rPr>
              <w:t>Verteilung in der Anlage</w:t>
            </w:r>
            <w:r>
              <w:rPr>
                <w:sz w:val="16"/>
              </w:rPr>
              <w:t xml:space="preserve">/ </w:t>
            </w:r>
          </w:p>
          <w:p w14:paraId="3FE7C667" w14:textId="77777777" w:rsidR="00837577" w:rsidRPr="00E97AA2" w:rsidRDefault="001C78D5" w:rsidP="001C78D5">
            <w:pPr>
              <w:jc w:val="center"/>
              <w:rPr>
                <w:sz w:val="16"/>
              </w:rPr>
            </w:pPr>
            <w:r>
              <w:rPr>
                <w:sz w:val="16"/>
              </w:rPr>
              <w:t xml:space="preserve">Distribution in </w:t>
            </w:r>
            <w:proofErr w:type="spellStart"/>
            <w:r>
              <w:rPr>
                <w:sz w:val="16"/>
              </w:rPr>
              <w:t>the</w:t>
            </w:r>
            <w:proofErr w:type="spellEnd"/>
            <w:r>
              <w:rPr>
                <w:sz w:val="16"/>
              </w:rPr>
              <w:t xml:space="preserve"> </w:t>
            </w:r>
            <w:proofErr w:type="spellStart"/>
            <w:r>
              <w:rPr>
                <w:sz w:val="16"/>
              </w:rPr>
              <w:t>system</w:t>
            </w:r>
            <w:proofErr w:type="spellEnd"/>
          </w:p>
        </w:tc>
        <w:tc>
          <w:tcPr>
            <w:tcW w:w="3479" w:type="dxa"/>
          </w:tcPr>
          <w:p w14:paraId="39B3426C" w14:textId="77777777" w:rsidR="00837577" w:rsidRPr="008C3201" w:rsidRDefault="00837577" w:rsidP="007F40FF">
            <w:pPr>
              <w:jc w:val="center"/>
              <w:rPr>
                <w:sz w:val="16"/>
                <w:lang w:val="en-US"/>
              </w:rPr>
            </w:pPr>
            <w:r w:rsidRPr="008C3201">
              <w:rPr>
                <w:sz w:val="16"/>
                <w:lang w:val="en-US"/>
              </w:rPr>
              <w:t>Bis an Anschluss (</w:t>
            </w:r>
            <w:proofErr w:type="spellStart"/>
            <w:r w:rsidRPr="008C3201">
              <w:rPr>
                <w:sz w:val="16"/>
                <w:lang w:val="en-US"/>
              </w:rPr>
              <w:t>Messgerät</w:t>
            </w:r>
            <w:proofErr w:type="spellEnd"/>
            <w:r w:rsidRPr="008C3201">
              <w:rPr>
                <w:sz w:val="16"/>
                <w:lang w:val="en-US"/>
              </w:rPr>
              <w:t>)*</w:t>
            </w:r>
            <w:r w:rsidR="008C3201" w:rsidRPr="008C3201">
              <w:rPr>
                <w:sz w:val="16"/>
                <w:lang w:val="en-US"/>
              </w:rPr>
              <w:t>/</w:t>
            </w:r>
          </w:p>
          <w:p w14:paraId="2D07FD61" w14:textId="77777777" w:rsidR="008C3201" w:rsidRPr="008C3201" w:rsidRDefault="008C3201" w:rsidP="007F40FF">
            <w:pPr>
              <w:jc w:val="center"/>
              <w:rPr>
                <w:sz w:val="16"/>
                <w:lang w:val="en-US"/>
              </w:rPr>
            </w:pPr>
            <w:r w:rsidRPr="008C3201">
              <w:rPr>
                <w:sz w:val="16"/>
                <w:lang w:val="en-US"/>
              </w:rPr>
              <w:t xml:space="preserve">Up to the connection (measuring </w:t>
            </w:r>
            <w:proofErr w:type="gramStart"/>
            <w:r w:rsidRPr="008C3201">
              <w:rPr>
                <w:sz w:val="16"/>
                <w:lang w:val="en-US"/>
              </w:rPr>
              <w:t>device)*</w:t>
            </w:r>
            <w:proofErr w:type="gramEnd"/>
          </w:p>
        </w:tc>
      </w:tr>
      <w:tr w:rsidR="00837577" w14:paraId="28FFD2F1" w14:textId="77777777" w:rsidTr="007F40FF">
        <w:trPr>
          <w:trHeight w:val="225"/>
        </w:trPr>
        <w:tc>
          <w:tcPr>
            <w:tcW w:w="2263" w:type="dxa"/>
          </w:tcPr>
          <w:p w14:paraId="08A98E1B" w14:textId="77777777" w:rsidR="008C3201" w:rsidRDefault="00837577" w:rsidP="007F40FF">
            <w:pPr>
              <w:rPr>
                <w:sz w:val="16"/>
              </w:rPr>
            </w:pPr>
            <w:r w:rsidRPr="00E97AA2">
              <w:rPr>
                <w:sz w:val="16"/>
              </w:rPr>
              <w:t>Energie (Strom)</w:t>
            </w:r>
            <w:r w:rsidR="008C3201">
              <w:rPr>
                <w:sz w:val="16"/>
              </w:rPr>
              <w:t xml:space="preserve"> /</w:t>
            </w:r>
          </w:p>
          <w:p w14:paraId="6BBD538F" w14:textId="77777777" w:rsidR="00837577" w:rsidRPr="00E97AA2" w:rsidRDefault="008C3201" w:rsidP="007F40FF">
            <w:pPr>
              <w:rPr>
                <w:sz w:val="16"/>
              </w:rPr>
            </w:pPr>
            <w:r>
              <w:rPr>
                <w:sz w:val="16"/>
              </w:rPr>
              <w:t>Energy (power)</w:t>
            </w:r>
          </w:p>
        </w:tc>
        <w:tc>
          <w:tcPr>
            <w:tcW w:w="3402" w:type="dxa"/>
          </w:tcPr>
          <w:p w14:paraId="593B862A" w14:textId="77777777" w:rsidR="001C78D5" w:rsidRDefault="001C78D5" w:rsidP="001C78D5">
            <w:pPr>
              <w:jc w:val="center"/>
              <w:rPr>
                <w:sz w:val="16"/>
              </w:rPr>
            </w:pPr>
            <w:r w:rsidRPr="00E97AA2">
              <w:rPr>
                <w:sz w:val="16"/>
              </w:rPr>
              <w:t>Verteilung in der Anlage</w:t>
            </w:r>
            <w:r>
              <w:rPr>
                <w:sz w:val="16"/>
              </w:rPr>
              <w:t xml:space="preserve">/ </w:t>
            </w:r>
          </w:p>
          <w:p w14:paraId="5B96E4C7" w14:textId="77777777" w:rsidR="00837577" w:rsidRPr="00E97AA2" w:rsidRDefault="001C78D5" w:rsidP="001C78D5">
            <w:pPr>
              <w:jc w:val="center"/>
              <w:rPr>
                <w:sz w:val="16"/>
              </w:rPr>
            </w:pPr>
            <w:r>
              <w:rPr>
                <w:sz w:val="16"/>
              </w:rPr>
              <w:t xml:space="preserve">Distribution in </w:t>
            </w:r>
            <w:proofErr w:type="spellStart"/>
            <w:r>
              <w:rPr>
                <w:sz w:val="16"/>
              </w:rPr>
              <w:t>the</w:t>
            </w:r>
            <w:proofErr w:type="spellEnd"/>
            <w:r>
              <w:rPr>
                <w:sz w:val="16"/>
              </w:rPr>
              <w:t xml:space="preserve"> </w:t>
            </w:r>
            <w:proofErr w:type="spellStart"/>
            <w:r>
              <w:rPr>
                <w:sz w:val="16"/>
              </w:rPr>
              <w:t>system</w:t>
            </w:r>
            <w:proofErr w:type="spellEnd"/>
          </w:p>
        </w:tc>
        <w:tc>
          <w:tcPr>
            <w:tcW w:w="3479" w:type="dxa"/>
          </w:tcPr>
          <w:p w14:paraId="46D3993C" w14:textId="77777777" w:rsidR="00837577" w:rsidRDefault="00837577" w:rsidP="007F40FF">
            <w:pPr>
              <w:jc w:val="center"/>
              <w:rPr>
                <w:sz w:val="16"/>
              </w:rPr>
            </w:pPr>
            <w:r>
              <w:rPr>
                <w:sz w:val="16"/>
              </w:rPr>
              <w:t>Anschluss an</w:t>
            </w:r>
            <w:r w:rsidRPr="00E97AA2">
              <w:rPr>
                <w:sz w:val="16"/>
              </w:rPr>
              <w:t xml:space="preserve"> Einspeise-Schaltschränken</w:t>
            </w:r>
            <w:r w:rsidR="008C3201">
              <w:rPr>
                <w:sz w:val="16"/>
              </w:rPr>
              <w:t>/</w:t>
            </w:r>
          </w:p>
          <w:p w14:paraId="3EAA5EB3" w14:textId="77777777" w:rsidR="008C3201" w:rsidRDefault="008C3201" w:rsidP="007F40FF">
            <w:pPr>
              <w:jc w:val="center"/>
              <w:rPr>
                <w:sz w:val="16"/>
              </w:rPr>
            </w:pPr>
            <w:r>
              <w:rPr>
                <w:sz w:val="16"/>
              </w:rPr>
              <w:t xml:space="preserve">Connection </w:t>
            </w:r>
            <w:proofErr w:type="spellStart"/>
            <w:r>
              <w:rPr>
                <w:sz w:val="16"/>
              </w:rPr>
              <w:t>to</w:t>
            </w:r>
            <w:proofErr w:type="spellEnd"/>
            <w:r>
              <w:rPr>
                <w:sz w:val="16"/>
              </w:rPr>
              <w:t xml:space="preserve"> power </w:t>
            </w:r>
            <w:proofErr w:type="spellStart"/>
            <w:r>
              <w:rPr>
                <w:sz w:val="16"/>
              </w:rPr>
              <w:t>supply</w:t>
            </w:r>
            <w:proofErr w:type="spellEnd"/>
            <w:r>
              <w:rPr>
                <w:sz w:val="16"/>
              </w:rPr>
              <w:t xml:space="preserve"> </w:t>
            </w:r>
            <w:proofErr w:type="spellStart"/>
            <w:r>
              <w:rPr>
                <w:sz w:val="16"/>
              </w:rPr>
              <w:t>cabinets</w:t>
            </w:r>
            <w:proofErr w:type="spellEnd"/>
          </w:p>
        </w:tc>
      </w:tr>
      <w:tr w:rsidR="00837577" w14:paraId="019CA77C" w14:textId="77777777" w:rsidTr="007F40FF">
        <w:trPr>
          <w:trHeight w:val="225"/>
        </w:trPr>
        <w:tc>
          <w:tcPr>
            <w:tcW w:w="2263" w:type="dxa"/>
          </w:tcPr>
          <w:p w14:paraId="794C4030" w14:textId="77777777" w:rsidR="00837577" w:rsidRDefault="00837577" w:rsidP="007F40FF">
            <w:pPr>
              <w:rPr>
                <w:sz w:val="16"/>
              </w:rPr>
            </w:pPr>
            <w:r w:rsidRPr="00E87D13">
              <w:rPr>
                <w:sz w:val="16"/>
              </w:rPr>
              <w:t>Medienstahlbau</w:t>
            </w:r>
            <w:r w:rsidR="001C78D5">
              <w:rPr>
                <w:sz w:val="16"/>
              </w:rPr>
              <w:t>/</w:t>
            </w:r>
          </w:p>
          <w:p w14:paraId="7D476D11" w14:textId="77777777" w:rsidR="001C78D5" w:rsidRPr="00E87D13" w:rsidRDefault="001C78D5" w:rsidP="007F40FF">
            <w:pPr>
              <w:rPr>
                <w:sz w:val="16"/>
              </w:rPr>
            </w:pPr>
            <w:r>
              <w:rPr>
                <w:sz w:val="16"/>
              </w:rPr>
              <w:t xml:space="preserve">Media </w:t>
            </w:r>
            <w:proofErr w:type="spellStart"/>
            <w:r>
              <w:rPr>
                <w:sz w:val="16"/>
              </w:rPr>
              <w:t>steelwork</w:t>
            </w:r>
            <w:proofErr w:type="spellEnd"/>
          </w:p>
        </w:tc>
        <w:tc>
          <w:tcPr>
            <w:tcW w:w="3402" w:type="dxa"/>
          </w:tcPr>
          <w:p w14:paraId="38301A4A" w14:textId="77777777" w:rsidR="00837577" w:rsidRDefault="00837577" w:rsidP="007F40FF">
            <w:pPr>
              <w:jc w:val="center"/>
              <w:rPr>
                <w:sz w:val="16"/>
              </w:rPr>
            </w:pPr>
            <w:r w:rsidRPr="00E87D13">
              <w:rPr>
                <w:sz w:val="16"/>
              </w:rPr>
              <w:t>Kabelkanäle + Steigtrassen</w:t>
            </w:r>
            <w:r w:rsidR="001C78D5">
              <w:rPr>
                <w:sz w:val="16"/>
              </w:rPr>
              <w:t>/</w:t>
            </w:r>
          </w:p>
          <w:p w14:paraId="286D5F21" w14:textId="77777777" w:rsidR="001C78D5" w:rsidRPr="00E87D13" w:rsidRDefault="001C78D5" w:rsidP="007F40FF">
            <w:pPr>
              <w:jc w:val="center"/>
              <w:rPr>
                <w:sz w:val="16"/>
              </w:rPr>
            </w:pPr>
            <w:r>
              <w:rPr>
                <w:sz w:val="16"/>
              </w:rPr>
              <w:t xml:space="preserve">Cable </w:t>
            </w:r>
            <w:proofErr w:type="spellStart"/>
            <w:r>
              <w:rPr>
                <w:sz w:val="16"/>
              </w:rPr>
              <w:t>ducts</w:t>
            </w:r>
            <w:proofErr w:type="spellEnd"/>
            <w:r>
              <w:rPr>
                <w:sz w:val="16"/>
              </w:rPr>
              <w:t xml:space="preserve"> + </w:t>
            </w:r>
            <w:proofErr w:type="spellStart"/>
            <w:r>
              <w:rPr>
                <w:sz w:val="16"/>
              </w:rPr>
              <w:t>riser</w:t>
            </w:r>
            <w:proofErr w:type="spellEnd"/>
            <w:r>
              <w:rPr>
                <w:sz w:val="16"/>
              </w:rPr>
              <w:t xml:space="preserve"> </w:t>
            </w:r>
            <w:proofErr w:type="spellStart"/>
            <w:r>
              <w:rPr>
                <w:sz w:val="16"/>
              </w:rPr>
              <w:t>sections</w:t>
            </w:r>
            <w:proofErr w:type="spellEnd"/>
          </w:p>
        </w:tc>
        <w:tc>
          <w:tcPr>
            <w:tcW w:w="3479" w:type="dxa"/>
          </w:tcPr>
          <w:p w14:paraId="06E72B17" w14:textId="77777777" w:rsidR="00837577" w:rsidRDefault="00837577" w:rsidP="007F40FF">
            <w:pPr>
              <w:jc w:val="center"/>
              <w:rPr>
                <w:sz w:val="16"/>
              </w:rPr>
            </w:pPr>
            <w:r w:rsidRPr="00E87D13">
              <w:rPr>
                <w:sz w:val="16"/>
              </w:rPr>
              <w:t>Stahlbau (Abhängungen)</w:t>
            </w:r>
            <w:r w:rsidR="008C3201">
              <w:rPr>
                <w:sz w:val="16"/>
              </w:rPr>
              <w:t>/</w:t>
            </w:r>
          </w:p>
          <w:p w14:paraId="6D6CCA60" w14:textId="77777777" w:rsidR="008C3201" w:rsidRPr="00E87D13" w:rsidRDefault="008C3201" w:rsidP="007F40FF">
            <w:pPr>
              <w:jc w:val="center"/>
              <w:rPr>
                <w:sz w:val="16"/>
              </w:rPr>
            </w:pPr>
            <w:r>
              <w:rPr>
                <w:sz w:val="16"/>
              </w:rPr>
              <w:t xml:space="preserve">Steel </w:t>
            </w:r>
            <w:proofErr w:type="spellStart"/>
            <w:r>
              <w:rPr>
                <w:sz w:val="16"/>
              </w:rPr>
              <w:t>work</w:t>
            </w:r>
            <w:proofErr w:type="spellEnd"/>
            <w:r>
              <w:rPr>
                <w:sz w:val="16"/>
              </w:rPr>
              <w:t xml:space="preserve"> (</w:t>
            </w:r>
            <w:proofErr w:type="spellStart"/>
            <w:r>
              <w:rPr>
                <w:sz w:val="16"/>
              </w:rPr>
              <w:t>suspended</w:t>
            </w:r>
            <w:proofErr w:type="spellEnd"/>
            <w:r>
              <w:rPr>
                <w:sz w:val="16"/>
              </w:rPr>
              <w:t xml:space="preserve"> </w:t>
            </w:r>
            <w:proofErr w:type="spellStart"/>
            <w:r>
              <w:rPr>
                <w:sz w:val="16"/>
              </w:rPr>
              <w:t>parts</w:t>
            </w:r>
            <w:proofErr w:type="spellEnd"/>
            <w:r>
              <w:rPr>
                <w:sz w:val="16"/>
              </w:rPr>
              <w:t>)</w:t>
            </w:r>
          </w:p>
        </w:tc>
      </w:tr>
      <w:tr w:rsidR="00837577" w14:paraId="462F423F" w14:textId="77777777" w:rsidTr="007F40FF">
        <w:trPr>
          <w:trHeight w:val="239"/>
        </w:trPr>
        <w:tc>
          <w:tcPr>
            <w:tcW w:w="2263" w:type="dxa"/>
          </w:tcPr>
          <w:p w14:paraId="71D1F505" w14:textId="77777777" w:rsidR="001C78D5" w:rsidRDefault="00837577" w:rsidP="007F40FF">
            <w:pPr>
              <w:rPr>
                <w:sz w:val="16"/>
              </w:rPr>
            </w:pPr>
            <w:r w:rsidRPr="00E87D13">
              <w:rPr>
                <w:sz w:val="16"/>
              </w:rPr>
              <w:t>Beleuchtung</w:t>
            </w:r>
            <w:r w:rsidR="001C78D5">
              <w:rPr>
                <w:sz w:val="16"/>
              </w:rPr>
              <w:t xml:space="preserve">/ </w:t>
            </w:r>
          </w:p>
          <w:p w14:paraId="1EB1AAC5" w14:textId="77777777" w:rsidR="00837577" w:rsidRPr="00E87D13" w:rsidRDefault="001C78D5" w:rsidP="007F40FF">
            <w:pPr>
              <w:rPr>
                <w:sz w:val="16"/>
              </w:rPr>
            </w:pPr>
            <w:proofErr w:type="spellStart"/>
            <w:r>
              <w:rPr>
                <w:sz w:val="16"/>
              </w:rPr>
              <w:t>Lighting</w:t>
            </w:r>
            <w:proofErr w:type="spellEnd"/>
          </w:p>
        </w:tc>
        <w:tc>
          <w:tcPr>
            <w:tcW w:w="3402" w:type="dxa"/>
          </w:tcPr>
          <w:p w14:paraId="20F10070" w14:textId="77777777" w:rsidR="00837577" w:rsidRPr="00A97298" w:rsidRDefault="00837577" w:rsidP="007F40FF">
            <w:pPr>
              <w:jc w:val="center"/>
              <w:rPr>
                <w:sz w:val="16"/>
              </w:rPr>
            </w:pPr>
            <w:r w:rsidRPr="00A97298">
              <w:rPr>
                <w:sz w:val="16"/>
              </w:rPr>
              <w:t xml:space="preserve">Zus. Beleuchtung (falls notwendig gemäß DIN EN </w:t>
            </w:r>
            <w:proofErr w:type="gramStart"/>
            <w:r w:rsidRPr="00A97298">
              <w:rPr>
                <w:sz w:val="16"/>
              </w:rPr>
              <w:t>12464 )</w:t>
            </w:r>
            <w:proofErr w:type="gramEnd"/>
            <w:r w:rsidR="001C78D5" w:rsidRPr="00A97298">
              <w:rPr>
                <w:sz w:val="16"/>
              </w:rPr>
              <w:t xml:space="preserve">/ </w:t>
            </w:r>
          </w:p>
          <w:p w14:paraId="58AA9D5B" w14:textId="77777777" w:rsidR="001C78D5" w:rsidRPr="00A97298" w:rsidRDefault="001C78D5" w:rsidP="007F40FF">
            <w:pPr>
              <w:jc w:val="center"/>
              <w:rPr>
                <w:sz w:val="16"/>
                <w:lang w:val="en-US"/>
              </w:rPr>
            </w:pPr>
            <w:r w:rsidRPr="00A97298">
              <w:rPr>
                <w:sz w:val="16"/>
                <w:lang w:val="en-US"/>
              </w:rPr>
              <w:t>Add. lighting (in accordance with DIN EN 12464 if required)</w:t>
            </w:r>
          </w:p>
        </w:tc>
        <w:tc>
          <w:tcPr>
            <w:tcW w:w="3479" w:type="dxa"/>
          </w:tcPr>
          <w:p w14:paraId="24638FA4" w14:textId="77777777" w:rsidR="001C78D5" w:rsidRPr="00A97298" w:rsidRDefault="00837577" w:rsidP="007F40FF">
            <w:pPr>
              <w:jc w:val="center"/>
              <w:rPr>
                <w:sz w:val="16"/>
              </w:rPr>
            </w:pPr>
            <w:r w:rsidRPr="00A97298">
              <w:rPr>
                <w:sz w:val="16"/>
              </w:rPr>
              <w:t xml:space="preserve">Grundbeleuchtung: 500 </w:t>
            </w:r>
            <w:r w:rsidR="001C78D5" w:rsidRPr="00A97298">
              <w:rPr>
                <w:sz w:val="16"/>
              </w:rPr>
              <w:t>Lux/</w:t>
            </w:r>
          </w:p>
          <w:p w14:paraId="1A8A496B" w14:textId="77777777" w:rsidR="00837577" w:rsidRPr="00A97298" w:rsidRDefault="001C78D5" w:rsidP="007F40FF">
            <w:pPr>
              <w:jc w:val="center"/>
              <w:rPr>
                <w:sz w:val="16"/>
              </w:rPr>
            </w:pPr>
            <w:r w:rsidRPr="00A97298">
              <w:rPr>
                <w:sz w:val="16"/>
              </w:rPr>
              <w:t xml:space="preserve">Basic </w:t>
            </w:r>
            <w:proofErr w:type="spellStart"/>
            <w:r w:rsidRPr="00A97298">
              <w:rPr>
                <w:sz w:val="16"/>
              </w:rPr>
              <w:t>lighting</w:t>
            </w:r>
            <w:proofErr w:type="spellEnd"/>
            <w:r w:rsidRPr="00A97298">
              <w:rPr>
                <w:sz w:val="16"/>
              </w:rPr>
              <w:t xml:space="preserve">: 500 </w:t>
            </w:r>
            <w:proofErr w:type="spellStart"/>
            <w:r w:rsidRPr="00A97298">
              <w:rPr>
                <w:sz w:val="16"/>
              </w:rPr>
              <w:t>lux</w:t>
            </w:r>
            <w:proofErr w:type="spellEnd"/>
          </w:p>
        </w:tc>
      </w:tr>
      <w:tr w:rsidR="00837577" w14:paraId="0FBEBBF2" w14:textId="77777777" w:rsidTr="007F40FF">
        <w:trPr>
          <w:trHeight w:val="239"/>
        </w:trPr>
        <w:tc>
          <w:tcPr>
            <w:tcW w:w="2263" w:type="dxa"/>
          </w:tcPr>
          <w:p w14:paraId="1E0D4374" w14:textId="77777777" w:rsidR="001C78D5" w:rsidRDefault="00837577" w:rsidP="007F40FF">
            <w:pPr>
              <w:rPr>
                <w:sz w:val="16"/>
              </w:rPr>
            </w:pPr>
            <w:r w:rsidRPr="00E87D13">
              <w:rPr>
                <w:sz w:val="16"/>
              </w:rPr>
              <w:t>Rammschutz</w:t>
            </w:r>
            <w:r w:rsidR="001C78D5">
              <w:rPr>
                <w:sz w:val="16"/>
              </w:rPr>
              <w:t xml:space="preserve">/ </w:t>
            </w:r>
          </w:p>
          <w:p w14:paraId="7DE18770" w14:textId="77777777" w:rsidR="00837577" w:rsidRPr="00E87D13" w:rsidRDefault="001C78D5" w:rsidP="007F40FF">
            <w:pPr>
              <w:rPr>
                <w:sz w:val="16"/>
              </w:rPr>
            </w:pPr>
            <w:r>
              <w:rPr>
                <w:sz w:val="16"/>
              </w:rPr>
              <w:t>Bumper</w:t>
            </w:r>
          </w:p>
        </w:tc>
        <w:tc>
          <w:tcPr>
            <w:tcW w:w="3402" w:type="dxa"/>
          </w:tcPr>
          <w:p w14:paraId="5015CCC5" w14:textId="77777777" w:rsidR="00837577" w:rsidRPr="00E87D13" w:rsidRDefault="00837577" w:rsidP="007F40FF">
            <w:pPr>
              <w:jc w:val="center"/>
              <w:rPr>
                <w:sz w:val="16"/>
              </w:rPr>
            </w:pPr>
            <w:r w:rsidRPr="00E87D13">
              <w:rPr>
                <w:sz w:val="16"/>
              </w:rPr>
              <w:t>-</w:t>
            </w:r>
          </w:p>
        </w:tc>
        <w:tc>
          <w:tcPr>
            <w:tcW w:w="3479" w:type="dxa"/>
          </w:tcPr>
          <w:p w14:paraId="6F5D8FC9" w14:textId="77777777" w:rsidR="001C78D5" w:rsidRDefault="00837577" w:rsidP="007F40FF">
            <w:pPr>
              <w:jc w:val="center"/>
              <w:rPr>
                <w:sz w:val="16"/>
              </w:rPr>
            </w:pPr>
            <w:r w:rsidRPr="00E87D13">
              <w:rPr>
                <w:sz w:val="16"/>
              </w:rPr>
              <w:t>am Boden verschraubter Schutz</w:t>
            </w:r>
            <w:r w:rsidR="001C78D5" w:rsidRPr="001F1D3E">
              <w:rPr>
                <w:sz w:val="16"/>
              </w:rPr>
              <w:t>/</w:t>
            </w:r>
          </w:p>
          <w:p w14:paraId="7361F346" w14:textId="77777777" w:rsidR="00837577" w:rsidRPr="00E87D13" w:rsidRDefault="001C78D5" w:rsidP="007F40FF">
            <w:pPr>
              <w:jc w:val="center"/>
              <w:rPr>
                <w:sz w:val="16"/>
              </w:rPr>
            </w:pPr>
            <w:r w:rsidRPr="001F1D3E">
              <w:rPr>
                <w:sz w:val="16"/>
              </w:rPr>
              <w:t xml:space="preserve">Bumper </w:t>
            </w:r>
            <w:proofErr w:type="spellStart"/>
            <w:r w:rsidRPr="001F1D3E">
              <w:rPr>
                <w:sz w:val="16"/>
              </w:rPr>
              <w:t>bolted</w:t>
            </w:r>
            <w:proofErr w:type="spellEnd"/>
            <w:r w:rsidRPr="001F1D3E">
              <w:rPr>
                <w:sz w:val="16"/>
              </w:rPr>
              <w:t xml:space="preserve"> </w:t>
            </w:r>
            <w:proofErr w:type="spellStart"/>
            <w:r w:rsidRPr="001F1D3E">
              <w:rPr>
                <w:sz w:val="16"/>
              </w:rPr>
              <w:t>onto</w:t>
            </w:r>
            <w:proofErr w:type="spellEnd"/>
            <w:r w:rsidRPr="001F1D3E">
              <w:rPr>
                <w:sz w:val="16"/>
              </w:rPr>
              <w:t xml:space="preserve"> </w:t>
            </w:r>
            <w:proofErr w:type="spellStart"/>
            <w:r w:rsidRPr="001F1D3E">
              <w:rPr>
                <w:sz w:val="16"/>
              </w:rPr>
              <w:t>the</w:t>
            </w:r>
            <w:proofErr w:type="spellEnd"/>
            <w:r w:rsidRPr="001F1D3E">
              <w:rPr>
                <w:sz w:val="16"/>
              </w:rPr>
              <w:t xml:space="preserve"> </w:t>
            </w:r>
            <w:proofErr w:type="spellStart"/>
            <w:r w:rsidRPr="001F1D3E">
              <w:rPr>
                <w:sz w:val="16"/>
              </w:rPr>
              <w:t>floor</w:t>
            </w:r>
            <w:proofErr w:type="spellEnd"/>
          </w:p>
        </w:tc>
      </w:tr>
      <w:tr w:rsidR="00837577" w14:paraId="418B01F9" w14:textId="77777777" w:rsidTr="007F40FF">
        <w:trPr>
          <w:trHeight w:val="239"/>
        </w:trPr>
        <w:tc>
          <w:tcPr>
            <w:tcW w:w="2263" w:type="dxa"/>
          </w:tcPr>
          <w:p w14:paraId="233CDB9A" w14:textId="77777777" w:rsidR="001C78D5" w:rsidRDefault="00837577" w:rsidP="007F40FF">
            <w:pPr>
              <w:rPr>
                <w:sz w:val="16"/>
                <w:lang w:val="en-US"/>
              </w:rPr>
            </w:pPr>
            <w:proofErr w:type="spellStart"/>
            <w:r w:rsidRPr="001C78D5">
              <w:rPr>
                <w:sz w:val="16"/>
                <w:lang w:val="en-US"/>
              </w:rPr>
              <w:t>Objekt</w:t>
            </w:r>
            <w:proofErr w:type="spellEnd"/>
            <w:r w:rsidRPr="001C78D5">
              <w:rPr>
                <w:sz w:val="16"/>
                <w:lang w:val="en-US"/>
              </w:rPr>
              <w:t>(brand)</w:t>
            </w:r>
            <w:proofErr w:type="spellStart"/>
            <w:r w:rsidRPr="001C78D5">
              <w:rPr>
                <w:sz w:val="16"/>
                <w:lang w:val="en-US"/>
              </w:rPr>
              <w:t>schutz</w:t>
            </w:r>
            <w:proofErr w:type="spellEnd"/>
            <w:r w:rsidR="001C78D5" w:rsidRPr="001C78D5">
              <w:rPr>
                <w:sz w:val="16"/>
                <w:lang w:val="en-US"/>
              </w:rPr>
              <w:t>/</w:t>
            </w:r>
          </w:p>
          <w:p w14:paraId="70C16E9F" w14:textId="77777777" w:rsidR="00837577" w:rsidRPr="001C78D5" w:rsidRDefault="001C78D5" w:rsidP="007F40FF">
            <w:pPr>
              <w:rPr>
                <w:sz w:val="16"/>
                <w:lang w:val="en-US"/>
              </w:rPr>
            </w:pPr>
            <w:r w:rsidRPr="001C78D5">
              <w:rPr>
                <w:sz w:val="16"/>
                <w:lang w:val="en-US"/>
              </w:rPr>
              <w:t>Property (fire) protection</w:t>
            </w:r>
          </w:p>
        </w:tc>
        <w:tc>
          <w:tcPr>
            <w:tcW w:w="3402" w:type="dxa"/>
          </w:tcPr>
          <w:p w14:paraId="47BDB522" w14:textId="77777777" w:rsidR="00837577" w:rsidRDefault="00837577" w:rsidP="007F40FF">
            <w:pPr>
              <w:jc w:val="center"/>
              <w:rPr>
                <w:sz w:val="16"/>
              </w:rPr>
            </w:pPr>
            <w:r w:rsidRPr="00E87D13">
              <w:rPr>
                <w:sz w:val="16"/>
              </w:rPr>
              <w:t>Definition Sprinklerpositionen, Durchführung durch Abdeckungen</w:t>
            </w:r>
            <w:r w:rsidR="001C78D5">
              <w:rPr>
                <w:sz w:val="16"/>
              </w:rPr>
              <w:t>/</w:t>
            </w:r>
          </w:p>
          <w:p w14:paraId="53DABE6E" w14:textId="77777777" w:rsidR="001C78D5" w:rsidRPr="001C78D5" w:rsidRDefault="001C78D5" w:rsidP="007F40FF">
            <w:pPr>
              <w:jc w:val="center"/>
              <w:rPr>
                <w:sz w:val="16"/>
                <w:lang w:val="en-US"/>
              </w:rPr>
            </w:pPr>
            <w:r w:rsidRPr="001C78D5">
              <w:rPr>
                <w:sz w:val="16"/>
                <w:lang w:val="en-US"/>
              </w:rPr>
              <w:t>Definition of sprinkler positions, routing through covers</w:t>
            </w:r>
          </w:p>
        </w:tc>
        <w:tc>
          <w:tcPr>
            <w:tcW w:w="3479" w:type="dxa"/>
          </w:tcPr>
          <w:p w14:paraId="09C85D14" w14:textId="77777777" w:rsidR="00837577" w:rsidRDefault="00837577" w:rsidP="007F40FF">
            <w:pPr>
              <w:jc w:val="center"/>
              <w:rPr>
                <w:sz w:val="16"/>
              </w:rPr>
            </w:pPr>
            <w:r w:rsidRPr="00E87D13">
              <w:rPr>
                <w:sz w:val="16"/>
              </w:rPr>
              <w:t>Sprinkler + Verrohrung</w:t>
            </w:r>
            <w:r w:rsidR="001C78D5">
              <w:rPr>
                <w:sz w:val="16"/>
              </w:rPr>
              <w:t>/</w:t>
            </w:r>
          </w:p>
          <w:p w14:paraId="66A776F2" w14:textId="77777777" w:rsidR="001C78D5" w:rsidRPr="00E87D13" w:rsidRDefault="001C78D5" w:rsidP="007F40FF">
            <w:pPr>
              <w:jc w:val="center"/>
              <w:rPr>
                <w:sz w:val="16"/>
              </w:rPr>
            </w:pPr>
            <w:r>
              <w:rPr>
                <w:sz w:val="16"/>
              </w:rPr>
              <w:t xml:space="preserve">Sprinklers + </w:t>
            </w:r>
            <w:proofErr w:type="spellStart"/>
            <w:r>
              <w:rPr>
                <w:sz w:val="16"/>
              </w:rPr>
              <w:t>pipelines</w:t>
            </w:r>
            <w:proofErr w:type="spellEnd"/>
          </w:p>
        </w:tc>
      </w:tr>
      <w:tr w:rsidR="00837577" w14:paraId="3D9C73DB" w14:textId="77777777" w:rsidTr="007F40FF">
        <w:trPr>
          <w:trHeight w:val="225"/>
        </w:trPr>
        <w:tc>
          <w:tcPr>
            <w:tcW w:w="2263" w:type="dxa"/>
          </w:tcPr>
          <w:p w14:paraId="0CD7820E" w14:textId="77777777" w:rsidR="00837577" w:rsidRPr="001C78D5" w:rsidRDefault="00837577" w:rsidP="007F40FF">
            <w:pPr>
              <w:rPr>
                <w:sz w:val="16"/>
                <w:lang w:val="en-US"/>
              </w:rPr>
            </w:pPr>
            <w:r w:rsidRPr="001C78D5">
              <w:rPr>
                <w:sz w:val="16"/>
                <w:lang w:val="en-US"/>
              </w:rPr>
              <w:t>Argon- / CO2-Löschanlagen</w:t>
            </w:r>
            <w:r w:rsidR="001C78D5" w:rsidRPr="001C78D5">
              <w:rPr>
                <w:sz w:val="16"/>
                <w:lang w:val="en-US"/>
              </w:rPr>
              <w:t>/</w:t>
            </w:r>
          </w:p>
          <w:p w14:paraId="42A50956" w14:textId="77777777" w:rsidR="001C78D5" w:rsidRPr="001C78D5" w:rsidRDefault="001C78D5" w:rsidP="007F40FF">
            <w:pPr>
              <w:rPr>
                <w:sz w:val="16"/>
                <w:lang w:val="en-US"/>
              </w:rPr>
            </w:pPr>
            <w:r w:rsidRPr="001C78D5">
              <w:rPr>
                <w:sz w:val="16"/>
                <w:lang w:val="en-US"/>
              </w:rPr>
              <w:t>Argon/CO2 fire extinguishing systems</w:t>
            </w:r>
          </w:p>
        </w:tc>
        <w:tc>
          <w:tcPr>
            <w:tcW w:w="3402" w:type="dxa"/>
          </w:tcPr>
          <w:p w14:paraId="5063EF33" w14:textId="77777777" w:rsidR="00837577" w:rsidRDefault="00837577" w:rsidP="007F40FF">
            <w:pPr>
              <w:jc w:val="center"/>
              <w:rPr>
                <w:sz w:val="16"/>
              </w:rPr>
            </w:pPr>
            <w:r w:rsidRPr="00E87D13">
              <w:rPr>
                <w:sz w:val="16"/>
              </w:rPr>
              <w:t>Vollständige Anlage</w:t>
            </w:r>
            <w:r>
              <w:rPr>
                <w:sz w:val="16"/>
              </w:rPr>
              <w:t xml:space="preserve"> inkl. Beauftragung </w:t>
            </w:r>
            <w:r w:rsidRPr="00E87D13">
              <w:rPr>
                <w:sz w:val="16"/>
              </w:rPr>
              <w:t>Brandschutzgutachten</w:t>
            </w:r>
            <w:r>
              <w:rPr>
                <w:sz w:val="16"/>
              </w:rPr>
              <w:t xml:space="preserve"> (VDS)</w:t>
            </w:r>
            <w:r w:rsidR="001C78D5">
              <w:rPr>
                <w:sz w:val="16"/>
              </w:rPr>
              <w:t>/</w:t>
            </w:r>
          </w:p>
          <w:p w14:paraId="24DC51E5" w14:textId="77777777" w:rsidR="001C78D5" w:rsidRPr="001C78D5" w:rsidRDefault="001C78D5" w:rsidP="007F40FF">
            <w:pPr>
              <w:jc w:val="center"/>
              <w:rPr>
                <w:sz w:val="16"/>
                <w:lang w:val="en-US"/>
              </w:rPr>
            </w:pPr>
            <w:r w:rsidRPr="001C78D5">
              <w:rPr>
                <w:sz w:val="16"/>
                <w:lang w:val="en-US"/>
              </w:rPr>
              <w:t>Complete system including assignment of fire protection assessment (</w:t>
            </w:r>
            <w:proofErr w:type="spellStart"/>
            <w:r w:rsidRPr="001C78D5">
              <w:rPr>
                <w:sz w:val="16"/>
                <w:lang w:val="en-US"/>
              </w:rPr>
              <w:t>VdS</w:t>
            </w:r>
            <w:proofErr w:type="spellEnd"/>
            <w:r w:rsidRPr="001C78D5">
              <w:rPr>
                <w:sz w:val="16"/>
                <w:lang w:val="en-US"/>
              </w:rPr>
              <w:t>)</w:t>
            </w:r>
          </w:p>
        </w:tc>
        <w:tc>
          <w:tcPr>
            <w:tcW w:w="3479" w:type="dxa"/>
          </w:tcPr>
          <w:p w14:paraId="333E73EB" w14:textId="77777777" w:rsidR="001C78D5" w:rsidRDefault="00837577" w:rsidP="007F40FF">
            <w:pPr>
              <w:jc w:val="center"/>
              <w:rPr>
                <w:sz w:val="16"/>
              </w:rPr>
            </w:pPr>
            <w:r w:rsidRPr="00E87D13">
              <w:rPr>
                <w:sz w:val="16"/>
              </w:rPr>
              <w:t>Schnittstelle Brandmeldesystem</w:t>
            </w:r>
            <w:r w:rsidR="001C78D5" w:rsidRPr="001F1D3E">
              <w:rPr>
                <w:sz w:val="16"/>
              </w:rPr>
              <w:t>/</w:t>
            </w:r>
          </w:p>
          <w:p w14:paraId="7DF1BAE9" w14:textId="77777777" w:rsidR="00837577" w:rsidRPr="00E87D13" w:rsidRDefault="001C78D5" w:rsidP="007F40FF">
            <w:pPr>
              <w:jc w:val="center"/>
              <w:rPr>
                <w:sz w:val="16"/>
              </w:rPr>
            </w:pPr>
            <w:proofErr w:type="spellStart"/>
            <w:r w:rsidRPr="001F1D3E">
              <w:rPr>
                <w:sz w:val="16"/>
              </w:rPr>
              <w:t>Fire</w:t>
            </w:r>
            <w:proofErr w:type="spellEnd"/>
            <w:r w:rsidRPr="001F1D3E">
              <w:rPr>
                <w:sz w:val="16"/>
              </w:rPr>
              <w:t xml:space="preserve"> </w:t>
            </w:r>
            <w:proofErr w:type="spellStart"/>
            <w:r w:rsidRPr="001F1D3E">
              <w:rPr>
                <w:sz w:val="16"/>
              </w:rPr>
              <w:t>alarm</w:t>
            </w:r>
            <w:proofErr w:type="spellEnd"/>
            <w:r w:rsidRPr="001F1D3E">
              <w:rPr>
                <w:sz w:val="16"/>
              </w:rPr>
              <w:t xml:space="preserve"> </w:t>
            </w:r>
            <w:proofErr w:type="spellStart"/>
            <w:r w:rsidRPr="001F1D3E">
              <w:rPr>
                <w:sz w:val="16"/>
              </w:rPr>
              <w:t>system</w:t>
            </w:r>
            <w:proofErr w:type="spellEnd"/>
            <w:r w:rsidRPr="001F1D3E">
              <w:rPr>
                <w:sz w:val="16"/>
              </w:rPr>
              <w:t xml:space="preserve"> interface</w:t>
            </w:r>
          </w:p>
        </w:tc>
      </w:tr>
      <w:tr w:rsidR="00837577" w:rsidRPr="00E95293" w14:paraId="6FC7053E" w14:textId="77777777" w:rsidTr="007F40FF">
        <w:trPr>
          <w:trHeight w:val="225"/>
        </w:trPr>
        <w:tc>
          <w:tcPr>
            <w:tcW w:w="9144" w:type="dxa"/>
            <w:gridSpan w:val="3"/>
          </w:tcPr>
          <w:p w14:paraId="36157219" w14:textId="77777777" w:rsidR="00837577" w:rsidRPr="001C78D5" w:rsidRDefault="001C78D5" w:rsidP="001C78D5">
            <w:pPr>
              <w:rPr>
                <w:sz w:val="16"/>
                <w:lang w:val="en-US"/>
              </w:rPr>
            </w:pPr>
            <w:r w:rsidRPr="001F1D3E">
              <w:rPr>
                <w:sz w:val="16"/>
              </w:rPr>
              <w:t xml:space="preserve">*Anschluss in 2m Höhe und von oben zugänglich – Abweichungen in Abstimmung zwischen AG und </w:t>
            </w:r>
            <w:proofErr w:type="gramStart"/>
            <w:r w:rsidRPr="001F1D3E">
              <w:rPr>
                <w:sz w:val="16"/>
              </w:rPr>
              <w:t>AN./</w:t>
            </w:r>
            <w:proofErr w:type="gramEnd"/>
            <w:r w:rsidRPr="001F1D3E">
              <w:rPr>
                <w:sz w:val="16"/>
              </w:rPr>
              <w:br/>
            </w:r>
            <w:r w:rsidRPr="001C78D5">
              <w:rPr>
                <w:sz w:val="16"/>
                <w:lang w:val="en-US"/>
              </w:rPr>
              <w:t>*Connection at a height of 2 m and accessible from above – deviations must be agreed between the customer and contractor.</w:t>
            </w:r>
          </w:p>
        </w:tc>
      </w:tr>
    </w:tbl>
    <w:p w14:paraId="41210566" w14:textId="77777777" w:rsidR="00837577" w:rsidRPr="001C78D5" w:rsidRDefault="00837577" w:rsidP="00837577">
      <w:pPr>
        <w:rPr>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37577" w:rsidRPr="00E95293" w14:paraId="233B23B4" w14:textId="77777777" w:rsidTr="0036126A">
        <w:tc>
          <w:tcPr>
            <w:tcW w:w="4530" w:type="dxa"/>
          </w:tcPr>
          <w:p w14:paraId="2AD8E6DC" w14:textId="77777777" w:rsidR="00837577" w:rsidRPr="008F7D9B" w:rsidRDefault="00837577" w:rsidP="00C857E6">
            <w:pPr>
              <w:rPr>
                <w:lang w:val="en-US"/>
              </w:rPr>
            </w:pPr>
          </w:p>
        </w:tc>
        <w:tc>
          <w:tcPr>
            <w:tcW w:w="4531" w:type="dxa"/>
          </w:tcPr>
          <w:p w14:paraId="5E1D405D" w14:textId="77777777" w:rsidR="00837577" w:rsidRPr="001C78D5" w:rsidRDefault="00837577" w:rsidP="00C857E6">
            <w:pPr>
              <w:rPr>
                <w:lang w:val="en-US"/>
              </w:rPr>
            </w:pPr>
          </w:p>
        </w:tc>
      </w:tr>
    </w:tbl>
    <w:p w14:paraId="17772B48" w14:textId="7F525F85" w:rsidR="000E3797" w:rsidRPr="00892887" w:rsidRDefault="000E3797" w:rsidP="000E3797">
      <w:pPr>
        <w:pStyle w:val="berschrift2"/>
        <w:ind w:left="576"/>
      </w:pPr>
      <w:bookmarkStart w:id="413" w:name="_Toc112915200"/>
      <w:bookmarkStart w:id="414" w:name="_Toc89696089"/>
      <w:r>
        <w:t>Anwendungsbereich</w:t>
      </w:r>
      <w:bookmarkEnd w:id="413"/>
      <w:r w:rsidRPr="00682E91">
        <w:t xml:space="preserve"> </w:t>
      </w:r>
      <w:bookmarkEnd w:id="41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0E3797" w:rsidRPr="00892887" w14:paraId="61121BB1" w14:textId="77777777" w:rsidTr="005D65A2">
        <w:tc>
          <w:tcPr>
            <w:tcW w:w="0" w:type="auto"/>
          </w:tcPr>
          <w:p w14:paraId="51C41643" w14:textId="69952165" w:rsidR="000E3797" w:rsidRPr="0094717F" w:rsidRDefault="000E3797" w:rsidP="00103F19">
            <w:r w:rsidRPr="0094717F">
              <w:t xml:space="preserve">Diese Spezifikation beschreibt den Umfang und Form der Ausführung der gesamten Steuerungstechnik über den Bereich </w:t>
            </w:r>
            <w:r w:rsidR="007A4AD6" w:rsidRPr="0094717F">
              <w:t>Z</w:t>
            </w:r>
            <w:r w:rsidR="00FA0BE3" w:rsidRPr="0094717F">
              <w:t>e</w:t>
            </w:r>
            <w:r w:rsidR="007A4AD6" w:rsidRPr="0094717F">
              <w:t>lllackierung</w:t>
            </w:r>
            <w:r w:rsidRPr="0094717F">
              <w:t xml:space="preserve"> und erweitert situativ die allgemeinen Ausführungsspezifikationen bzw. schränkt diese ein.</w:t>
            </w:r>
          </w:p>
          <w:p w14:paraId="6A96EF84" w14:textId="77777777" w:rsidR="000E3797" w:rsidRPr="0094717F" w:rsidRDefault="000E3797" w:rsidP="00103F19"/>
          <w:p w14:paraId="3B6F795D" w14:textId="77777777" w:rsidR="000E3797" w:rsidRPr="0094717F" w:rsidRDefault="000E3797" w:rsidP="00103F19">
            <w:r w:rsidRPr="0094717F">
              <w:t>Sollten darin enthaltene Forderungen den Anforderungen der CE-Kennzeichnung widersprechen, so ist im Angebot darauf hinzuweisen.</w:t>
            </w:r>
          </w:p>
          <w:p w14:paraId="3E8FB988" w14:textId="77777777" w:rsidR="000E3797" w:rsidRPr="0094717F" w:rsidRDefault="000E3797" w:rsidP="00103F19"/>
          <w:p w14:paraId="2ACD5A98" w14:textId="77777777" w:rsidR="000E3797" w:rsidRPr="0094717F" w:rsidRDefault="000E3797" w:rsidP="00103F19">
            <w:r w:rsidRPr="0094717F">
              <w:t xml:space="preserve">Punkte der steuerungstechnischen </w:t>
            </w:r>
            <w:proofErr w:type="gramStart"/>
            <w:r w:rsidRPr="0094717F">
              <w:t>Spezifikationen</w:t>
            </w:r>
            <w:proofErr w:type="gramEnd"/>
            <w:r w:rsidRPr="0094717F">
              <w:t xml:space="preserve"> welche nicht eingehalten werden, sind im Angebot detailliert auf einer extra Seite, mit Bezug auf das Kapitel der entsprechenden Spezifikation, zu listen und mit dem AG abzustimmen.</w:t>
            </w:r>
          </w:p>
          <w:p w14:paraId="231937F0" w14:textId="77777777" w:rsidR="000E3797" w:rsidRPr="0094717F" w:rsidRDefault="000E3797" w:rsidP="00103F19"/>
          <w:p w14:paraId="1983A6F1" w14:textId="77777777" w:rsidR="000E3797" w:rsidRPr="0094717F" w:rsidRDefault="000E3797" w:rsidP="00103F19">
            <w:r w:rsidRPr="0094717F">
              <w:t xml:space="preserve">Im Zuge der Angebotsrunden müssen Updates, und somit immer </w:t>
            </w:r>
            <w:proofErr w:type="gramStart"/>
            <w:r w:rsidRPr="0094717F">
              <w:t>aktuellsten</w:t>
            </w:r>
            <w:proofErr w:type="gramEnd"/>
            <w:r w:rsidRPr="0094717F">
              <w:t xml:space="preserve"> Versionen, der Spezifikationen Steuerungstechnik zur Angebotslegung berücksichtigt werden.</w:t>
            </w:r>
          </w:p>
          <w:p w14:paraId="6AA81A3B" w14:textId="77777777" w:rsidR="000E3797" w:rsidRPr="0094717F" w:rsidRDefault="000E3797" w:rsidP="00103F19"/>
          <w:p w14:paraId="4E03297E" w14:textId="77777777" w:rsidR="000E3797" w:rsidRPr="0094717F" w:rsidRDefault="000E3797" w:rsidP="00103F19">
            <w:pPr>
              <w:rPr>
                <w:b/>
                <w:bCs/>
              </w:rPr>
            </w:pPr>
            <w:r w:rsidRPr="0094717F">
              <w:rPr>
                <w:b/>
                <w:bCs/>
              </w:rPr>
              <w:t>Für die Angebotslegung ist die deutsche Version bindend.</w:t>
            </w:r>
          </w:p>
          <w:p w14:paraId="6A5B9B5D" w14:textId="77777777" w:rsidR="000E3797" w:rsidRPr="00AF2B93" w:rsidRDefault="000E3797" w:rsidP="00103F19">
            <w:pPr>
              <w:rPr>
                <w:highlight w:val="green"/>
              </w:rPr>
            </w:pPr>
          </w:p>
          <w:p w14:paraId="576441C2" w14:textId="77777777" w:rsidR="000E3797" w:rsidRDefault="000E3797" w:rsidP="00103F19">
            <w:r w:rsidRPr="0094717F">
              <w:lastRenderedPageBreak/>
              <w:t>Für eine Lokalisierung in China wird von den gleichen Prämissen wie bei einem europäischen Standort ausgegangen. Etwaige standortspezifische Änderungen müssen im Nachgang berücksichtigt werden.</w:t>
            </w:r>
          </w:p>
          <w:p w14:paraId="3C3B9CCC" w14:textId="77777777" w:rsidR="000E3797" w:rsidRPr="00682E91" w:rsidRDefault="000E3797" w:rsidP="00103F19"/>
        </w:tc>
        <w:tc>
          <w:tcPr>
            <w:tcW w:w="0" w:type="auto"/>
          </w:tcPr>
          <w:p w14:paraId="780B358B" w14:textId="162768E8" w:rsidR="000E3797" w:rsidRPr="00FF2142" w:rsidRDefault="000E3797" w:rsidP="00103F19"/>
        </w:tc>
      </w:tr>
    </w:tbl>
    <w:p w14:paraId="0EBD3B6E" w14:textId="77777777" w:rsidR="000E3797" w:rsidRPr="00FF2142" w:rsidRDefault="000E3797" w:rsidP="000E3797">
      <w:pPr>
        <w:overflowPunct/>
        <w:autoSpaceDE/>
        <w:autoSpaceDN/>
        <w:adjustRightInd/>
        <w:jc w:val="left"/>
        <w:textAlignment w:val="auto"/>
        <w:rPr>
          <w:rFonts w:cs="BMWType V2 Light"/>
          <w:b/>
          <w:bCs/>
          <w:color w:val="A6A6A6" w:themeColor="background1" w:themeShade="A6"/>
          <w:sz w:val="24"/>
          <w:szCs w:val="24"/>
        </w:rPr>
      </w:pPr>
      <w:r w:rsidRPr="00FF2142">
        <w:rPr>
          <w:color w:val="A6A6A6" w:themeColor="background1" w:themeShade="A6"/>
        </w:rPr>
        <w:br w:type="page"/>
      </w:r>
    </w:p>
    <w:p w14:paraId="0C9DB48B" w14:textId="00F03BDD" w:rsidR="000E3797" w:rsidRDefault="000E3797" w:rsidP="000E3797">
      <w:pPr>
        <w:pStyle w:val="berschrift1"/>
        <w:spacing w:after="120"/>
        <w:rPr>
          <w:color w:val="A6A6A6" w:themeColor="background1" w:themeShade="A6"/>
        </w:rPr>
      </w:pPr>
      <w:bookmarkStart w:id="415" w:name="_Toc485130967"/>
      <w:bookmarkStart w:id="416" w:name="_Toc112915201"/>
      <w:bookmarkStart w:id="417" w:name="_Toc89696090"/>
      <w:r w:rsidRPr="00682E91">
        <w:lastRenderedPageBreak/>
        <w:t>Steuerungstechnischer Ablauf und Ausführung</w:t>
      </w:r>
      <w:bookmarkEnd w:id="415"/>
      <w:bookmarkEnd w:id="416"/>
      <w:r w:rsidRPr="00682E91">
        <w:t xml:space="preserve"> </w:t>
      </w:r>
      <w:bookmarkEnd w:id="41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2DD30C60" w14:textId="77777777" w:rsidTr="00DF6FA5">
        <w:tc>
          <w:tcPr>
            <w:tcW w:w="0" w:type="auto"/>
          </w:tcPr>
          <w:p w14:paraId="1923FA36" w14:textId="77777777" w:rsidR="005D65A2" w:rsidRPr="0094717F" w:rsidRDefault="005D65A2" w:rsidP="00103F19">
            <w:pPr>
              <w:pStyle w:val="Text"/>
              <w:spacing w:after="90"/>
              <w:ind w:left="0" w:right="-5"/>
              <w:jc w:val="left"/>
            </w:pPr>
            <w:r w:rsidRPr="0094717F">
              <w:t xml:space="preserve">Auf BMW spezifische </w:t>
            </w:r>
            <w:proofErr w:type="gramStart"/>
            <w:r w:rsidRPr="0094717F">
              <w:t>Vorgaben</w:t>
            </w:r>
            <w:proofErr w:type="gramEnd"/>
            <w:r w:rsidRPr="0094717F">
              <w:t xml:space="preserve"> die einer CE-Kennzeichnung widersprechen ist im Angebot hinzuweisen.</w:t>
            </w:r>
          </w:p>
          <w:p w14:paraId="1442A88F" w14:textId="77777777" w:rsidR="005D65A2" w:rsidRPr="0094717F" w:rsidRDefault="005D65A2" w:rsidP="00103F19">
            <w:pPr>
              <w:pStyle w:val="Text"/>
              <w:spacing w:after="90"/>
              <w:ind w:left="0" w:right="-5"/>
              <w:jc w:val="left"/>
            </w:pPr>
            <w:r w:rsidRPr="0094717F">
              <w:t>Abweichungen zu den nachfolgend bzw. beigefügten Spezifikationen sind im Angebot unter Angabe des Bezugs zum Abschnitt der jeweiligen Spezifikation aufzuzeigen und mit dem AG abzustimmen</w:t>
            </w:r>
          </w:p>
          <w:p w14:paraId="5C493F9A" w14:textId="77777777" w:rsidR="005D65A2" w:rsidRDefault="005D65A2" w:rsidP="00103F19">
            <w:pPr>
              <w:pStyle w:val="Text"/>
              <w:spacing w:after="90"/>
              <w:ind w:left="0" w:right="-5"/>
              <w:jc w:val="left"/>
            </w:pPr>
            <w:r w:rsidRPr="0094717F">
              <w:t>Der AN hat für die Planung, Realisierung, die Inbetriebnahmen sowie Schichtbegleitung bis zur Endabnahme einen Software-Projektleiter zu stellen. Dieser verantwortet die Software-Planung und Abstimmungen mit dem AG, koordiniert zentral die Softwareentwicklung sowie die Vereinheitlichung der Programmierung über den Lieferumfang.</w:t>
            </w:r>
          </w:p>
        </w:tc>
      </w:tr>
    </w:tbl>
    <w:p w14:paraId="148E8370" w14:textId="77777777" w:rsidR="000E3797" w:rsidRPr="00103F19" w:rsidRDefault="000E3797" w:rsidP="000E3797"/>
    <w:p w14:paraId="3A551AE2" w14:textId="2CE6EAC1" w:rsidR="000E3797" w:rsidRPr="00682E91" w:rsidRDefault="000E3797" w:rsidP="000E3797">
      <w:pPr>
        <w:pStyle w:val="berschrift2"/>
        <w:spacing w:after="120"/>
        <w:ind w:left="578" w:hanging="578"/>
      </w:pPr>
      <w:bookmarkStart w:id="418" w:name="_Toc473533636"/>
      <w:bookmarkStart w:id="419" w:name="_Toc485130968"/>
      <w:bookmarkStart w:id="420" w:name="_Toc112915202"/>
      <w:bookmarkStart w:id="421" w:name="_Toc89696091"/>
      <w:r w:rsidRPr="00682E91">
        <w:t>Allgemeines</w:t>
      </w:r>
      <w:bookmarkEnd w:id="418"/>
      <w:bookmarkEnd w:id="419"/>
      <w:bookmarkEnd w:id="420"/>
      <w:r w:rsidRPr="00682E91">
        <w:t xml:space="preserve"> </w:t>
      </w:r>
      <w:bookmarkEnd w:id="42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94717F" w14:paraId="14A538E6" w14:textId="77777777" w:rsidTr="00DF6FA5">
        <w:tc>
          <w:tcPr>
            <w:tcW w:w="0" w:type="auto"/>
          </w:tcPr>
          <w:p w14:paraId="6DF5169B" w14:textId="77777777" w:rsidR="005D65A2" w:rsidRPr="0094717F" w:rsidRDefault="005D65A2" w:rsidP="00103F19">
            <w:pPr>
              <w:pStyle w:val="Text"/>
              <w:spacing w:after="90"/>
              <w:ind w:left="0" w:right="-5"/>
              <w:jc w:val="left"/>
              <w:rPr>
                <w:rFonts w:cs="BMWType V2 Light"/>
                <w:b/>
                <w:bCs/>
              </w:rPr>
            </w:pPr>
            <w:r w:rsidRPr="0094717F">
              <w:rPr>
                <w:b/>
                <w:bCs/>
              </w:rPr>
              <w:t>Grundlagen für den Aufbau der Steuerungstechnik sind:</w:t>
            </w:r>
          </w:p>
          <w:p w14:paraId="6E713596" w14:textId="77777777" w:rsidR="005D65A2" w:rsidRPr="0094717F" w:rsidRDefault="005D65A2" w:rsidP="00103F19">
            <w:pPr>
              <w:pStyle w:val="Aufzhlung"/>
              <w:tabs>
                <w:tab w:val="clear" w:pos="360"/>
                <w:tab w:val="num" w:pos="272"/>
              </w:tabs>
              <w:spacing w:after="0"/>
              <w:ind w:left="321" w:right="0" w:hanging="321"/>
              <w:rPr>
                <w:rFonts w:cs="BMWType V2 Light"/>
              </w:rPr>
            </w:pPr>
            <w:r w:rsidRPr="0094717F">
              <w:t xml:space="preserve">Technologieschema und Funktionsablauf - Beschreibung der Anlage (Aufbau der Anlage, Funktion der Antriebe, Erfassungsstellen der Prozesssignale, Sensorik, Messstellen sowie </w:t>
            </w:r>
            <w:proofErr w:type="spellStart"/>
            <w:r w:rsidRPr="0094717F">
              <w:t>iO</w:t>
            </w:r>
            <w:proofErr w:type="spellEnd"/>
            <w:r w:rsidRPr="0094717F">
              <w:t>/</w:t>
            </w:r>
            <w:proofErr w:type="spellStart"/>
            <w:r w:rsidRPr="0094717F">
              <w:t>niO</w:t>
            </w:r>
            <w:proofErr w:type="spellEnd"/>
            <w:r w:rsidRPr="0094717F">
              <w:t>-Abläufe)</w:t>
            </w:r>
          </w:p>
          <w:p w14:paraId="0821B04F"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Anlagen-Layout mit Angabe der elektrischen Antriebe und Geber</w:t>
            </w:r>
          </w:p>
          <w:p w14:paraId="0F758112"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Beschreibung der Bedientechnik, Bedienkonzept</w:t>
            </w:r>
          </w:p>
          <w:p w14:paraId="29E55620"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Beschreibung: Welche Prozessgrößen sollen wo angezeigt werden?</w:t>
            </w:r>
          </w:p>
          <w:p w14:paraId="5E25C125"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Schnittstellen zu tangierenden Anlagen</w:t>
            </w:r>
          </w:p>
          <w:p w14:paraId="696F9922"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Auflistung aller Sicherheitseinrichtungen / Sicherheitsverriegelungen</w:t>
            </w:r>
          </w:p>
          <w:p w14:paraId="79528E61"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Beschreibung der Notstrategien, Ein-/</w:t>
            </w:r>
            <w:proofErr w:type="spellStart"/>
            <w:r w:rsidRPr="0094717F">
              <w:t>Ausschleuskonzept</w:t>
            </w:r>
            <w:proofErr w:type="spellEnd"/>
          </w:p>
          <w:p w14:paraId="6F2D280E"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pneumatische und hydraulische Schaltpläne, soweit erforderlich</w:t>
            </w:r>
          </w:p>
          <w:p w14:paraId="32669500"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Risiko-/Gefährdungsanalyse</w:t>
            </w:r>
          </w:p>
          <w:p w14:paraId="246EFAD7" w14:textId="77777777" w:rsidR="005D65A2" w:rsidRPr="0094717F" w:rsidRDefault="005D65A2" w:rsidP="00103F19">
            <w:pPr>
              <w:pStyle w:val="Text"/>
              <w:spacing w:after="0"/>
              <w:ind w:left="0" w:right="-4"/>
              <w:jc w:val="left"/>
              <w:rPr>
                <w:rFonts w:cs="BMWType V2 Light"/>
                <w:iCs/>
              </w:rPr>
            </w:pPr>
          </w:p>
          <w:p w14:paraId="5099DBC7" w14:textId="77777777" w:rsidR="005D65A2" w:rsidRPr="0094717F" w:rsidRDefault="005D65A2" w:rsidP="00103F19">
            <w:pPr>
              <w:pStyle w:val="Text"/>
              <w:spacing w:after="0"/>
              <w:ind w:left="0" w:right="-4"/>
              <w:jc w:val="left"/>
              <w:rPr>
                <w:rFonts w:cs="BMWType V2 Light"/>
                <w:bCs/>
                <w:iCs/>
              </w:rPr>
            </w:pPr>
            <w:r w:rsidRPr="0094717F">
              <w:rPr>
                <w:b/>
                <w:iCs/>
              </w:rPr>
              <w:t>In Bezug auf „Normen und Vorschriften“ sind für den Aufbau der Steuerungstechnik insbesondere folgende Dokumente in ihrer jeweils gültigen Fassung zu beachten:</w:t>
            </w:r>
            <w:r w:rsidRPr="0094717F">
              <w:rPr>
                <w:bCs/>
                <w:i/>
                <w:iCs/>
              </w:rPr>
              <w:br/>
            </w:r>
          </w:p>
          <w:p w14:paraId="39913AAF"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Betriebsmittelvorschrift Dokumentation</w:t>
            </w:r>
          </w:p>
          <w:p w14:paraId="138519CD" w14:textId="77777777" w:rsidR="005D65A2" w:rsidRPr="0094717F" w:rsidRDefault="005D65A2" w:rsidP="00103F19">
            <w:pPr>
              <w:pStyle w:val="Aufzhlung"/>
              <w:numPr>
                <w:ilvl w:val="0"/>
                <w:numId w:val="0"/>
              </w:numPr>
              <w:tabs>
                <w:tab w:val="num" w:pos="428"/>
              </w:tabs>
              <w:spacing w:after="0"/>
              <w:ind w:right="0"/>
              <w:rPr>
                <w:rFonts w:cs="BMWType V2 Light"/>
              </w:rPr>
            </w:pPr>
          </w:p>
          <w:p w14:paraId="743B9939"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Standard Software Siemens TIA Portal</w:t>
            </w:r>
          </w:p>
          <w:p w14:paraId="2D72120D"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„Konstruktionsrichtlinie Steuerungstechnik“</w:t>
            </w:r>
          </w:p>
          <w:p w14:paraId="0C2B3765" w14:textId="77777777" w:rsidR="005D65A2" w:rsidRPr="0094717F" w:rsidRDefault="005D65A2" w:rsidP="00103F19">
            <w:pPr>
              <w:pStyle w:val="Aufzhlung"/>
              <w:numPr>
                <w:ilvl w:val="0"/>
                <w:numId w:val="0"/>
              </w:numPr>
              <w:tabs>
                <w:tab w:val="num" w:pos="428"/>
              </w:tabs>
              <w:spacing w:after="0"/>
              <w:ind w:left="428" w:right="0"/>
              <w:rPr>
                <w:rFonts w:cs="BMWType V2 Light"/>
                <w:lang w:val="en-US"/>
              </w:rPr>
            </w:pPr>
            <w:r w:rsidRPr="0094717F">
              <w:rPr>
                <w:lang w:val="en-US"/>
              </w:rPr>
              <w:t>(E_03.01.0_SPEC_JJJJMMTT_design_guideline_controls.pdf)</w:t>
            </w:r>
          </w:p>
          <w:p w14:paraId="70F8D9C8"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„Kaufteilliste Elektrik Montage“</w:t>
            </w:r>
          </w:p>
          <w:p w14:paraId="15C7C16C" w14:textId="77777777" w:rsidR="005D65A2" w:rsidRPr="0094717F" w:rsidRDefault="005D65A2" w:rsidP="00103F19">
            <w:pPr>
              <w:pStyle w:val="Aufzhlung"/>
              <w:numPr>
                <w:ilvl w:val="0"/>
                <w:numId w:val="0"/>
              </w:numPr>
              <w:tabs>
                <w:tab w:val="num" w:pos="428"/>
              </w:tabs>
              <w:spacing w:after="0"/>
              <w:ind w:left="428" w:right="0"/>
              <w:rPr>
                <w:lang w:val="en-US"/>
              </w:rPr>
            </w:pPr>
            <w:r w:rsidRPr="0094717F">
              <w:rPr>
                <w:lang w:val="en-US"/>
              </w:rPr>
              <w:t>(A_01.01_ADM_9_TIA_External.xlsb)</w:t>
            </w:r>
          </w:p>
          <w:p w14:paraId="2B541823" w14:textId="77777777" w:rsidR="005D65A2" w:rsidRPr="0094717F" w:rsidRDefault="005D65A2" w:rsidP="00103F19">
            <w:pPr>
              <w:pStyle w:val="Aufzhlung"/>
              <w:numPr>
                <w:ilvl w:val="0"/>
                <w:numId w:val="0"/>
              </w:numPr>
              <w:tabs>
                <w:tab w:val="num" w:pos="428"/>
              </w:tabs>
              <w:spacing w:after="0"/>
              <w:ind w:left="272" w:right="0" w:hanging="272"/>
              <w:rPr>
                <w:rFonts w:cs="BMWType V2 Light"/>
                <w:lang w:val="en-US"/>
              </w:rPr>
            </w:pPr>
          </w:p>
          <w:p w14:paraId="542ED0A1" w14:textId="77777777" w:rsidR="005D65A2" w:rsidRPr="0094717F" w:rsidRDefault="005D65A2" w:rsidP="00103F19">
            <w:pPr>
              <w:pStyle w:val="Aufzhlung"/>
              <w:numPr>
                <w:ilvl w:val="0"/>
                <w:numId w:val="0"/>
              </w:numPr>
              <w:spacing w:after="0"/>
              <w:ind w:right="0"/>
              <w:rPr>
                <w:rFonts w:cs="BMWType V2 Light"/>
                <w:b/>
                <w:iCs/>
                <w:lang w:val="en-US"/>
              </w:rPr>
            </w:pPr>
          </w:p>
          <w:p w14:paraId="23068921" w14:textId="77777777" w:rsidR="005D65A2" w:rsidRPr="0094717F" w:rsidRDefault="005D65A2" w:rsidP="00103F19">
            <w:pPr>
              <w:pStyle w:val="Aufzhlung"/>
              <w:numPr>
                <w:ilvl w:val="0"/>
                <w:numId w:val="0"/>
              </w:numPr>
              <w:spacing w:after="0"/>
              <w:ind w:right="0"/>
              <w:rPr>
                <w:rFonts w:cs="BMWType V2 Light"/>
                <w:b/>
                <w:iCs/>
                <w:lang w:val="en-US"/>
              </w:rPr>
            </w:pPr>
          </w:p>
          <w:p w14:paraId="4CC78C42" w14:textId="77777777" w:rsidR="005D65A2" w:rsidRPr="0094717F" w:rsidRDefault="005D65A2" w:rsidP="00103F19">
            <w:pPr>
              <w:pStyle w:val="Aufzhlung"/>
              <w:numPr>
                <w:ilvl w:val="0"/>
                <w:numId w:val="0"/>
              </w:numPr>
              <w:spacing w:after="0"/>
              <w:ind w:right="0"/>
              <w:rPr>
                <w:rFonts w:cs="BMWType V2 Light"/>
                <w:b/>
                <w:iCs/>
              </w:rPr>
            </w:pPr>
            <w:r w:rsidRPr="0094717F">
              <w:rPr>
                <w:b/>
                <w:iCs/>
              </w:rPr>
              <w:t>Eine Liste der Dokumente Standard Steuerungstechnik wird mit der Ausschreibung mitgeliefert bzw. ist beim AG anzufordern.</w:t>
            </w:r>
          </w:p>
          <w:p w14:paraId="1E5C8E94" w14:textId="77777777" w:rsidR="005D65A2" w:rsidRPr="0094717F" w:rsidRDefault="005D65A2" w:rsidP="00103F19">
            <w:pPr>
              <w:pStyle w:val="Aufzhlung"/>
              <w:numPr>
                <w:ilvl w:val="0"/>
                <w:numId w:val="0"/>
              </w:numPr>
              <w:spacing w:after="0"/>
              <w:ind w:right="0"/>
              <w:rPr>
                <w:rFonts w:cs="BMWType V2 Light"/>
                <w:iCs/>
              </w:rPr>
            </w:pPr>
          </w:p>
          <w:p w14:paraId="5FD68BFF" w14:textId="77777777" w:rsidR="005D65A2" w:rsidRPr="0094717F" w:rsidRDefault="005D65A2" w:rsidP="00103F19">
            <w:pPr>
              <w:pStyle w:val="Aufzhlung"/>
              <w:numPr>
                <w:ilvl w:val="0"/>
                <w:numId w:val="0"/>
              </w:numPr>
              <w:spacing w:after="0"/>
              <w:ind w:right="0"/>
            </w:pPr>
            <w:r w:rsidRPr="0094717F">
              <w:t xml:space="preserve">Im Terminplan sind regelmäßige Abstimmungen für Hardware und Software durch den AN einzuplanen. Hardware- und Softwareplanungen sowie Zwischenstände der </w:t>
            </w:r>
            <w:proofErr w:type="gramStart"/>
            <w:r w:rsidRPr="0094717F">
              <w:t>SPS Software</w:t>
            </w:r>
            <w:proofErr w:type="gramEnd"/>
            <w:r w:rsidRPr="0094717F">
              <w:t>, der Visualisierung und des E-Plan sind in regelmäßigen Abständen mit dem AG abzustimmen und rechtzeitig (mindestens 10 Arbeitstage Vorlauf) zu einer Freigabe zur Verfügung zu stellen. Diese Termine sind als Meilensteine in der Terminplanung auszuweisen.</w:t>
            </w:r>
          </w:p>
          <w:p w14:paraId="44C5935F" w14:textId="77777777" w:rsidR="005D65A2" w:rsidRPr="0094717F" w:rsidRDefault="005D65A2" w:rsidP="00103F19">
            <w:pPr>
              <w:pStyle w:val="Aufzhlung"/>
              <w:numPr>
                <w:ilvl w:val="0"/>
                <w:numId w:val="0"/>
              </w:numPr>
              <w:spacing w:after="0"/>
              <w:ind w:right="0"/>
            </w:pPr>
          </w:p>
          <w:p w14:paraId="6AB38644" w14:textId="77777777" w:rsidR="005D65A2" w:rsidRPr="0094717F" w:rsidRDefault="005D65A2" w:rsidP="00103F19">
            <w:pPr>
              <w:pStyle w:val="Aufzhlung"/>
              <w:numPr>
                <w:ilvl w:val="0"/>
                <w:numId w:val="0"/>
              </w:numPr>
              <w:spacing w:after="0"/>
              <w:ind w:right="0"/>
            </w:pPr>
            <w:r w:rsidRPr="0094717F">
              <w:t>Terminplaninhalte sind mit dem AG abzustimmen.</w:t>
            </w:r>
          </w:p>
          <w:p w14:paraId="0432C7FB" w14:textId="77777777" w:rsidR="005D65A2" w:rsidRPr="0094717F" w:rsidRDefault="005D65A2" w:rsidP="00103F19">
            <w:pPr>
              <w:pStyle w:val="Aufzhlung"/>
              <w:numPr>
                <w:ilvl w:val="0"/>
                <w:numId w:val="0"/>
              </w:numPr>
              <w:spacing w:after="0"/>
              <w:ind w:right="0"/>
            </w:pPr>
          </w:p>
          <w:p w14:paraId="2B2EA387" w14:textId="77777777" w:rsidR="005D65A2" w:rsidRPr="0094717F" w:rsidRDefault="005D65A2" w:rsidP="00103F19">
            <w:pPr>
              <w:pStyle w:val="Aufzhlung"/>
              <w:numPr>
                <w:ilvl w:val="0"/>
                <w:numId w:val="0"/>
              </w:numPr>
              <w:spacing w:after="0"/>
              <w:ind w:right="0"/>
            </w:pPr>
            <w:r w:rsidRPr="0094717F">
              <w:t xml:space="preserve">Das Linienkonzept (SPS-Aufteilung, Einteilung Anlagenzelle, Funktionsgruppen, Stationsbezeichnungen etc.) muss immer für den Vollausbau ausgeplant werden. Dabei ist insbesondere auf ausreichend </w:t>
            </w:r>
            <w:r w:rsidRPr="0094717F">
              <w:lastRenderedPageBreak/>
              <w:t xml:space="preserve">Reserve für </w:t>
            </w:r>
            <w:proofErr w:type="spellStart"/>
            <w:r w:rsidRPr="0094717F">
              <w:t>Step</w:t>
            </w:r>
            <w:proofErr w:type="spellEnd"/>
            <w:r w:rsidRPr="0094717F">
              <w:t xml:space="preserve"> Erweiterungen aber auch Projektabwicklung (z.B. örtlich getrennte Teilinbetriebnahmen) zu achten.</w:t>
            </w:r>
          </w:p>
        </w:tc>
      </w:tr>
    </w:tbl>
    <w:p w14:paraId="21848AE6" w14:textId="62D61272" w:rsidR="000E3797" w:rsidRPr="0094717F" w:rsidRDefault="000E3797" w:rsidP="000E3797">
      <w:pPr>
        <w:pStyle w:val="berschrift2"/>
        <w:spacing w:after="120"/>
        <w:ind w:left="578" w:hanging="578"/>
      </w:pPr>
      <w:bookmarkStart w:id="422" w:name="_Toc473533637"/>
      <w:bookmarkStart w:id="423" w:name="_Toc485130969"/>
      <w:bookmarkStart w:id="424" w:name="_Toc112915203"/>
      <w:bookmarkStart w:id="425" w:name="_Toc89696092"/>
      <w:r w:rsidRPr="0094717F">
        <w:lastRenderedPageBreak/>
        <w:t>Steuerungstechnischer Ablauf</w:t>
      </w:r>
      <w:bookmarkEnd w:id="422"/>
      <w:bookmarkEnd w:id="423"/>
      <w:bookmarkEnd w:id="424"/>
      <w:r w:rsidRPr="0094717F">
        <w:t xml:space="preserve"> </w:t>
      </w:r>
      <w:bookmarkEnd w:id="42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E06F032" w14:textId="77777777" w:rsidTr="00DF6FA5">
        <w:tc>
          <w:tcPr>
            <w:tcW w:w="0" w:type="auto"/>
          </w:tcPr>
          <w:p w14:paraId="74D16DFF" w14:textId="77777777" w:rsidR="005D65A2" w:rsidRPr="00682E91" w:rsidRDefault="005D65A2" w:rsidP="00103F19">
            <w:pPr>
              <w:pStyle w:val="Text"/>
              <w:spacing w:after="90"/>
              <w:ind w:left="0" w:right="428"/>
              <w:rPr>
                <w:rFonts w:cs="BMWType V2 Light"/>
              </w:rPr>
            </w:pPr>
            <w:r w:rsidRPr="0094717F">
              <w:t>Die Spezifizierung des steuerungstechnischen Ablaufs erfolgt durch einen AN-Steuerungstechniker. Dieser ist BMW vorzulegen und von BMW freizugeben.</w:t>
            </w:r>
          </w:p>
        </w:tc>
      </w:tr>
    </w:tbl>
    <w:p w14:paraId="2B3995B7" w14:textId="77777777" w:rsidR="000E3797" w:rsidRPr="000E3797" w:rsidRDefault="000E3797" w:rsidP="000E3797">
      <w:pPr>
        <w:rPr>
          <w:lang w:val="en-US"/>
        </w:rPr>
      </w:pPr>
    </w:p>
    <w:p w14:paraId="5B31685E" w14:textId="77777777" w:rsidR="000E3797" w:rsidRPr="000E3797" w:rsidRDefault="000E3797" w:rsidP="000E3797">
      <w:pPr>
        <w:rPr>
          <w:highlight w:val="yellow"/>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E3797" w:rsidRPr="005D65A2" w14:paraId="659EB30A" w14:textId="77777777" w:rsidTr="00103F19">
        <w:tc>
          <w:tcPr>
            <w:tcW w:w="4530" w:type="dxa"/>
          </w:tcPr>
          <w:p w14:paraId="117DC4A7" w14:textId="77777777" w:rsidR="000E3797" w:rsidRPr="000E3797" w:rsidRDefault="000E3797" w:rsidP="00103F19">
            <w:pPr>
              <w:rPr>
                <w:rFonts w:cs="BMWType V2 Light"/>
                <w:sz w:val="16"/>
                <w:szCs w:val="16"/>
                <w:lang w:val="en-US"/>
              </w:rPr>
            </w:pPr>
          </w:p>
        </w:tc>
        <w:tc>
          <w:tcPr>
            <w:tcW w:w="4531" w:type="dxa"/>
          </w:tcPr>
          <w:p w14:paraId="20EE00BA" w14:textId="77777777" w:rsidR="000E3797" w:rsidRPr="000E3797" w:rsidRDefault="000E3797" w:rsidP="00103F19">
            <w:pPr>
              <w:rPr>
                <w:sz w:val="16"/>
                <w:szCs w:val="16"/>
                <w:lang w:val="en-US"/>
              </w:rPr>
            </w:pPr>
          </w:p>
        </w:tc>
      </w:tr>
    </w:tbl>
    <w:p w14:paraId="14476DD0" w14:textId="77777777" w:rsidR="000E3797" w:rsidRPr="000E3797" w:rsidRDefault="000E3797" w:rsidP="000E3797">
      <w:pPr>
        <w:rPr>
          <w:lang w:val="en-US"/>
        </w:rPr>
      </w:pPr>
    </w:p>
    <w:p w14:paraId="134C7C9D" w14:textId="77777777" w:rsidR="000E3797" w:rsidRDefault="000E3797" w:rsidP="000E3797">
      <w:r w:rsidRPr="0040671A">
        <w:rPr>
          <w:noProof/>
          <w:color w:val="2B579A"/>
          <w:shd w:val="clear" w:color="auto" w:fill="E6E6E6"/>
          <w:lang w:eastAsia="de-DE"/>
        </w:rPr>
        <w:drawing>
          <wp:inline distT="0" distB="0" distL="0" distR="0" wp14:anchorId="415DF5ED" wp14:editId="4CB05259">
            <wp:extent cx="5760085" cy="368554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685540"/>
                    </a:xfrm>
                    <a:prstGeom prst="rect">
                      <a:avLst/>
                    </a:prstGeom>
                  </pic:spPr>
                </pic:pic>
              </a:graphicData>
            </a:graphic>
          </wp:inline>
        </w:drawing>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E3797" w:rsidRPr="00E95293" w14:paraId="25E08051" w14:textId="77777777" w:rsidTr="00103F19">
        <w:tc>
          <w:tcPr>
            <w:tcW w:w="4530" w:type="dxa"/>
          </w:tcPr>
          <w:p w14:paraId="7855416A" w14:textId="77777777" w:rsidR="000E3797" w:rsidRPr="00BA0C69" w:rsidRDefault="000E3797" w:rsidP="00103F19">
            <w:pPr>
              <w:rPr>
                <w:rFonts w:cs="BMWType V2 Light"/>
                <w:sz w:val="16"/>
                <w:szCs w:val="16"/>
              </w:rPr>
            </w:pPr>
            <w:r>
              <w:rPr>
                <w:rFonts w:cs="BMWType V2 Light"/>
                <w:sz w:val="16"/>
                <w:szCs w:val="16"/>
              </w:rPr>
              <w:t>Bild 1: Exemplarische Übersicht Grundprinzip Steuerungsstruktur</w:t>
            </w:r>
          </w:p>
        </w:tc>
        <w:tc>
          <w:tcPr>
            <w:tcW w:w="4531" w:type="dxa"/>
          </w:tcPr>
          <w:p w14:paraId="79BB6A0D" w14:textId="77777777" w:rsidR="000E3797" w:rsidRPr="000E3797" w:rsidRDefault="000E3797" w:rsidP="00103F19">
            <w:pPr>
              <w:rPr>
                <w:sz w:val="16"/>
                <w:szCs w:val="16"/>
                <w:lang w:val="en-US"/>
              </w:rPr>
            </w:pPr>
            <w:r w:rsidRPr="000E3797">
              <w:rPr>
                <w:sz w:val="16"/>
                <w:szCs w:val="16"/>
                <w:lang w:val="en-US"/>
              </w:rPr>
              <w:t xml:space="preserve">Picture 1: example of overview basic </w:t>
            </w:r>
            <w:proofErr w:type="gramStart"/>
            <w:r w:rsidRPr="000E3797">
              <w:rPr>
                <w:sz w:val="16"/>
                <w:szCs w:val="16"/>
                <w:lang w:val="en-US"/>
              </w:rPr>
              <w:t>principle</w:t>
            </w:r>
            <w:proofErr w:type="gramEnd"/>
            <w:r w:rsidRPr="000E3797">
              <w:rPr>
                <w:sz w:val="16"/>
                <w:szCs w:val="16"/>
                <w:lang w:val="en-US"/>
              </w:rPr>
              <w:t xml:space="preserve"> controls structure</w:t>
            </w:r>
          </w:p>
        </w:tc>
      </w:tr>
    </w:tbl>
    <w:p w14:paraId="30A76630" w14:textId="77777777" w:rsidR="000E3797" w:rsidRPr="000E3797" w:rsidRDefault="000E3797" w:rsidP="000E3797">
      <w:pPr>
        <w:rPr>
          <w:lang w:val="en-US"/>
        </w:rPr>
      </w:pPr>
    </w:p>
    <w:p w14:paraId="21081336" w14:textId="77777777" w:rsidR="000E3797" w:rsidRPr="000E3797" w:rsidRDefault="000E3797" w:rsidP="000E3797">
      <w:pPr>
        <w:rPr>
          <w:lang w:val="en-US"/>
        </w:rPr>
      </w:pPr>
    </w:p>
    <w:p w14:paraId="4DD5B4F1" w14:textId="5674694E" w:rsidR="000E3797" w:rsidRPr="0094717F" w:rsidRDefault="000E3797" w:rsidP="000E3797">
      <w:pPr>
        <w:pStyle w:val="berschrift2"/>
        <w:spacing w:after="120"/>
        <w:ind w:left="578" w:hanging="578"/>
      </w:pPr>
      <w:bookmarkStart w:id="426" w:name="_Toc143074622"/>
      <w:bookmarkStart w:id="427" w:name="_Toc473533638"/>
      <w:bookmarkStart w:id="428" w:name="_Toc485130970"/>
      <w:bookmarkStart w:id="429" w:name="_Toc112915204"/>
      <w:bookmarkStart w:id="430" w:name="_Toc89696093"/>
      <w:r w:rsidRPr="0094717F">
        <w:t>Steuerungsstruktur</w:t>
      </w:r>
      <w:bookmarkEnd w:id="426"/>
      <w:bookmarkEnd w:id="427"/>
      <w:bookmarkEnd w:id="428"/>
      <w:bookmarkEnd w:id="429"/>
      <w:r w:rsidRPr="0094717F">
        <w:t xml:space="preserve"> </w:t>
      </w:r>
      <w:bookmarkEnd w:id="43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04BA11A" w14:textId="77777777" w:rsidTr="00DF6FA5">
        <w:tc>
          <w:tcPr>
            <w:tcW w:w="0" w:type="auto"/>
          </w:tcPr>
          <w:p w14:paraId="1A8B4F7B" w14:textId="77777777" w:rsidR="005D65A2" w:rsidRPr="0094717F" w:rsidRDefault="005D65A2" w:rsidP="00103F19">
            <w:pPr>
              <w:pStyle w:val="Text"/>
              <w:spacing w:after="90"/>
              <w:ind w:left="0" w:right="-8"/>
            </w:pPr>
            <w:r w:rsidRPr="0094717F">
              <w:t>Zur Angebotsabgabe ist vom Steuerungslieferanten ein Layoutvorschlag der Steuerungsstruktur für diese Anlage abzugeben. Aus der Steuerungsstruktur und der Beschreibung muss z.B. hervorgehen:</w:t>
            </w:r>
          </w:p>
          <w:p w14:paraId="6D74D18F"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 xml:space="preserve">die Anzahl der </w:t>
            </w:r>
            <w:proofErr w:type="spellStart"/>
            <w:r w:rsidRPr="0094717F">
              <w:t>SPSen</w:t>
            </w:r>
            <w:proofErr w:type="spellEnd"/>
          </w:p>
          <w:p w14:paraId="35985DC6"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Aufteilung in Funktionsgruppen/Sicherheitsgruppen</w:t>
            </w:r>
          </w:p>
          <w:p w14:paraId="31525477"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Anzahl und Zuordnung der HVOs</w:t>
            </w:r>
          </w:p>
          <w:p w14:paraId="3E7F2369"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Aufstellung/Anzahl der Roboter</w:t>
            </w:r>
          </w:p>
          <w:p w14:paraId="2E7E463E"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Schaltschrankplanung, Übersicht Ausführung der Schaltschränke</w:t>
            </w:r>
          </w:p>
          <w:p w14:paraId="3D597CDC"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Übersicht IT-Struktur</w:t>
            </w:r>
          </w:p>
          <w:p w14:paraId="2D17D093"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proofErr w:type="spellStart"/>
            <w:r w:rsidRPr="0094717F">
              <w:t>ProfiNet</w:t>
            </w:r>
            <w:proofErr w:type="spellEnd"/>
            <w:r w:rsidRPr="0094717F">
              <w:t xml:space="preserve"> Struktur</w:t>
            </w:r>
          </w:p>
          <w:p w14:paraId="05A96A47" w14:textId="77777777" w:rsidR="005D65A2" w:rsidRPr="0094717F" w:rsidRDefault="005D65A2" w:rsidP="00103F19">
            <w:pPr>
              <w:pStyle w:val="Aufzhlung"/>
              <w:numPr>
                <w:ilvl w:val="0"/>
                <w:numId w:val="0"/>
              </w:numPr>
              <w:tabs>
                <w:tab w:val="num" w:pos="428"/>
              </w:tabs>
              <w:spacing w:after="0"/>
              <w:ind w:left="360" w:right="0" w:hanging="360"/>
            </w:pPr>
          </w:p>
          <w:p w14:paraId="4F5ED539" w14:textId="77777777" w:rsidR="005D65A2" w:rsidRPr="0094717F" w:rsidRDefault="005D65A2" w:rsidP="00103F19">
            <w:pPr>
              <w:pStyle w:val="Aufzhlung"/>
              <w:numPr>
                <w:ilvl w:val="0"/>
                <w:numId w:val="0"/>
              </w:numPr>
              <w:tabs>
                <w:tab w:val="num" w:pos="428"/>
              </w:tabs>
              <w:spacing w:after="0"/>
              <w:ind w:left="360" w:right="0" w:hanging="360"/>
              <w:rPr>
                <w:rFonts w:cs="Times New Roman"/>
              </w:rPr>
            </w:pPr>
            <w:r w:rsidRPr="0094717F">
              <w:rPr>
                <w:rFonts w:cs="Times New Roman"/>
              </w:rPr>
              <w:t xml:space="preserve">Bei der Auslegung der Steuerungsstruktur sollen </w:t>
            </w:r>
          </w:p>
          <w:p w14:paraId="0426C4BA" w14:textId="77777777" w:rsidR="005D65A2" w:rsidRPr="0094717F" w:rsidRDefault="005D65A2" w:rsidP="00103F19">
            <w:pPr>
              <w:pStyle w:val="Aufzhlung"/>
              <w:numPr>
                <w:ilvl w:val="0"/>
                <w:numId w:val="0"/>
              </w:numPr>
              <w:tabs>
                <w:tab w:val="num" w:pos="428"/>
              </w:tabs>
              <w:spacing w:after="0"/>
              <w:ind w:left="360" w:right="0" w:hanging="360"/>
              <w:rPr>
                <w:rFonts w:cs="Times New Roman"/>
              </w:rPr>
            </w:pPr>
            <w:r w:rsidRPr="0094717F">
              <w:rPr>
                <w:rFonts w:cs="Times New Roman"/>
              </w:rPr>
              <w:lastRenderedPageBreak/>
              <w:t>folgende Grundprinzipien angewendet werden:</w:t>
            </w:r>
          </w:p>
          <w:p w14:paraId="5E55BEF4" w14:textId="77777777" w:rsidR="005D65A2" w:rsidRPr="0094717F" w:rsidRDefault="005D65A2" w:rsidP="000E3797">
            <w:pPr>
              <w:pStyle w:val="Aufzhlung"/>
              <w:tabs>
                <w:tab w:val="clear" w:pos="360"/>
                <w:tab w:val="num" w:pos="272"/>
                <w:tab w:val="num" w:pos="428"/>
              </w:tabs>
              <w:spacing w:after="0"/>
              <w:ind w:left="428" w:right="0" w:hanging="428"/>
              <w:textAlignment w:val="auto"/>
              <w:rPr>
                <w:rFonts w:cs="Times New Roman"/>
              </w:rPr>
            </w:pPr>
            <w:r w:rsidRPr="0094717F">
              <w:t xml:space="preserve">Eine </w:t>
            </w:r>
            <w:r w:rsidRPr="0094717F">
              <w:rPr>
                <w:rFonts w:cs="Times New Roman"/>
              </w:rPr>
              <w:t>SPS pro Prozessstation (</w:t>
            </w:r>
            <w:proofErr w:type="gramStart"/>
            <w:r w:rsidRPr="0094717F">
              <w:rPr>
                <w:rFonts w:cs="Times New Roman"/>
              </w:rPr>
              <w:t>SPS Typ</w:t>
            </w:r>
            <w:proofErr w:type="gramEnd"/>
            <w:r w:rsidRPr="0094717F">
              <w:rPr>
                <w:rFonts w:cs="Times New Roman"/>
              </w:rPr>
              <w:t>: Siemens S7-1518F)</w:t>
            </w:r>
          </w:p>
          <w:p w14:paraId="1A8B7700" w14:textId="77777777" w:rsidR="005D65A2" w:rsidRPr="0094717F" w:rsidRDefault="005D65A2" w:rsidP="000E3797">
            <w:pPr>
              <w:pStyle w:val="Aufzhlung"/>
              <w:tabs>
                <w:tab w:val="clear" w:pos="360"/>
                <w:tab w:val="num" w:pos="272"/>
                <w:tab w:val="num" w:pos="428"/>
              </w:tabs>
              <w:spacing w:after="0"/>
              <w:ind w:left="428" w:right="0" w:hanging="428"/>
              <w:textAlignment w:val="auto"/>
              <w:rPr>
                <w:rFonts w:cs="Times New Roman"/>
              </w:rPr>
            </w:pPr>
            <w:r w:rsidRPr="0094717F">
              <w:rPr>
                <w:rFonts w:cs="Times New Roman"/>
              </w:rPr>
              <w:t>Ein Bedienpult OC: CPC-24-HP pro SPS</w:t>
            </w:r>
          </w:p>
          <w:p w14:paraId="7361051A" w14:textId="77777777" w:rsidR="005D65A2" w:rsidRPr="0094717F" w:rsidRDefault="005D65A2" w:rsidP="000E3797">
            <w:pPr>
              <w:pStyle w:val="Aufzhlung"/>
              <w:tabs>
                <w:tab w:val="clear" w:pos="360"/>
                <w:tab w:val="num" w:pos="272"/>
                <w:tab w:val="num" w:pos="428"/>
              </w:tabs>
              <w:spacing w:after="0"/>
              <w:ind w:left="428" w:right="0" w:hanging="428"/>
              <w:textAlignment w:val="auto"/>
            </w:pPr>
            <w:r w:rsidRPr="0094717F">
              <w:rPr>
                <w:rFonts w:cs="Times New Roman"/>
              </w:rPr>
              <w:t>Weiterer Bedienpulte</w:t>
            </w:r>
            <w:r w:rsidRPr="0094717F">
              <w:t xml:space="preserve"> als OP: </w:t>
            </w:r>
            <w:r w:rsidRPr="0094717F">
              <w:rPr>
                <w:rFonts w:cs="Times New Roman"/>
              </w:rPr>
              <w:t>CPC-24-SP</w:t>
            </w:r>
          </w:p>
          <w:p w14:paraId="6C0DA8EF" w14:textId="77777777" w:rsidR="005D65A2" w:rsidRPr="0094717F" w:rsidRDefault="005D65A2" w:rsidP="000E3797">
            <w:pPr>
              <w:pStyle w:val="Aufzhlung"/>
              <w:tabs>
                <w:tab w:val="clear" w:pos="360"/>
                <w:tab w:val="num" w:pos="272"/>
                <w:tab w:val="num" w:pos="428"/>
              </w:tabs>
              <w:spacing w:after="0"/>
              <w:ind w:left="428" w:right="0" w:hanging="428"/>
              <w:textAlignment w:val="auto"/>
            </w:pPr>
            <w:r w:rsidRPr="0094717F">
              <w:t>Pro Bedienpult sind maximal 8 Funktionsgruppen einzuplanen</w:t>
            </w:r>
          </w:p>
          <w:p w14:paraId="6316C7A4" w14:textId="77777777" w:rsidR="005D65A2" w:rsidRPr="0094717F" w:rsidRDefault="005D65A2" w:rsidP="00103F19"/>
          <w:p w14:paraId="7BF5D14A" w14:textId="77777777" w:rsidR="005D65A2" w:rsidRPr="0094717F" w:rsidRDefault="005D65A2" w:rsidP="00103F19">
            <w:r w:rsidRPr="0094717F">
              <w:t>Abweichungen bzw. Vorschläge eines sinnvollen Zusammenlegens von Steuerungsbereichen ist mit der Steuerungsplanung abzustimmen.</w:t>
            </w:r>
          </w:p>
          <w:p w14:paraId="206B079C" w14:textId="77777777" w:rsidR="005D65A2" w:rsidRPr="0094717F" w:rsidRDefault="005D65A2" w:rsidP="00103F19">
            <w:pPr>
              <w:pStyle w:val="Aufzhlung"/>
              <w:numPr>
                <w:ilvl w:val="0"/>
                <w:numId w:val="0"/>
              </w:numPr>
              <w:tabs>
                <w:tab w:val="num" w:pos="428"/>
              </w:tabs>
              <w:spacing w:after="0"/>
              <w:ind w:right="0"/>
            </w:pPr>
          </w:p>
          <w:p w14:paraId="450FABBC" w14:textId="77777777" w:rsidR="005D65A2" w:rsidRPr="0094717F" w:rsidRDefault="005D65A2" w:rsidP="00103F19">
            <w:r w:rsidRPr="0094717F">
              <w:t>Die Bedienpultausführung ist im Projektverlauf mit</w:t>
            </w:r>
          </w:p>
          <w:p w14:paraId="053C30C1" w14:textId="77777777" w:rsidR="005D65A2" w:rsidRPr="0094717F" w:rsidRDefault="005D65A2" w:rsidP="00103F19">
            <w:r w:rsidRPr="0094717F">
              <w:t>dem AG abzustimmen.</w:t>
            </w:r>
          </w:p>
          <w:p w14:paraId="71270D57" w14:textId="77777777" w:rsidR="005D65A2" w:rsidRPr="0094717F" w:rsidRDefault="005D65A2" w:rsidP="00103F19">
            <w:pPr>
              <w:rPr>
                <w:rFonts w:cs="BMWType V2 Light"/>
              </w:rPr>
            </w:pPr>
          </w:p>
          <w:p w14:paraId="0237A969" w14:textId="77777777" w:rsidR="005D65A2" w:rsidRPr="0094717F" w:rsidRDefault="005D65A2" w:rsidP="00103F19">
            <w:pPr>
              <w:rPr>
                <w:rFonts w:cs="BMWType V2 Light"/>
              </w:rPr>
            </w:pPr>
            <w:r w:rsidRPr="0094717F">
              <w:rPr>
                <w:rFonts w:cs="BMWType V2 Light"/>
              </w:rPr>
              <w:t xml:space="preserve">Speziell </w:t>
            </w:r>
            <w:proofErr w:type="gramStart"/>
            <w:r w:rsidRPr="0094717F">
              <w:rPr>
                <w:rFonts w:cs="BMWType V2 Light"/>
              </w:rPr>
              <w:t xml:space="preserve">SPS </w:t>
            </w:r>
            <w:r w:rsidRPr="0094717F">
              <w:t>Aufteilung</w:t>
            </w:r>
            <w:proofErr w:type="gramEnd"/>
            <w:r w:rsidRPr="0094717F">
              <w:t>, Funktionsgruppen-/Sicherheitsgruppenaufteilungen und Bedienkonzept sind mit der BMW Steuerungstechnik</w:t>
            </w:r>
            <w:r w:rsidRPr="0094717F">
              <w:rPr>
                <w:rFonts w:cs="BMWType V2 Light"/>
              </w:rPr>
              <w:t xml:space="preserve"> abzustimmen. Dabei sind vor allem Ausbaustufen, sicherheitstechnische Linienzusammenhänge und die Bedienbarkeit der Anlage maßgebende Anforderungen. Der Abstimmprozess hat anhand eines zu vereinbarenden Dokumentationstemplates zu erfolgen.</w:t>
            </w:r>
          </w:p>
          <w:p w14:paraId="2C6ADCB7" w14:textId="77777777" w:rsidR="005D65A2" w:rsidRPr="0094717F" w:rsidRDefault="005D65A2" w:rsidP="00103F19">
            <w:pPr>
              <w:rPr>
                <w:rFonts w:cs="BMWType V2 Light"/>
              </w:rPr>
            </w:pPr>
          </w:p>
          <w:p w14:paraId="1AA21B79" w14:textId="77777777" w:rsidR="005D65A2" w:rsidRPr="0094717F" w:rsidRDefault="005D65A2" w:rsidP="00103F19">
            <w:pPr>
              <w:keepNext/>
              <w:rPr>
                <w:rFonts w:cs="BMWType V2 Light"/>
                <w:b/>
                <w:bCs/>
              </w:rPr>
            </w:pPr>
            <w:r w:rsidRPr="0094717F">
              <w:rPr>
                <w:b/>
                <w:bCs/>
              </w:rPr>
              <w:t>Leitsteuerungen (LST)</w:t>
            </w:r>
          </w:p>
          <w:p w14:paraId="5804A3E8" w14:textId="77777777" w:rsidR="005D65A2" w:rsidRPr="0094717F" w:rsidRDefault="005D65A2" w:rsidP="00103F19">
            <w:pPr>
              <w:rPr>
                <w:rFonts w:cs="BMWType V2 Light"/>
              </w:rPr>
            </w:pPr>
            <w:r w:rsidRPr="0094717F">
              <w:t xml:space="preserve">Der Einsatz einer LST für </w:t>
            </w:r>
            <w:proofErr w:type="spellStart"/>
            <w:r w:rsidRPr="0094717F">
              <w:t>Linienverwaltungaufgaben</w:t>
            </w:r>
            <w:proofErr w:type="spellEnd"/>
            <w:r w:rsidRPr="0094717F">
              <w:t xml:space="preserve"> muss mit dem AG abgestimmt werden. Die notwendigen Visualisierungsumfänge (Anlagenvisualisierung, Füllstände, Statistik etc.) sind darzustellen.</w:t>
            </w:r>
          </w:p>
          <w:p w14:paraId="4510E8E7" w14:textId="77777777" w:rsidR="005D65A2" w:rsidRPr="0094717F" w:rsidRDefault="005D65A2" w:rsidP="00103F19">
            <w:pPr>
              <w:rPr>
                <w:rFonts w:cs="BMWType V2 Light"/>
              </w:rPr>
            </w:pPr>
          </w:p>
          <w:p w14:paraId="34C3B5CB" w14:textId="77777777" w:rsidR="005D65A2" w:rsidRPr="0094717F" w:rsidRDefault="005D65A2" w:rsidP="00103F19">
            <w:pPr>
              <w:keepNext/>
              <w:rPr>
                <w:rFonts w:cs="BMWType V2 Light"/>
                <w:b/>
                <w:bCs/>
              </w:rPr>
            </w:pPr>
            <w:r w:rsidRPr="0094717F">
              <w:rPr>
                <w:b/>
                <w:bCs/>
              </w:rPr>
              <w:t>Gruppensteuerungen (GST)</w:t>
            </w:r>
          </w:p>
          <w:p w14:paraId="5321F859" w14:textId="77777777" w:rsidR="005D65A2" w:rsidRPr="0094717F" w:rsidRDefault="005D65A2" w:rsidP="00103F19">
            <w:pPr>
              <w:rPr>
                <w:rFonts w:cs="BMWType V2 Light"/>
              </w:rPr>
            </w:pPr>
            <w:r w:rsidRPr="0094717F">
              <w:t>GST steuern die einzelnen Funktionsgruppen (FGs) in den jeweiligen Bereichen. Eine Steuerungskonfiguration mit den einzelnen FGs ist nach Vergabe zu erstellen.</w:t>
            </w:r>
          </w:p>
          <w:p w14:paraId="594152BC" w14:textId="77777777" w:rsidR="005D65A2" w:rsidRPr="0094717F" w:rsidRDefault="005D65A2" w:rsidP="00103F19">
            <w:pPr>
              <w:rPr>
                <w:rFonts w:cs="BMWType V2 Light"/>
              </w:rPr>
            </w:pPr>
            <w:r w:rsidRPr="0094717F">
              <w:t>Die Gruppensteuerungen sind mit Ethernet-Anschluss und dezentraler Peripherie auszurüsten.</w:t>
            </w:r>
          </w:p>
          <w:p w14:paraId="3A0FDF6C" w14:textId="77777777" w:rsidR="005D65A2" w:rsidRPr="0094717F" w:rsidRDefault="005D65A2" w:rsidP="00103F19">
            <w:pPr>
              <w:pStyle w:val="Text"/>
              <w:spacing w:after="90"/>
              <w:ind w:left="0" w:right="428"/>
              <w:rPr>
                <w:rFonts w:cs="BMWType V2 Light"/>
                <w:b/>
                <w:bCs/>
              </w:rPr>
            </w:pPr>
          </w:p>
          <w:p w14:paraId="0DFB0602" w14:textId="77777777" w:rsidR="005D65A2" w:rsidRPr="0094717F" w:rsidRDefault="005D65A2" w:rsidP="00103F19">
            <w:pPr>
              <w:keepNext/>
              <w:rPr>
                <w:rFonts w:cs="BMWType V2 Light"/>
                <w:b/>
                <w:bCs/>
              </w:rPr>
            </w:pPr>
            <w:r w:rsidRPr="0094717F">
              <w:rPr>
                <w:b/>
                <w:bCs/>
              </w:rPr>
              <w:t>Funktionsgruppen (FG)</w:t>
            </w:r>
          </w:p>
          <w:p w14:paraId="7222310C" w14:textId="77777777" w:rsidR="005D65A2" w:rsidRPr="0094717F" w:rsidRDefault="005D65A2" w:rsidP="00103F19">
            <w:pPr>
              <w:rPr>
                <w:rFonts w:cs="BMWType V2 Light"/>
              </w:rPr>
            </w:pPr>
            <w:r w:rsidRPr="0094717F">
              <w:t>Die gesamte Anlage ist in sinnvolle FGs zu unterteilen. Vom HVO-Standort aus müssen alle Stellfunktionen im Sichtbereich durchgeführt werden können. Bei der Ausführung der HVOs ist der jeweils gültige Standard zu beachten.</w:t>
            </w:r>
          </w:p>
          <w:p w14:paraId="24C08DA6" w14:textId="77777777" w:rsidR="005D65A2" w:rsidRPr="0094717F" w:rsidRDefault="005D65A2" w:rsidP="00103F19">
            <w:pPr>
              <w:rPr>
                <w:rFonts w:cs="BMWType V2 Light"/>
              </w:rPr>
            </w:pPr>
          </w:p>
          <w:p w14:paraId="0A06EF8D" w14:textId="77777777" w:rsidR="005D65A2" w:rsidRPr="0094717F" w:rsidRDefault="005D65A2" w:rsidP="00103F19">
            <w:pPr>
              <w:rPr>
                <w:rFonts w:cs="BMWType V2 Light"/>
                <w:b/>
              </w:rPr>
            </w:pPr>
            <w:r w:rsidRPr="0094717F">
              <w:rPr>
                <w:b/>
              </w:rPr>
              <w:t>Skalierbarkeit</w:t>
            </w:r>
          </w:p>
          <w:p w14:paraId="4720AA52" w14:textId="77777777" w:rsidR="005D65A2" w:rsidRPr="0094717F" w:rsidRDefault="005D65A2" w:rsidP="00103F19">
            <w:r w:rsidRPr="0094717F">
              <w:t>Sofern für das Projekt Anforderungen hinsichtlich Skalierbarkeit ausgeschrieben sind, sind die steuerungstechnischen Maßnahmen zu deren Umsetzung im Angebot zu beschreiben.</w:t>
            </w:r>
          </w:p>
          <w:p w14:paraId="4B32EB2C" w14:textId="77777777" w:rsidR="005D65A2" w:rsidRPr="0094717F" w:rsidRDefault="005D65A2" w:rsidP="00103F19">
            <w:pPr>
              <w:rPr>
                <w:rFonts w:cs="BMWType V2 Light"/>
              </w:rPr>
            </w:pPr>
          </w:p>
          <w:p w14:paraId="7B74D996" w14:textId="77777777" w:rsidR="005D65A2" w:rsidRPr="0094717F" w:rsidRDefault="005D65A2" w:rsidP="00103F19">
            <w:pPr>
              <w:rPr>
                <w:rFonts w:cs="BMWType V2 Light"/>
                <w:b/>
              </w:rPr>
            </w:pPr>
            <w:r w:rsidRPr="0094717F">
              <w:rPr>
                <w:rFonts w:cs="BMWType V2 Light"/>
                <w:b/>
              </w:rPr>
              <w:t>Integration von Subsystemen</w:t>
            </w:r>
          </w:p>
          <w:p w14:paraId="4CCC5131" w14:textId="77777777" w:rsidR="005D65A2" w:rsidRPr="00682E91" w:rsidRDefault="005D65A2" w:rsidP="00103F19">
            <w:pPr>
              <w:rPr>
                <w:rFonts w:cs="BMWType V2 Light"/>
              </w:rPr>
            </w:pPr>
            <w:r w:rsidRPr="0094717F">
              <w:t xml:space="preserve">Subsysteme wie </w:t>
            </w:r>
            <w:proofErr w:type="spellStart"/>
            <w:r w:rsidRPr="0094717F">
              <w:t>Plasmagenereatoren</w:t>
            </w:r>
            <w:proofErr w:type="spellEnd"/>
            <w:r w:rsidRPr="0094717F">
              <w:t>, Dosiertechnik, Schweißtechnik, usw. sind steuerungstechnisch in die Anlagen zu integrieren. Die Einspeisung der Subsysteme erfolgt aus den Anlagen im Rahmen der Standardvorgaben. Details sind mit dem zuständigen Steuerungsplaner im Projekt abzustimmen.</w:t>
            </w:r>
          </w:p>
        </w:tc>
      </w:tr>
    </w:tbl>
    <w:p w14:paraId="60702880" w14:textId="3C06A190" w:rsidR="000E3797" w:rsidRPr="00682E91" w:rsidRDefault="000E3797" w:rsidP="000E3797">
      <w:pPr>
        <w:pStyle w:val="berschrift2"/>
        <w:spacing w:after="120"/>
        <w:ind w:left="578" w:hanging="578"/>
      </w:pPr>
      <w:bookmarkStart w:id="431" w:name="_Toc473533639"/>
      <w:bookmarkStart w:id="432" w:name="_Toc485130971"/>
      <w:bookmarkStart w:id="433" w:name="_Toc112915205"/>
      <w:bookmarkStart w:id="434" w:name="_Toc89696094"/>
      <w:r w:rsidRPr="00682E91">
        <w:lastRenderedPageBreak/>
        <w:t>Hardwarekonstruktion und Komponentenauswahl</w:t>
      </w:r>
      <w:bookmarkEnd w:id="431"/>
      <w:bookmarkEnd w:id="432"/>
      <w:bookmarkEnd w:id="433"/>
      <w:r w:rsidRPr="00682E91">
        <w:t xml:space="preserve"> </w:t>
      </w:r>
      <w:bookmarkEnd w:id="434"/>
    </w:p>
    <w:p w14:paraId="49CEB055" w14:textId="4B09742F" w:rsidR="000E3797" w:rsidRPr="00682E91" w:rsidRDefault="000E3797" w:rsidP="000E3797">
      <w:pPr>
        <w:pStyle w:val="berschrift3"/>
        <w:spacing w:after="120"/>
      </w:pPr>
      <w:bookmarkStart w:id="435" w:name="_Toc473533640"/>
      <w:bookmarkStart w:id="436" w:name="_Toc485130972"/>
      <w:bookmarkStart w:id="437" w:name="_Toc112915206"/>
      <w:bookmarkStart w:id="438" w:name="_Toc89696095"/>
      <w:r w:rsidRPr="00682E91">
        <w:t>CAE-System</w:t>
      </w:r>
      <w:bookmarkEnd w:id="435"/>
      <w:bookmarkEnd w:id="436"/>
      <w:bookmarkEnd w:id="437"/>
      <w:r w:rsidRPr="00682E91">
        <w:t xml:space="preserve"> </w:t>
      </w:r>
      <w:bookmarkEnd w:id="43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5EA5CB0D" w14:textId="77777777" w:rsidTr="00DF6FA5">
        <w:tc>
          <w:tcPr>
            <w:tcW w:w="0" w:type="auto"/>
          </w:tcPr>
          <w:p w14:paraId="194F940F" w14:textId="64F9B962" w:rsidR="005D65A2" w:rsidRDefault="005D65A2" w:rsidP="00103F19">
            <w:r w:rsidRPr="0094717F">
              <w:t xml:space="preserve">Die Hardwarekonstruktion der Steuerungstechnik ist mit EPLAN </w:t>
            </w:r>
            <w:r w:rsidR="016122E7" w:rsidRPr="0094717F">
              <w:t>2023</w:t>
            </w:r>
            <w:r w:rsidRPr="0094717F">
              <w:t xml:space="preserve"> auf Basis E_02.01_SPEZ_190708_BMW-Konstruktionsvorschrift_V51_EPLAN_Electric_P8, E02.02_SPEZ_200429_EPLAN_CAE </w:t>
            </w:r>
            <w:r w:rsidR="776B3DB9" w:rsidRPr="0094717F">
              <w:t xml:space="preserve">auszuführen. Der </w:t>
            </w:r>
            <w:r w:rsidR="30D8F9D4" w:rsidRPr="0094717F">
              <w:t>aktuell bestehenden E-Plan</w:t>
            </w:r>
            <w:r w:rsidR="5440D3BD" w:rsidRPr="0094717F">
              <w:t xml:space="preserve"> </w:t>
            </w:r>
            <w:r w:rsidR="6D0D1447" w:rsidRPr="0094717F">
              <w:t>ist als Vorlage zu nutzen und wird durch AG bereitgestellt</w:t>
            </w:r>
            <w:r w:rsidR="5440D3BD" w:rsidRPr="0094717F">
              <w:t>.</w:t>
            </w:r>
            <w:r w:rsidRPr="00682E91">
              <w:t xml:space="preserve"> Der aktuelle Stand der Vorgaben für die Hardwareplanung, insbesondere E-Plan-Basis- und Musterprojekt, sind vom Anlagenlieferanten bei Projektstart von der jeweiligen Fachabteilung anzufordern.</w:t>
            </w:r>
          </w:p>
          <w:p w14:paraId="1CEFBB80" w14:textId="77777777" w:rsidR="005D65A2" w:rsidRDefault="005D65A2" w:rsidP="00103F19">
            <w:pPr>
              <w:rPr>
                <w:rFonts w:cs="BMWType V2 Light"/>
              </w:rPr>
            </w:pPr>
          </w:p>
          <w:p w14:paraId="33F8CBE2" w14:textId="77777777" w:rsidR="005D65A2" w:rsidRDefault="005D65A2" w:rsidP="00103F19">
            <w:pPr>
              <w:rPr>
                <w:rFonts w:cs="BMWType V2 Light"/>
              </w:rPr>
            </w:pPr>
            <w:r>
              <w:rPr>
                <w:rFonts w:cs="BMWType V2 Light"/>
              </w:rPr>
              <w:t xml:space="preserve">Unvollständige </w:t>
            </w:r>
            <w:proofErr w:type="spellStart"/>
            <w:r>
              <w:rPr>
                <w:rFonts w:cs="BMWType V2 Light"/>
              </w:rPr>
              <w:t>EPläne</w:t>
            </w:r>
            <w:proofErr w:type="spellEnd"/>
            <w:r>
              <w:rPr>
                <w:rFonts w:cs="BMWType V2 Light"/>
              </w:rPr>
              <w:t xml:space="preserve"> müssen kostenneutral und terminneutral ergänzt werden, sodass alle Standards erfüllt werden. Alle Komponenten, welche nicht als Vorlage von BMW zur Verfügung gestellt werden, müssen vom GU kosten- und terminneutral abgedeckt werden.</w:t>
            </w:r>
          </w:p>
          <w:p w14:paraId="6AB26149" w14:textId="77777777" w:rsidR="005D65A2" w:rsidRDefault="005D65A2" w:rsidP="00103F19">
            <w:pPr>
              <w:rPr>
                <w:rFonts w:cs="BMWType V2 Light"/>
              </w:rPr>
            </w:pPr>
          </w:p>
          <w:p w14:paraId="584B1299" w14:textId="77777777" w:rsidR="005D65A2" w:rsidRPr="00682E91" w:rsidRDefault="005D65A2" w:rsidP="00103F19">
            <w:pPr>
              <w:rPr>
                <w:rFonts w:cs="BMWType V2 Light"/>
              </w:rPr>
            </w:pPr>
            <w:r>
              <w:rPr>
                <w:rFonts w:cs="BMWType V2 Light"/>
              </w:rPr>
              <w:t xml:space="preserve">Notwendige bzw. fehlende </w:t>
            </w:r>
            <w:proofErr w:type="spellStart"/>
            <w:r>
              <w:rPr>
                <w:rFonts w:cs="BMWType V2 Light"/>
              </w:rPr>
              <w:t>EPlan</w:t>
            </w:r>
            <w:proofErr w:type="spellEnd"/>
            <w:r>
              <w:rPr>
                <w:rFonts w:cs="BMWType V2 Light"/>
              </w:rPr>
              <w:t>-Makros sind in vom AG rechtzeitig bei der Steuerungsplanung anzufragen.</w:t>
            </w:r>
          </w:p>
        </w:tc>
      </w:tr>
    </w:tbl>
    <w:p w14:paraId="196B9442" w14:textId="44BB0C49" w:rsidR="000E3797" w:rsidRPr="00682E91" w:rsidRDefault="000E3797" w:rsidP="000E3797">
      <w:pPr>
        <w:pStyle w:val="berschrift3"/>
        <w:spacing w:after="120"/>
      </w:pPr>
      <w:bookmarkStart w:id="439" w:name="_Toc485130973"/>
      <w:bookmarkStart w:id="440" w:name="_Toc112915207"/>
      <w:bookmarkStart w:id="441" w:name="_Toc89696096"/>
      <w:r w:rsidRPr="00682E91">
        <w:lastRenderedPageBreak/>
        <w:t>Standardkomponenten</w:t>
      </w:r>
      <w:bookmarkEnd w:id="439"/>
      <w:bookmarkEnd w:id="440"/>
      <w:r w:rsidRPr="00682E91">
        <w:t xml:space="preserve"> </w:t>
      </w:r>
      <w:bookmarkEnd w:id="44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C10C722" w14:textId="77777777" w:rsidTr="00DF6FA5">
        <w:tc>
          <w:tcPr>
            <w:tcW w:w="0" w:type="auto"/>
          </w:tcPr>
          <w:p w14:paraId="4F2355FB" w14:textId="19CBA0D0" w:rsidR="005D65A2" w:rsidRPr="00682E91" w:rsidRDefault="005D65A2" w:rsidP="00103F19">
            <w:r w:rsidRPr="00682E91">
              <w:t>Eine Übersicht häufig verwendeter Komponenten inkl. Vorgabe ist im Dokument „Standardkomponenten T</w:t>
            </w:r>
            <w:r w:rsidR="009F39BD">
              <w:t>S</w:t>
            </w:r>
            <w:r w:rsidRPr="00682E91">
              <w:t>“</w:t>
            </w:r>
            <w:r w:rsidRPr="00682E91">
              <w:rPr>
                <w:lang w:eastAsia="de-DE"/>
              </w:rPr>
              <w:t xml:space="preserve"> </w:t>
            </w:r>
            <w:r w:rsidRPr="00682E91">
              <w:rPr>
                <w:noProof/>
                <w:color w:val="2B579A"/>
                <w:shd w:val="clear" w:color="auto" w:fill="E6E6E6"/>
                <w:lang w:eastAsia="de-DE"/>
              </w:rPr>
              <w:drawing>
                <wp:inline distT="0" distB="0" distL="0" distR="0" wp14:anchorId="23540497" wp14:editId="6940C9AD">
                  <wp:extent cx="147329" cy="150809"/>
                  <wp:effectExtent l="0" t="0" r="5080" b="19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rPr>
                <w:lang w:eastAsia="de-DE"/>
              </w:rPr>
              <w:t xml:space="preserve"> zu finden. Weitere </w:t>
            </w:r>
            <w:r w:rsidRPr="00682E91">
              <w:t xml:space="preserve">Anlagenkomponenten sind grundsätzlich entsprechend der Best-Practice Freigabeliste </w:t>
            </w:r>
            <w:r w:rsidRPr="00682E91">
              <w:rPr>
                <w:noProof/>
                <w:color w:val="2B579A"/>
                <w:shd w:val="clear" w:color="auto" w:fill="E6E6E6"/>
                <w:lang w:eastAsia="de-DE"/>
              </w:rPr>
              <w:drawing>
                <wp:inline distT="0" distB="0" distL="0" distR="0" wp14:anchorId="7585F438" wp14:editId="2EF70AA5">
                  <wp:extent cx="147329" cy="150809"/>
                  <wp:effectExtent l="0" t="0" r="5080" b="190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t xml:space="preserve"> auszuwählen. Die Liste wird gegebenenfalls im Projektverlauf aktualisiert.</w:t>
            </w:r>
          </w:p>
          <w:p w14:paraId="19A66C42" w14:textId="77777777" w:rsidR="005D65A2" w:rsidRPr="00682E91" w:rsidRDefault="005D65A2" w:rsidP="00103F19"/>
          <w:p w14:paraId="2093CCF0" w14:textId="77777777" w:rsidR="005D65A2" w:rsidRPr="00682E91" w:rsidRDefault="005D65A2" w:rsidP="00103F19">
            <w:r w:rsidRPr="00682E91">
              <w:t xml:space="preserve">Liegen zwingende technische Gründe zum Einsatz abweichender Komponenten vor, so müssen diese vor Bestellung und </w:t>
            </w:r>
            <w:proofErr w:type="gramStart"/>
            <w:r w:rsidRPr="00682E91">
              <w:t>Verbau</w:t>
            </w:r>
            <w:proofErr w:type="gramEnd"/>
            <w:r w:rsidRPr="00682E91">
              <w:t xml:space="preserve"> im Freigabeformular (</w:t>
            </w:r>
            <w:proofErr w:type="spellStart"/>
            <w:r w:rsidRPr="00682E91">
              <w:t>Formular_Abweichung_von_Best_Practice</w:t>
            </w:r>
            <w:proofErr w:type="spellEnd"/>
            <w:r w:rsidRPr="00682E91">
              <w:t xml:space="preserve"> </w:t>
            </w:r>
            <w:r w:rsidRPr="00682E91">
              <w:rPr>
                <w:noProof/>
                <w:color w:val="2B579A"/>
                <w:shd w:val="clear" w:color="auto" w:fill="E6E6E6"/>
                <w:lang w:eastAsia="de-DE"/>
              </w:rPr>
              <w:drawing>
                <wp:inline distT="0" distB="0" distL="0" distR="0" wp14:anchorId="566030FC" wp14:editId="4344139B">
                  <wp:extent cx="147329" cy="150809"/>
                  <wp:effectExtent l="0" t="0" r="5080" b="19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t>) durch den AN eingetragen werden und durch den AG (Planer / Instandhaltung) schriftlich genehmigt werden.</w:t>
            </w:r>
          </w:p>
          <w:p w14:paraId="6129C610" w14:textId="77777777" w:rsidR="005D65A2" w:rsidRPr="00682E91" w:rsidRDefault="005D65A2" w:rsidP="00103F19">
            <w:r w:rsidRPr="00682E91">
              <w:t>Das Einholen einer Freigabe für Anlagenkomponenten liegt in der Verantwortung des AN. Eine fehlende Freigabe von Komponenten verhindert die spätere Abnahme der Anlage bzw. erfordert die Umrüstung auf freigegebene Komponenten.</w:t>
            </w:r>
          </w:p>
          <w:p w14:paraId="1AA03A78" w14:textId="77777777" w:rsidR="005D65A2" w:rsidRPr="00682E91" w:rsidRDefault="005D65A2" w:rsidP="00103F19"/>
          <w:p w14:paraId="0FEFBB3A" w14:textId="77777777" w:rsidR="005D65A2" w:rsidRDefault="005D65A2" w:rsidP="00103F19">
            <w:r w:rsidRPr="00682E91">
              <w:t>Komponenten aus den Freigabelisten können bei Lieferanten zu vereinbarten Konditionen bezogen werden. Dafür ist das entsprechende Formular zu befüllen und durch den Prozessplaner zu unterschreiben.</w:t>
            </w:r>
          </w:p>
          <w:p w14:paraId="7AEE6B4C" w14:textId="77777777" w:rsidR="005D65A2" w:rsidRPr="00376AEB" w:rsidRDefault="005D65A2" w:rsidP="00103F19">
            <w:pPr>
              <w:rPr>
                <w:rFonts w:cs="BMWType V2 Light"/>
              </w:rPr>
            </w:pPr>
          </w:p>
          <w:p w14:paraId="27972A89" w14:textId="77777777" w:rsidR="005D65A2" w:rsidRDefault="005D65A2" w:rsidP="00103F19">
            <w:pPr>
              <w:rPr>
                <w:rFonts w:cs="BMWType V2 Light"/>
              </w:rPr>
            </w:pPr>
            <w:r>
              <w:rPr>
                <w:rFonts w:cs="BMWType V2 Light"/>
              </w:rPr>
              <w:t>Eine Vereinheitlichung von Hersteller, Typen und Konzepte der eingesetzten Komponenten (</w:t>
            </w:r>
            <w:proofErr w:type="gramStart"/>
            <w:r>
              <w:rPr>
                <w:rFonts w:cs="BMWType V2 Light"/>
              </w:rPr>
              <w:t>BMW Vorgabe</w:t>
            </w:r>
            <w:proofErr w:type="gramEnd"/>
            <w:r>
              <w:rPr>
                <w:rFonts w:cs="BMWType V2 Light"/>
              </w:rPr>
              <w:t>/Vorschlag oder projektspezifische Sonderfreigabe) ist zu berücksichtigen.</w:t>
            </w:r>
          </w:p>
          <w:p w14:paraId="6D47A135" w14:textId="77777777" w:rsidR="005D65A2" w:rsidRDefault="005D65A2" w:rsidP="00103F19">
            <w:pPr>
              <w:rPr>
                <w:rFonts w:cs="BMWType V2 Light"/>
              </w:rPr>
            </w:pPr>
          </w:p>
          <w:p w14:paraId="70006D7B" w14:textId="77777777" w:rsidR="005D65A2" w:rsidRPr="004D5BC7" w:rsidRDefault="005D65A2" w:rsidP="00103F19">
            <w:pPr>
              <w:rPr>
                <w:rFonts w:cs="BMWType V2 Light"/>
              </w:rPr>
            </w:pPr>
            <w:r>
              <w:rPr>
                <w:rFonts w:cs="BMWType V2 Light"/>
              </w:rPr>
              <w:t xml:space="preserve">Sofern es für Komponententypen unterschiedliche Lieferanten gibt (z.B. DMC Leser) und es keine, in der Ausschreibung enthaltene Vorzugsvariante gibt, muss sich der AN mit dem AG über die </w:t>
            </w:r>
            <w:proofErr w:type="gramStart"/>
            <w:r>
              <w:rPr>
                <w:rFonts w:cs="BMWType V2 Light"/>
              </w:rPr>
              <w:t>einzusetzende  werksspezifische</w:t>
            </w:r>
            <w:proofErr w:type="gramEnd"/>
            <w:r>
              <w:rPr>
                <w:rFonts w:cs="BMWType V2 Light"/>
              </w:rPr>
              <w:t xml:space="preserve"> Variante abstimmen. </w:t>
            </w:r>
          </w:p>
        </w:tc>
      </w:tr>
    </w:tbl>
    <w:p w14:paraId="3AB43267" w14:textId="5915D458" w:rsidR="000E3797" w:rsidRPr="00A97298" w:rsidRDefault="000E3797" w:rsidP="000E3797">
      <w:pPr>
        <w:pStyle w:val="berschrift3"/>
        <w:spacing w:after="120"/>
      </w:pPr>
      <w:bookmarkStart w:id="442" w:name="_Toc112915208"/>
      <w:bookmarkStart w:id="443" w:name="_Toc517271688"/>
      <w:bookmarkStart w:id="444" w:name="_Toc89696097"/>
      <w:bookmarkStart w:id="445" w:name="_Toc485130974"/>
      <w:r w:rsidRPr="00A97298">
        <w:t>Beistellumfänge</w:t>
      </w:r>
      <w:bookmarkEnd w:id="442"/>
      <w:r w:rsidRPr="00A97298">
        <w:t xml:space="preserve"> </w:t>
      </w:r>
      <w:bookmarkEnd w:id="443"/>
      <w:bookmarkEnd w:id="4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E722744" w14:textId="77777777" w:rsidTr="00DF6FA5">
        <w:tc>
          <w:tcPr>
            <w:tcW w:w="0" w:type="auto"/>
          </w:tcPr>
          <w:p w14:paraId="2DFE6519" w14:textId="77777777" w:rsidR="005D65A2" w:rsidRPr="00DC4AD3" w:rsidRDefault="005D65A2" w:rsidP="00103F19">
            <w:r w:rsidRPr="00DC4AD3">
              <w:t>Folgende Komponenten werden vom AG beigestellt (IBN ist jeweils Auftragsumfang des AN):</w:t>
            </w:r>
            <w:r w:rsidRPr="00DC4AD3">
              <w:br/>
            </w:r>
          </w:p>
          <w:p w14:paraId="2E3FD591" w14:textId="77777777" w:rsidR="005D65A2" w:rsidRPr="00DC4AD3" w:rsidRDefault="005D65A2" w:rsidP="00103F19">
            <w:pPr>
              <w:pStyle w:val="Aufzhlung"/>
            </w:pPr>
            <w:r w:rsidRPr="00DC4AD3">
              <w:t xml:space="preserve">TIA WinCC </w:t>
            </w:r>
            <w:proofErr w:type="spellStart"/>
            <w:r w:rsidRPr="00DC4AD3">
              <w:t>Runtime</w:t>
            </w:r>
            <w:proofErr w:type="spellEnd"/>
            <w:r w:rsidRPr="00DC4AD3">
              <w:t xml:space="preserve"> Lizenzen ohne Optionslizenzen</w:t>
            </w:r>
          </w:p>
          <w:p w14:paraId="61F0F4D7" w14:textId="77777777" w:rsidR="005D65A2" w:rsidRPr="00DC4AD3" w:rsidRDefault="005D65A2" w:rsidP="00103F19">
            <w:pPr>
              <w:pStyle w:val="Aufzhlung"/>
            </w:pPr>
            <w:r w:rsidRPr="00DC4AD3">
              <w:t>OPC UA Lizenzen für Siemens S7-1500er Steuerungen</w:t>
            </w:r>
          </w:p>
          <w:p w14:paraId="73EDBBC9" w14:textId="77777777" w:rsidR="005D65A2" w:rsidRPr="00DC4AD3" w:rsidRDefault="005D65A2" w:rsidP="00103F19">
            <w:r w:rsidRPr="00DC4AD3">
              <w:t>Weitere Beistellungen können projektspezifisch bei der Vergabe vereinbart werden.</w:t>
            </w:r>
          </w:p>
          <w:p w14:paraId="6DCE555A" w14:textId="77777777" w:rsidR="005D65A2" w:rsidRPr="00DC4AD3" w:rsidRDefault="005D65A2" w:rsidP="00103F19"/>
          <w:p w14:paraId="1FAD4926" w14:textId="19F8A872" w:rsidR="005D65A2" w:rsidRPr="00DC4AD3" w:rsidRDefault="005D65A2" w:rsidP="00103F19">
            <w:r w:rsidRPr="00DC4AD3">
              <w:t xml:space="preserve">Der AN hat die beizustellenden Komponenten mindestens </w:t>
            </w:r>
            <w:r w:rsidR="00DC1F16" w:rsidRPr="00DC4AD3">
              <w:t>30</w:t>
            </w:r>
            <w:r w:rsidRPr="00DC4AD3">
              <w:t xml:space="preserve"> Wochen vor dem geforderten Beistelltermin zu spezifizieren und mit dem AG abzustimmen.</w:t>
            </w:r>
          </w:p>
          <w:p w14:paraId="55DBED20" w14:textId="77777777" w:rsidR="005D65A2" w:rsidRPr="00DC4AD3" w:rsidRDefault="005D65A2" w:rsidP="00103F19"/>
          <w:p w14:paraId="7124D8E9" w14:textId="77777777" w:rsidR="005D65A2" w:rsidRPr="00DC4AD3" w:rsidRDefault="005D65A2" w:rsidP="00103F19">
            <w:pPr>
              <w:rPr>
                <w:lang w:eastAsia="de-DE"/>
              </w:rPr>
            </w:pPr>
            <w:r w:rsidRPr="00DC4AD3">
              <w:rPr>
                <w:lang w:eastAsia="de-DE"/>
              </w:rPr>
              <w:t>Die Integrationsverantwortung der beigestellten Komponenten liegt beim AN. Des Weiteren liegt es in der Verantwortung des AN, die Inbetriebnahme der beigestellten Komponenten und die Schulung (Bedienung, Parametrierung und Instandhaltung) zu den beigestellten Komponenten zu übernehmen.</w:t>
            </w:r>
          </w:p>
        </w:tc>
      </w:tr>
    </w:tbl>
    <w:p w14:paraId="4C592775" w14:textId="3077FE1A" w:rsidR="000E3797" w:rsidRPr="00DC4AD3" w:rsidRDefault="000E3797" w:rsidP="000E3797">
      <w:pPr>
        <w:pStyle w:val="berschrift3"/>
        <w:spacing w:after="120"/>
      </w:pPr>
      <w:bookmarkStart w:id="446" w:name="_Toc112915209"/>
      <w:bookmarkStart w:id="447" w:name="_Toc89696098"/>
      <w:r w:rsidRPr="00DC4AD3">
        <w:t>Hardwaredokumentation im Projektverlauf</w:t>
      </w:r>
      <w:bookmarkEnd w:id="445"/>
      <w:bookmarkEnd w:id="446"/>
      <w:r w:rsidRPr="00DC4AD3">
        <w:t xml:space="preserve"> </w:t>
      </w:r>
      <w:bookmarkEnd w:id="44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6F04C37" w14:textId="77777777" w:rsidTr="00DF6FA5">
        <w:tc>
          <w:tcPr>
            <w:tcW w:w="0" w:type="auto"/>
          </w:tcPr>
          <w:p w14:paraId="134B7F7C" w14:textId="77777777" w:rsidR="005D65A2" w:rsidRPr="00DC4AD3" w:rsidRDefault="005D65A2" w:rsidP="00103F19">
            <w:r w:rsidRPr="00DC4AD3">
              <w:rPr>
                <w:lang w:eastAsia="de-DE"/>
              </w:rPr>
              <w:t>Das EPLAN-Deckblatt ist sorgfältig und vollständig auszufüllen. Fehlende Informationen hierzu sind von der Projektleitung des AG zu erfragen.</w:t>
            </w:r>
            <w:r w:rsidRPr="00DC4AD3">
              <w:t xml:space="preserve"> Mit der Übergabe des Projektes ist anzugeben:</w:t>
            </w:r>
          </w:p>
          <w:p w14:paraId="52667291" w14:textId="77777777" w:rsidR="005D65A2" w:rsidRPr="00DC4AD3" w:rsidRDefault="005D65A2" w:rsidP="00103F19"/>
          <w:p w14:paraId="3F45F932" w14:textId="77777777" w:rsidR="005D65A2" w:rsidRPr="00DC4AD3" w:rsidRDefault="005D65A2" w:rsidP="00103F19">
            <w:pPr>
              <w:pStyle w:val="Aufzhlung"/>
              <w:numPr>
                <w:ilvl w:val="0"/>
                <w:numId w:val="11"/>
              </w:numPr>
              <w:tabs>
                <w:tab w:val="clear" w:pos="641"/>
                <w:tab w:val="num" w:pos="484"/>
              </w:tabs>
              <w:spacing w:after="0"/>
              <w:ind w:left="544" w:right="0" w:hanging="272"/>
              <w:textboxTightWrap w:val="allLines"/>
            </w:pPr>
            <w:r w:rsidRPr="00DC4AD3">
              <w:t>Name des zuständigen BMW-Planers</w:t>
            </w:r>
          </w:p>
          <w:p w14:paraId="7A75C8CE" w14:textId="77777777" w:rsidR="005D65A2" w:rsidRPr="00DC4AD3" w:rsidRDefault="005D65A2" w:rsidP="00103F19">
            <w:pPr>
              <w:pStyle w:val="Aufzhlung"/>
              <w:numPr>
                <w:ilvl w:val="0"/>
                <w:numId w:val="11"/>
              </w:numPr>
              <w:tabs>
                <w:tab w:val="clear" w:pos="641"/>
                <w:tab w:val="num" w:pos="484"/>
              </w:tabs>
              <w:spacing w:after="0"/>
              <w:ind w:left="544" w:right="0" w:hanging="272"/>
              <w:textboxTightWrap w:val="allLines"/>
            </w:pPr>
            <w:r w:rsidRPr="00DC4AD3">
              <w:t>Ausdruck übergeben von …(Name) am …(Datum)</w:t>
            </w:r>
          </w:p>
          <w:p w14:paraId="13A57848" w14:textId="77777777" w:rsidR="005D65A2" w:rsidRPr="00DC4AD3" w:rsidRDefault="005D65A2" w:rsidP="00103F19"/>
          <w:p w14:paraId="4E0415EE" w14:textId="77777777" w:rsidR="005D65A2" w:rsidRPr="00DC4AD3" w:rsidRDefault="005D65A2" w:rsidP="00103F19">
            <w:r w:rsidRPr="00DC4AD3">
              <w:t xml:space="preserve">Hardware-Änderungen vor Ort beim AG müssen im Schaltschrankordner zunächst handschriftlich, leserlich unter Angabe der Firma, Name und Änderungsdatum dokumentiert werden. Anschließend </w:t>
            </w:r>
            <w:proofErr w:type="gramStart"/>
            <w:r w:rsidRPr="00DC4AD3">
              <w:t>sind</w:t>
            </w:r>
            <w:proofErr w:type="gramEnd"/>
            <w:r w:rsidRPr="00DC4AD3">
              <w:t xml:space="preserve"> </w:t>
            </w:r>
            <w:r w:rsidRPr="00DC4AD3">
              <w:lastRenderedPageBreak/>
              <w:t>das EPLAN-Projekt inkl. aller Änderungen zu aktualisieren und ein neuer Ausdruck im Schaltschrank zu hinterlegen.</w:t>
            </w:r>
          </w:p>
          <w:p w14:paraId="0DCA3902" w14:textId="77777777" w:rsidR="005D65A2" w:rsidRPr="00DC4AD3" w:rsidRDefault="005D65A2" w:rsidP="00103F19">
            <w:pPr>
              <w:rPr>
                <w:b/>
                <w:bCs/>
              </w:rPr>
            </w:pPr>
          </w:p>
          <w:p w14:paraId="21F9CAA2" w14:textId="77777777" w:rsidR="005D65A2" w:rsidRPr="00DC4AD3" w:rsidRDefault="005D65A2" w:rsidP="00103F19">
            <w:r w:rsidRPr="00DC4AD3">
              <w:t>Das Deckblatt zur Verfolgung aller Änderungen im EPLAN-Projekt ist zu ergänzen.</w:t>
            </w:r>
          </w:p>
          <w:p w14:paraId="06DF7894" w14:textId="77777777" w:rsidR="005D65A2" w:rsidRPr="00DC4AD3" w:rsidRDefault="005D65A2" w:rsidP="00103F19"/>
          <w:p w14:paraId="4621836E" w14:textId="77777777" w:rsidR="005D65A2" w:rsidRPr="00DC4AD3" w:rsidRDefault="005D65A2" w:rsidP="00103F19">
            <w:r w:rsidRPr="00DC4AD3">
              <w:t>Für Umbauten und Änderungen gilt:</w:t>
            </w:r>
          </w:p>
          <w:p w14:paraId="0EBBFF9C" w14:textId="77777777" w:rsidR="005D65A2" w:rsidRPr="00DC4AD3" w:rsidRDefault="005D65A2" w:rsidP="00103F19">
            <w:r w:rsidRPr="00DC4AD3">
              <w:t>Das Projekt wird durch den AG aus der EPLAN-Datenbank ausgelagert und an den Lieferanten übergeben. Es darf nur im ausgelagerten Zustand wieder zurückgegeben werden, um doppelte Änderungen zu vermeiden.</w:t>
            </w:r>
          </w:p>
          <w:p w14:paraId="5D49C5AF" w14:textId="77777777" w:rsidR="005D65A2" w:rsidRPr="00DC4AD3" w:rsidRDefault="005D65A2" w:rsidP="00103F19"/>
          <w:p w14:paraId="7231A562" w14:textId="77777777" w:rsidR="005D65A2" w:rsidRPr="00DC4AD3" w:rsidRDefault="005D65A2" w:rsidP="00103F19">
            <w:r w:rsidRPr="00DC4AD3">
              <w:t>Ab der Freigabe des EPLAN muss der Änderungsindex vom AN gepflegt werden.</w:t>
            </w:r>
          </w:p>
        </w:tc>
      </w:tr>
    </w:tbl>
    <w:p w14:paraId="1BA89C5F" w14:textId="757AE305" w:rsidR="000E3797" w:rsidRDefault="000E3797" w:rsidP="000E3797">
      <w:pPr>
        <w:pStyle w:val="berschrift2"/>
        <w:spacing w:after="120"/>
        <w:ind w:left="578" w:hanging="578"/>
        <w:rPr>
          <w:color w:val="A6A6A6" w:themeColor="background1" w:themeShade="A6"/>
        </w:rPr>
      </w:pPr>
      <w:bookmarkStart w:id="448" w:name="_Toc112915210"/>
      <w:bookmarkStart w:id="449" w:name="_Toc89696099"/>
      <w:bookmarkStart w:id="450" w:name="_Toc143074623"/>
      <w:bookmarkStart w:id="451" w:name="_Toc473533643"/>
      <w:bookmarkStart w:id="452" w:name="_Toc485130975"/>
      <w:r>
        <w:lastRenderedPageBreak/>
        <w:t>Linienarchitektur</w:t>
      </w:r>
      <w:bookmarkEnd w:id="448"/>
      <w:r>
        <w:t xml:space="preserve"> </w:t>
      </w:r>
      <w:bookmarkEnd w:id="44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D0BA195" w14:textId="77777777" w:rsidTr="00DF6FA5">
        <w:tc>
          <w:tcPr>
            <w:tcW w:w="0" w:type="auto"/>
          </w:tcPr>
          <w:p w14:paraId="2E839971" w14:textId="77777777" w:rsidR="005D65A2" w:rsidRDefault="005D65A2" w:rsidP="00103F19">
            <w:r>
              <w:t>Eine Produktionslinie muss sinnvoll in Anlagenzellen eingeteilt werden.</w:t>
            </w:r>
          </w:p>
          <w:p w14:paraId="09A24EFC" w14:textId="5DDB523E" w:rsidR="005D65A2" w:rsidRPr="00682E91" w:rsidRDefault="005D65A2" w:rsidP="00103F19">
            <w:r>
              <w:t>Dabei soll jede Prozessstation einen eigene autarke Anlagenzelle darstellen. Sollen mehrere Prozessstationen in einer Anlagenzelle abgebildet werden, so ist dies mit dem AG abzustimmen.</w:t>
            </w:r>
          </w:p>
          <w:p w14:paraId="32BCBF3D" w14:textId="39351E66" w:rsidR="005D65A2" w:rsidRDefault="005D65A2" w:rsidP="00103F19">
            <w:r>
              <w:t xml:space="preserve">Fördertechnikelemente im direkten Bereich einer Anlagenzelle werden dieser Anlagenzelle zugeordnet (z.B. </w:t>
            </w:r>
            <w:proofErr w:type="spellStart"/>
            <w:r>
              <w:t>Vorstopp</w:t>
            </w:r>
            <w:proofErr w:type="spellEnd"/>
            <w:r>
              <w:t xml:space="preserve">, Bearbeitungsstopp). Andere Fördertechnikelemente werden in einer eigenen Anlagenzelle abgebildet. </w:t>
            </w:r>
          </w:p>
          <w:p w14:paraId="0E0148A7" w14:textId="77777777" w:rsidR="005D65A2" w:rsidRDefault="005D65A2" w:rsidP="00103F19"/>
          <w:p w14:paraId="624CD8B3" w14:textId="77777777" w:rsidR="005D65A2" w:rsidRDefault="005D65A2" w:rsidP="00103F19">
            <w:r>
              <w:t>Eine Anlagenzelle besteht mindestens aus nachfolgenden Grundkomponenten:</w:t>
            </w:r>
          </w:p>
          <w:p w14:paraId="39224769" w14:textId="77777777" w:rsidR="005D65A2" w:rsidRDefault="005D65A2" w:rsidP="00103F19">
            <w:pPr>
              <w:pStyle w:val="Aufzhlung"/>
            </w:pPr>
            <w:r>
              <w:t>1x Siemens S7-1518F</w:t>
            </w:r>
          </w:p>
          <w:p w14:paraId="731A4EB3" w14:textId="77777777" w:rsidR="005D65A2" w:rsidRDefault="005D65A2" w:rsidP="00103F19">
            <w:pPr>
              <w:pStyle w:val="Aufzhlung"/>
            </w:pPr>
            <w:r>
              <w:t xml:space="preserve">1x 24‘‘ </w:t>
            </w:r>
            <w:proofErr w:type="gramStart"/>
            <w:r>
              <w:t>OC Hauptbedienpult</w:t>
            </w:r>
            <w:proofErr w:type="gramEnd"/>
          </w:p>
          <w:p w14:paraId="534A14C6" w14:textId="77777777" w:rsidR="005D65A2" w:rsidRDefault="005D65A2" w:rsidP="00103F19">
            <w:pPr>
              <w:pStyle w:val="Aufzhlung"/>
            </w:pPr>
            <w:r>
              <w:t xml:space="preserve">1x </w:t>
            </w:r>
            <w:proofErr w:type="spellStart"/>
            <w:r>
              <w:t>RootSwitch</w:t>
            </w:r>
            <w:proofErr w:type="spellEnd"/>
            <w:r>
              <w:t xml:space="preserve"> zur Anbindung ans </w:t>
            </w:r>
            <w:proofErr w:type="gramStart"/>
            <w:r>
              <w:t>BMW Netzwerk</w:t>
            </w:r>
            <w:proofErr w:type="gramEnd"/>
          </w:p>
          <w:p w14:paraId="5C0BD18F" w14:textId="77777777" w:rsidR="005D65A2" w:rsidRDefault="005D65A2" w:rsidP="00103F19">
            <w:pPr>
              <w:pStyle w:val="Aufzhlung"/>
            </w:pPr>
            <w:r>
              <w:t>1x Pneumatik-Anschluss</w:t>
            </w:r>
          </w:p>
          <w:p w14:paraId="4C734ECA" w14:textId="77777777" w:rsidR="005D65A2" w:rsidRPr="00F312B5" w:rsidRDefault="005D65A2" w:rsidP="00103F19">
            <w:pPr>
              <w:pStyle w:val="Aufzhlung"/>
            </w:pPr>
            <w:r>
              <w:t>1x Leistungsanschluss</w:t>
            </w:r>
          </w:p>
          <w:p w14:paraId="7EA26E2D" w14:textId="77777777" w:rsidR="005D65A2" w:rsidRDefault="005D65A2" w:rsidP="00103F19">
            <w:pPr>
              <w:pStyle w:val="Aufzhlung"/>
            </w:pPr>
            <w:r>
              <w:t>1x Schaltschrank +</w:t>
            </w:r>
            <w:proofErr w:type="spellStart"/>
            <w:r>
              <w:t>CExxx</w:t>
            </w:r>
            <w:proofErr w:type="spellEnd"/>
            <w:r>
              <w:t xml:space="preserve"> (Einspeiseschrank)</w:t>
            </w:r>
          </w:p>
          <w:p w14:paraId="3869A989" w14:textId="77777777" w:rsidR="005D65A2" w:rsidRDefault="005D65A2" w:rsidP="00103F19">
            <w:pPr>
              <w:pStyle w:val="Aufzhlung"/>
            </w:pPr>
            <w:r>
              <w:t>1x Schaltschrank +</w:t>
            </w:r>
            <w:proofErr w:type="spellStart"/>
            <w:r>
              <w:t>CCxxx</w:t>
            </w:r>
            <w:proofErr w:type="spellEnd"/>
            <w:r>
              <w:t xml:space="preserve"> (Steuerschrank)</w:t>
            </w:r>
          </w:p>
          <w:p w14:paraId="4899C9E8" w14:textId="77777777" w:rsidR="005D65A2" w:rsidRDefault="005D65A2" w:rsidP="00103F19">
            <w:pPr>
              <w:pStyle w:val="Aufzhlung"/>
            </w:pPr>
            <w:r>
              <w:t>1x Schaltschrank +</w:t>
            </w:r>
            <w:proofErr w:type="spellStart"/>
            <w:r>
              <w:t>CDxxx</w:t>
            </w:r>
            <w:proofErr w:type="spellEnd"/>
            <w:r>
              <w:t xml:space="preserve"> (Antriebsschrank)</w:t>
            </w:r>
          </w:p>
          <w:p w14:paraId="4EE39AA7" w14:textId="508B0AD6" w:rsidR="005D65A2" w:rsidRDefault="005D65A2" w:rsidP="00103F19">
            <w:r w:rsidRPr="00F312B5">
              <w:t>Je nach Größ</w:t>
            </w:r>
            <w:r w:rsidR="00CF4855">
              <w:t>e und mechanischem Aufbau müs</w:t>
            </w:r>
            <w:r w:rsidRPr="00F312B5">
              <w:t>sen</w:t>
            </w:r>
            <w:r>
              <w:t xml:space="preserve"> </w:t>
            </w:r>
            <w:proofErr w:type="spellStart"/>
            <w:r>
              <w:t>müssen</w:t>
            </w:r>
            <w:proofErr w:type="spellEnd"/>
            <w:r>
              <w:t xml:space="preserve"> zusätzliche 24‘‘ OP Nebenbedie</w:t>
            </w:r>
            <w:r w:rsidR="00CF4855">
              <w:t>n</w:t>
            </w:r>
            <w:r>
              <w:t>pulte eingeplant werden, um die notwendige Einsehbarkeit manuelle bedienter Anlagenkomponenten zu gewährleisten. Das zu erstellende Bedienkonz</w:t>
            </w:r>
            <w:r w:rsidR="00CF4855">
              <w:t>ep</w:t>
            </w:r>
            <w:r>
              <w:t>t muss mit dem AG abgestimmt und vom AG freigegeben werden.</w:t>
            </w:r>
          </w:p>
          <w:p w14:paraId="0CB0DC8D" w14:textId="77777777" w:rsidR="005D65A2" w:rsidRDefault="005D65A2" w:rsidP="00103F19"/>
          <w:p w14:paraId="7809C591" w14:textId="77777777" w:rsidR="005D65A2" w:rsidRDefault="005D65A2" w:rsidP="00103F19">
            <w:r>
              <w:t>Die Einteilung der Funktionsgruppen und Sicherheitsgruppen bedarf der Abstimmung und Freigabe durch BMW.</w:t>
            </w:r>
          </w:p>
          <w:p w14:paraId="29ED3C4B" w14:textId="77777777" w:rsidR="005D65A2" w:rsidRDefault="005D65A2" w:rsidP="00103F19"/>
          <w:p w14:paraId="0D2EE363" w14:textId="77777777" w:rsidR="005D65A2" w:rsidRDefault="005D65A2" w:rsidP="00103F19">
            <w:r>
              <w:t>Große Energieverbraucher innerhalb einer Anlagenzelle sind in Abstimmung mit dem AG über eine separate Einspeisung (zusätzlicher +</w:t>
            </w:r>
            <w:proofErr w:type="spellStart"/>
            <w:r>
              <w:t>CExxx</w:t>
            </w:r>
            <w:proofErr w:type="spellEnd"/>
            <w:r>
              <w:t>, Wartungseinheit) zu versorgen.</w:t>
            </w:r>
          </w:p>
          <w:p w14:paraId="5AD61425" w14:textId="77777777" w:rsidR="005D65A2" w:rsidRDefault="005D65A2" w:rsidP="00103F19"/>
          <w:p w14:paraId="61CFBEB5" w14:textId="77777777" w:rsidR="005D65A2" w:rsidRPr="00682E91" w:rsidRDefault="005D65A2" w:rsidP="00103F19">
            <w:r>
              <w:t>Die Anlagenzellen sind immer auch in Hinblick auf den finalen Vollausbau einer Produktionslinie auszulegen.</w:t>
            </w:r>
          </w:p>
        </w:tc>
      </w:tr>
    </w:tbl>
    <w:p w14:paraId="5242B0E3" w14:textId="77777777" w:rsidR="000E3797" w:rsidRPr="00103F19" w:rsidRDefault="000E3797" w:rsidP="000E3797"/>
    <w:p w14:paraId="6388D38C" w14:textId="06642663" w:rsidR="000E3797" w:rsidRPr="00682E91" w:rsidRDefault="000E3797" w:rsidP="000E3797">
      <w:pPr>
        <w:pStyle w:val="berschrift2"/>
        <w:spacing w:after="120"/>
        <w:ind w:left="578" w:hanging="578"/>
      </w:pPr>
      <w:bookmarkStart w:id="453" w:name="_Toc112915211"/>
      <w:bookmarkStart w:id="454" w:name="_Toc89696100"/>
      <w:r w:rsidRPr="00682E91">
        <w:lastRenderedPageBreak/>
        <w:t>Schaltschränke und Geräte</w:t>
      </w:r>
      <w:bookmarkEnd w:id="450"/>
      <w:bookmarkEnd w:id="451"/>
      <w:bookmarkEnd w:id="452"/>
      <w:bookmarkEnd w:id="453"/>
      <w:r w:rsidRPr="00682E91">
        <w:t xml:space="preserve"> </w:t>
      </w:r>
      <w:bookmarkEnd w:id="454"/>
    </w:p>
    <w:p w14:paraId="13288EF5" w14:textId="4B216946" w:rsidR="000E3797" w:rsidRPr="00DC4AD3" w:rsidRDefault="000E3797" w:rsidP="000E3797">
      <w:pPr>
        <w:pStyle w:val="berschrift3"/>
        <w:spacing w:after="120"/>
      </w:pPr>
      <w:bookmarkStart w:id="455" w:name="_Toc268246938"/>
      <w:bookmarkStart w:id="456" w:name="_Toc273957966"/>
      <w:bookmarkStart w:id="457" w:name="_Toc273958407"/>
      <w:bookmarkStart w:id="458" w:name="_Toc273958846"/>
      <w:bookmarkStart w:id="459" w:name="_Toc273959285"/>
      <w:bookmarkStart w:id="460" w:name="_Toc273959724"/>
      <w:bookmarkStart w:id="461" w:name="_Toc273959248"/>
      <w:bookmarkStart w:id="462" w:name="_Toc273960222"/>
      <w:bookmarkStart w:id="463" w:name="_Toc273960664"/>
      <w:bookmarkStart w:id="464" w:name="_Toc273961101"/>
      <w:bookmarkStart w:id="465" w:name="_Toc273961539"/>
      <w:bookmarkStart w:id="466" w:name="_Toc273961979"/>
      <w:bookmarkStart w:id="467" w:name="_Toc273962416"/>
      <w:bookmarkStart w:id="468" w:name="_Toc268246939"/>
      <w:bookmarkStart w:id="469" w:name="_Toc273957967"/>
      <w:bookmarkStart w:id="470" w:name="_Toc273958408"/>
      <w:bookmarkStart w:id="471" w:name="_Toc273958847"/>
      <w:bookmarkStart w:id="472" w:name="_Toc273959286"/>
      <w:bookmarkStart w:id="473" w:name="_Toc273959725"/>
      <w:bookmarkStart w:id="474" w:name="_Toc273959249"/>
      <w:bookmarkStart w:id="475" w:name="_Toc273960223"/>
      <w:bookmarkStart w:id="476" w:name="_Toc273960665"/>
      <w:bookmarkStart w:id="477" w:name="_Toc273961102"/>
      <w:bookmarkStart w:id="478" w:name="_Toc273961540"/>
      <w:bookmarkStart w:id="479" w:name="_Toc273961980"/>
      <w:bookmarkStart w:id="480" w:name="_Toc273962417"/>
      <w:bookmarkStart w:id="481" w:name="_Toc473533644"/>
      <w:bookmarkStart w:id="482" w:name="_Toc485130976"/>
      <w:bookmarkStart w:id="483" w:name="_Toc112915212"/>
      <w:bookmarkStart w:id="484" w:name="_Toc89696101"/>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r w:rsidRPr="00DC4AD3">
        <w:t>Allgemeine Anforderungen</w:t>
      </w:r>
      <w:bookmarkEnd w:id="481"/>
      <w:bookmarkEnd w:id="482"/>
      <w:bookmarkEnd w:id="483"/>
      <w:r w:rsidRPr="00DC4AD3">
        <w:t xml:space="preserve"> </w:t>
      </w:r>
      <w:bookmarkEnd w:id="48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A0118AE" w14:textId="77777777" w:rsidTr="00DF6FA5">
        <w:tc>
          <w:tcPr>
            <w:tcW w:w="0" w:type="auto"/>
          </w:tcPr>
          <w:p w14:paraId="16011277" w14:textId="77777777" w:rsidR="005D65A2" w:rsidRPr="00DC4AD3" w:rsidRDefault="005D65A2" w:rsidP="00103F19">
            <w:pPr>
              <w:rPr>
                <w:rFonts w:cs="BMWType V2 Light"/>
              </w:rPr>
            </w:pPr>
            <w:r w:rsidRPr="00DC4AD3">
              <w:t>Die Ausführung von Steuerschränken, Leistungsschränken, Einspeiseschränken, PC-Schränken und Unterverteilern muss gemäß BV-E0</w:t>
            </w:r>
            <w:r w:rsidRPr="00DC4AD3">
              <w:rPr>
                <w:noProof/>
                <w:color w:val="2B579A"/>
                <w:shd w:val="clear" w:color="auto" w:fill="E6E6E6"/>
                <w:lang w:eastAsia="de-DE"/>
              </w:rPr>
              <w:drawing>
                <wp:inline distT="0" distB="0" distL="0" distR="0" wp14:anchorId="413BE425" wp14:editId="31AC38E8">
                  <wp:extent cx="147329" cy="150809"/>
                  <wp:effectExtent l="0" t="0" r="5080" b="190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DC4AD3">
              <w:t xml:space="preserve"> und „Konstruktionsrichtlinie Steuerungstechnik“</w:t>
            </w:r>
            <w:r w:rsidRPr="00DC4AD3">
              <w:rPr>
                <w:lang w:eastAsia="de-DE"/>
              </w:rPr>
              <w:t xml:space="preserve"> </w:t>
            </w:r>
            <w:r w:rsidRPr="00DC4AD3">
              <w:rPr>
                <w:noProof/>
                <w:color w:val="2B579A"/>
                <w:shd w:val="clear" w:color="auto" w:fill="E6E6E6"/>
                <w:lang w:eastAsia="de-DE"/>
              </w:rPr>
              <w:drawing>
                <wp:inline distT="0" distB="0" distL="0" distR="0" wp14:anchorId="370FF17A" wp14:editId="79AF9CF3">
                  <wp:extent cx="147329" cy="150809"/>
                  <wp:effectExtent l="0" t="0" r="5080" b="190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DC4AD3">
              <w:t xml:space="preserve"> erfolgen.</w:t>
            </w:r>
          </w:p>
          <w:p w14:paraId="422E2151" w14:textId="5BBDFE9D" w:rsidR="005D65A2" w:rsidRPr="00DC4AD3" w:rsidRDefault="005D65A2" w:rsidP="00103F19">
            <w:r w:rsidRPr="00DC4AD3">
              <w:t xml:space="preserve">Allgemeine Anforderungen </w:t>
            </w:r>
            <w:proofErr w:type="gramStart"/>
            <w:r w:rsidRPr="00DC4AD3">
              <w:t>hinsichtlich Schaltschränken</w:t>
            </w:r>
            <w:proofErr w:type="gramEnd"/>
            <w:r w:rsidRPr="00DC4AD3">
              <w:t xml:space="preserve">, Schaltschrankmaßen, PC-Schränken, dezentralen Schränken sind im Standard Steuerungstechnik </w:t>
            </w:r>
            <w:r w:rsidR="5440D3BD" w:rsidRPr="00DC4AD3">
              <w:t>T</w:t>
            </w:r>
            <w:r w:rsidR="4F2ADE5D" w:rsidRPr="00DC4AD3">
              <w:t>S</w:t>
            </w:r>
            <w:r w:rsidR="006F7E5C" w:rsidRPr="00DC4AD3">
              <w:t xml:space="preserve"> </w:t>
            </w:r>
            <w:r w:rsidR="5440D3BD" w:rsidRPr="00DC4AD3">
              <w:t>zu</w:t>
            </w:r>
            <w:r w:rsidRPr="00DC4AD3">
              <w:t xml:space="preserve"> finden (insbesondere Muster-EPLAN und Kaufteilliste).</w:t>
            </w:r>
          </w:p>
        </w:tc>
      </w:tr>
    </w:tbl>
    <w:p w14:paraId="671C746B" w14:textId="5651185A" w:rsidR="000E3797" w:rsidRPr="00DC4AD3" w:rsidRDefault="000E3797" w:rsidP="000E3797">
      <w:pPr>
        <w:pStyle w:val="berschrift3"/>
        <w:spacing w:after="120"/>
      </w:pPr>
      <w:bookmarkStart w:id="485" w:name="_Toc473533645"/>
      <w:bookmarkStart w:id="486" w:name="_Toc485130977"/>
      <w:bookmarkStart w:id="487" w:name="_Toc112915213"/>
      <w:bookmarkStart w:id="488" w:name="_Toc89696102"/>
      <w:r w:rsidRPr="00DC4AD3">
        <w:t>Anordnung und Aufbau der Schaltschränke</w:t>
      </w:r>
      <w:bookmarkEnd w:id="485"/>
      <w:bookmarkEnd w:id="486"/>
      <w:bookmarkEnd w:id="487"/>
      <w:r w:rsidRPr="00DC4AD3">
        <w:t xml:space="preserve"> </w:t>
      </w:r>
      <w:bookmarkEnd w:id="48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3EE4943" w14:textId="77777777" w:rsidTr="00DF6FA5">
        <w:tc>
          <w:tcPr>
            <w:tcW w:w="0" w:type="auto"/>
          </w:tcPr>
          <w:p w14:paraId="49AB2954" w14:textId="77777777" w:rsidR="005D65A2" w:rsidRPr="00DC4AD3" w:rsidRDefault="005D65A2" w:rsidP="00103F19">
            <w:r w:rsidRPr="00DC4AD3">
              <w:t xml:space="preserve">Der Lieferant nutzt den im Anlagenlayout zugewiesenen Raum und stimmt mit dem </w:t>
            </w:r>
            <w:proofErr w:type="gramStart"/>
            <w:r w:rsidRPr="00DC4AD3">
              <w:t>BMW Projektteam</w:t>
            </w:r>
            <w:proofErr w:type="gramEnd"/>
            <w:r w:rsidRPr="00DC4AD3">
              <w:t xml:space="preserve"> den bestmöglichen Platz für die Schaltschränke ab. Vor der Fertigung müssen alle Einspeise- und Steuerschrankpläne freigegeben werden. In einigen Fällen wird eine Schaltschrankbühne für die Aufstellung der Schränke notwendig sein. Diese ist als Teil des Lieferumfanges zu betrachten.</w:t>
            </w:r>
          </w:p>
        </w:tc>
      </w:tr>
    </w:tbl>
    <w:p w14:paraId="677D4AD5" w14:textId="794D11D0" w:rsidR="000E3797" w:rsidRPr="00DC4AD3" w:rsidRDefault="000E3797" w:rsidP="000E3797">
      <w:pPr>
        <w:pStyle w:val="berschrift3"/>
        <w:spacing w:after="120"/>
      </w:pPr>
      <w:bookmarkStart w:id="489" w:name="_Toc473533646"/>
      <w:bookmarkStart w:id="490" w:name="_Toc485130978"/>
      <w:bookmarkStart w:id="491" w:name="_Toc112915214"/>
      <w:bookmarkStart w:id="492" w:name="_Toc89696103"/>
      <w:r w:rsidRPr="00DC4AD3">
        <w:t>Energieversorgung und Einspeisung der Anlage</w:t>
      </w:r>
      <w:bookmarkEnd w:id="489"/>
      <w:bookmarkEnd w:id="490"/>
      <w:bookmarkEnd w:id="491"/>
      <w:r w:rsidRPr="00DC4AD3">
        <w:t xml:space="preserve"> </w:t>
      </w:r>
      <w:bookmarkEnd w:id="49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76FB5760" w14:textId="77777777" w:rsidTr="00DF6FA5">
        <w:tc>
          <w:tcPr>
            <w:tcW w:w="0" w:type="auto"/>
          </w:tcPr>
          <w:p w14:paraId="4CACAFC2" w14:textId="77777777" w:rsidR="005D65A2" w:rsidRPr="00DC4AD3" w:rsidRDefault="005D65A2" w:rsidP="00103F19">
            <w:r w:rsidRPr="00DC4AD3">
              <w:t>Die Einspeisung zu den Schaltschränken wird bauseits ausgeführt und ist nicht Leistungsumfang des AN. Die bereitzustellende Gesamtleistung ist vom AN rechtzeitig, unter Berücksichtigung des Gleichzeitigkeitsfaktors, dem AG mitzuteilen. Der AN legt die Größe der Anschlüsse aus und muss beim Anschluss der Leitungen vor Ort sein.</w:t>
            </w:r>
          </w:p>
        </w:tc>
      </w:tr>
    </w:tbl>
    <w:p w14:paraId="2353F6D0" w14:textId="25AB2B42" w:rsidR="000E3797" w:rsidRPr="00DC4AD3" w:rsidRDefault="000E3797" w:rsidP="000E3797">
      <w:pPr>
        <w:pStyle w:val="berschrift3"/>
        <w:spacing w:after="120"/>
      </w:pPr>
      <w:bookmarkStart w:id="493" w:name="_Toc473533647"/>
      <w:bookmarkStart w:id="494" w:name="_Toc485130979"/>
      <w:bookmarkStart w:id="495" w:name="_Toc112915215"/>
      <w:bookmarkStart w:id="496" w:name="_Toc89696104"/>
      <w:r w:rsidRPr="00DC4AD3">
        <w:t>Verdrahtungstechnik</w:t>
      </w:r>
      <w:bookmarkEnd w:id="493"/>
      <w:bookmarkEnd w:id="494"/>
      <w:bookmarkEnd w:id="495"/>
      <w:r w:rsidRPr="00DC4AD3">
        <w:t xml:space="preserve"> </w:t>
      </w:r>
      <w:bookmarkEnd w:id="49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0"/>
      </w:tblGrid>
      <w:tr w:rsidR="005D65A2" w:rsidRPr="00DC4AD3" w14:paraId="1C6F421B" w14:textId="77777777" w:rsidTr="00DF6FA5">
        <w:tc>
          <w:tcPr>
            <w:tcW w:w="0" w:type="auto"/>
          </w:tcPr>
          <w:p w14:paraId="673043A1" w14:textId="77777777" w:rsidR="005D65A2" w:rsidRPr="00DC4AD3" w:rsidRDefault="005D65A2" w:rsidP="00103F19">
            <w:r w:rsidRPr="00DC4AD3">
              <w:t>Grundsätzlich siehe Konstruktionsrichtlinie Steuerungstechnik.</w:t>
            </w:r>
          </w:p>
        </w:tc>
      </w:tr>
    </w:tbl>
    <w:p w14:paraId="7347CEA3" w14:textId="77777777" w:rsidR="000E3797" w:rsidRPr="00DC4AD3" w:rsidRDefault="000E3797" w:rsidP="000E3797">
      <w:pPr>
        <w:rPr>
          <w:lang w:val="en-US"/>
        </w:rPr>
      </w:pPr>
    </w:p>
    <w:p w14:paraId="24CF3256" w14:textId="01001FA0" w:rsidR="000E3797" w:rsidRPr="00DC4AD3" w:rsidRDefault="000E3797" w:rsidP="000E3797">
      <w:pPr>
        <w:pStyle w:val="berschrift3"/>
        <w:spacing w:after="120"/>
      </w:pPr>
      <w:bookmarkStart w:id="497" w:name="_Toc473533648"/>
      <w:bookmarkStart w:id="498" w:name="_Toc485130980"/>
      <w:bookmarkStart w:id="499" w:name="_Toc112915216"/>
      <w:bookmarkStart w:id="500" w:name="_Toc89696105"/>
      <w:r w:rsidRPr="00DC4AD3">
        <w:t>Klimatisierung</w:t>
      </w:r>
      <w:bookmarkEnd w:id="497"/>
      <w:bookmarkEnd w:id="498"/>
      <w:bookmarkEnd w:id="499"/>
      <w:r w:rsidRPr="00DC4AD3">
        <w:t xml:space="preserve"> </w:t>
      </w:r>
      <w:bookmarkEnd w:id="50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300A13A3" w14:textId="77777777" w:rsidTr="00DF6FA5">
        <w:tc>
          <w:tcPr>
            <w:tcW w:w="0" w:type="auto"/>
          </w:tcPr>
          <w:p w14:paraId="3BCACF1B" w14:textId="77777777" w:rsidR="005D65A2" w:rsidRPr="00DC4AD3" w:rsidRDefault="005D65A2" w:rsidP="00103F19">
            <w:r w:rsidRPr="00DC4AD3">
              <w:t>Die Klimatisierung wird gemäß den Vorschriften ausgeführt, basierend auf der Temperaturberechnungen hinsichtlich der Werksumgebungstemperaturen und der Herstellerempfehlungen. Klimageräte müssen überwacht werden; Störungen müssen angezeigt werden. Das Klimagerät im Schaltschrank wird beim Öffnen der Schranktür durch einen Türschalter deaktiviert.</w:t>
            </w:r>
          </w:p>
          <w:p w14:paraId="6E780BAF" w14:textId="77777777" w:rsidR="005D65A2" w:rsidRPr="00DC4AD3" w:rsidRDefault="005D65A2" w:rsidP="00103F19">
            <w:r w:rsidRPr="00DC4AD3">
              <w:t>Der Lieferant hat in jedem Fall die maximale Umgebungstemperatur hinsichtlich des Einsatzortes beim AG Planer zu hinterfragen. Die Klimaberechnung für die Schaltschränke ist Lieferumfang der Dokumentation.</w:t>
            </w:r>
          </w:p>
        </w:tc>
      </w:tr>
    </w:tbl>
    <w:p w14:paraId="0DA01747" w14:textId="32FA6D07" w:rsidR="000E3797" w:rsidRPr="00DC4AD3" w:rsidRDefault="000E3797" w:rsidP="000E3797">
      <w:pPr>
        <w:pStyle w:val="berschrift2"/>
        <w:spacing w:after="120"/>
        <w:ind w:left="578" w:hanging="578"/>
      </w:pPr>
      <w:bookmarkStart w:id="501" w:name="_Toc143074624"/>
      <w:bookmarkStart w:id="502" w:name="_Toc473533649"/>
      <w:bookmarkStart w:id="503" w:name="_Toc485130981"/>
      <w:bookmarkStart w:id="504" w:name="_Toc112915217"/>
      <w:bookmarkStart w:id="505" w:name="_Toc89696106"/>
      <w:r w:rsidRPr="00DC4AD3">
        <w:t>Steuerungskomponenten</w:t>
      </w:r>
      <w:bookmarkEnd w:id="501"/>
      <w:bookmarkEnd w:id="502"/>
      <w:bookmarkEnd w:id="503"/>
      <w:bookmarkEnd w:id="504"/>
      <w:r w:rsidRPr="00DC4AD3">
        <w:t xml:space="preserve"> </w:t>
      </w:r>
      <w:bookmarkEnd w:id="505"/>
    </w:p>
    <w:p w14:paraId="51A9C812" w14:textId="57B3A647" w:rsidR="000E3797" w:rsidRPr="00DC4AD3" w:rsidRDefault="000E3797" w:rsidP="000E3797">
      <w:pPr>
        <w:pStyle w:val="berschrift3"/>
        <w:spacing w:after="120"/>
      </w:pPr>
      <w:bookmarkStart w:id="506" w:name="_Toc473533650"/>
      <w:bookmarkStart w:id="507" w:name="_Toc485130982"/>
      <w:bookmarkStart w:id="508" w:name="_Toc112915218"/>
      <w:bookmarkStart w:id="509" w:name="_Toc89696107"/>
      <w:r w:rsidRPr="00DC4AD3">
        <w:t>SPS</w:t>
      </w:r>
      <w:bookmarkEnd w:id="506"/>
      <w:bookmarkEnd w:id="507"/>
      <w:bookmarkEnd w:id="508"/>
      <w:r w:rsidRPr="00DC4AD3">
        <w:t xml:space="preserve"> </w:t>
      </w:r>
      <w:bookmarkEnd w:id="50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EBCF0EF" w14:textId="77777777" w:rsidTr="00DF6FA5">
        <w:tc>
          <w:tcPr>
            <w:tcW w:w="0" w:type="auto"/>
          </w:tcPr>
          <w:p w14:paraId="796D4D1A" w14:textId="77777777" w:rsidR="005D65A2" w:rsidRPr="00DC4AD3" w:rsidRDefault="005D65A2" w:rsidP="00103F19">
            <w:pPr>
              <w:rPr>
                <w:rFonts w:cs="BMWType V2 Light"/>
                <w:b/>
                <w:bCs/>
                <w:iCs/>
              </w:rPr>
            </w:pPr>
            <w:r w:rsidRPr="00DC4AD3">
              <w:rPr>
                <w:b/>
                <w:bCs/>
                <w:iCs/>
              </w:rPr>
              <w:t>Standardsteuerung: Produktgruppe TIA SPS 1500</w:t>
            </w:r>
          </w:p>
          <w:p w14:paraId="7133D43B" w14:textId="77777777" w:rsidR="005D65A2" w:rsidRPr="00DC4AD3" w:rsidRDefault="005D65A2" w:rsidP="00103F19">
            <w:pPr>
              <w:rPr>
                <w:rFonts w:cs="BMWType V2 Light"/>
              </w:rPr>
            </w:pPr>
            <w:r w:rsidRPr="00DC4AD3">
              <w:t>Die Zykluszeit darf 25ms nicht überschreiten.</w:t>
            </w:r>
          </w:p>
          <w:p w14:paraId="6C61C9F3" w14:textId="77777777" w:rsidR="005D65A2" w:rsidRPr="00DC4AD3" w:rsidRDefault="005D65A2" w:rsidP="00103F19">
            <w:r w:rsidRPr="00DC4AD3">
              <w:t>Das Maximum der Speichernutzung beträgt 70%, 30% müssen als Reserve nach der Installation bleiben.</w:t>
            </w:r>
          </w:p>
          <w:p w14:paraId="7E8D6C7B" w14:textId="77777777" w:rsidR="005D65A2" w:rsidRPr="00682E91" w:rsidRDefault="005D65A2" w:rsidP="00103F19">
            <w:r w:rsidRPr="00DC4AD3">
              <w:t xml:space="preserve">Nach Auftragsvergabe als notwendig festgestellte </w:t>
            </w:r>
            <w:proofErr w:type="gramStart"/>
            <w:r w:rsidRPr="00DC4AD3">
              <w:t>CPU Upgrades</w:t>
            </w:r>
            <w:proofErr w:type="gramEnd"/>
            <w:r w:rsidRPr="00DC4AD3">
              <w:t xml:space="preserve"> sind nicht relevant für Nachträge und unterliegen der Verantwortung des Lieferanten.</w:t>
            </w:r>
          </w:p>
        </w:tc>
      </w:tr>
    </w:tbl>
    <w:p w14:paraId="5173C349" w14:textId="21FEE436" w:rsidR="000E3797" w:rsidRPr="00682E91" w:rsidRDefault="000E3797" w:rsidP="000E3797">
      <w:pPr>
        <w:pStyle w:val="berschrift3"/>
        <w:spacing w:after="120"/>
      </w:pPr>
      <w:bookmarkStart w:id="510" w:name="_Toc473533651"/>
      <w:bookmarkStart w:id="511" w:name="_Toc485130983"/>
      <w:bookmarkStart w:id="512" w:name="_Toc112915219"/>
      <w:bookmarkStart w:id="513" w:name="_Toc89696108"/>
      <w:r w:rsidRPr="00682E91">
        <w:t>Dezentrale Leistung</w:t>
      </w:r>
      <w:bookmarkEnd w:id="510"/>
      <w:bookmarkEnd w:id="511"/>
      <w:bookmarkEnd w:id="512"/>
      <w:r w:rsidRPr="00682E91">
        <w:t xml:space="preserve"> </w:t>
      </w:r>
      <w:bookmarkEnd w:id="51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4"/>
      </w:tblGrid>
      <w:tr w:rsidR="005D65A2" w:rsidRPr="00682E91" w14:paraId="1D6191A9" w14:textId="77777777" w:rsidTr="00DF6FA5">
        <w:tc>
          <w:tcPr>
            <w:tcW w:w="0" w:type="auto"/>
          </w:tcPr>
          <w:p w14:paraId="6117A5C7" w14:textId="77777777" w:rsidR="005D65A2" w:rsidRPr="00682E91" w:rsidRDefault="005D65A2" w:rsidP="00103F19">
            <w:r>
              <w:t>Einsatz in Abstimmung mit dem AG</w:t>
            </w:r>
          </w:p>
        </w:tc>
      </w:tr>
    </w:tbl>
    <w:p w14:paraId="431DBE5C" w14:textId="40EB2B4B" w:rsidR="000E3797" w:rsidRPr="005D65A2" w:rsidRDefault="000E3797" w:rsidP="000E3797">
      <w:pPr>
        <w:pStyle w:val="berschrift3"/>
        <w:spacing w:after="120"/>
        <w:rPr>
          <w:lang w:val="en-US"/>
        </w:rPr>
      </w:pPr>
      <w:bookmarkStart w:id="514" w:name="_Toc268246951"/>
      <w:bookmarkStart w:id="515" w:name="_Toc273957979"/>
      <w:bookmarkStart w:id="516" w:name="_Toc273958420"/>
      <w:bookmarkStart w:id="517" w:name="_Toc273958859"/>
      <w:bookmarkStart w:id="518" w:name="_Toc273959298"/>
      <w:bookmarkStart w:id="519" w:name="_Toc273959737"/>
      <w:bookmarkStart w:id="520" w:name="_Toc273959272"/>
      <w:bookmarkStart w:id="521" w:name="_Toc273960235"/>
      <w:bookmarkStart w:id="522" w:name="_Toc273960677"/>
      <w:bookmarkStart w:id="523" w:name="_Toc273961114"/>
      <w:bookmarkStart w:id="524" w:name="_Toc273961552"/>
      <w:bookmarkStart w:id="525" w:name="_Toc273961992"/>
      <w:bookmarkStart w:id="526" w:name="_Toc273962429"/>
      <w:bookmarkStart w:id="527" w:name="_Toc473533652"/>
      <w:bookmarkStart w:id="528" w:name="_Toc485130984"/>
      <w:bookmarkStart w:id="529" w:name="_Toc112915220"/>
      <w:bookmarkStart w:id="530" w:name="_Toc89696109"/>
      <w:bookmarkEnd w:id="514"/>
      <w:bookmarkEnd w:id="515"/>
      <w:bookmarkEnd w:id="516"/>
      <w:bookmarkEnd w:id="517"/>
      <w:bookmarkEnd w:id="518"/>
      <w:bookmarkEnd w:id="519"/>
      <w:bookmarkEnd w:id="520"/>
      <w:bookmarkEnd w:id="521"/>
      <w:bookmarkEnd w:id="522"/>
      <w:bookmarkEnd w:id="523"/>
      <w:bookmarkEnd w:id="524"/>
      <w:bookmarkEnd w:id="525"/>
      <w:bookmarkEnd w:id="526"/>
      <w:proofErr w:type="spellStart"/>
      <w:r w:rsidRPr="005D65A2">
        <w:rPr>
          <w:lang w:val="en-US"/>
        </w:rPr>
        <w:t>Dezentrale</w:t>
      </w:r>
      <w:proofErr w:type="spellEnd"/>
      <w:r w:rsidRPr="005D65A2">
        <w:rPr>
          <w:lang w:val="en-US"/>
        </w:rPr>
        <w:t xml:space="preserve"> </w:t>
      </w:r>
      <w:proofErr w:type="spellStart"/>
      <w:r w:rsidRPr="005D65A2">
        <w:rPr>
          <w:lang w:val="en-US"/>
        </w:rPr>
        <w:t>Peripherie</w:t>
      </w:r>
      <w:bookmarkEnd w:id="527"/>
      <w:bookmarkEnd w:id="528"/>
      <w:bookmarkEnd w:id="529"/>
      <w:proofErr w:type="spellEnd"/>
      <w:r w:rsidRPr="005D65A2">
        <w:rPr>
          <w:lang w:val="en-US"/>
        </w:rPr>
        <w:t xml:space="preserve"> </w:t>
      </w:r>
      <w:bookmarkEnd w:id="53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rsidR="005D65A2" w:rsidRPr="00682E91" w14:paraId="5CD0D357" w14:textId="77777777" w:rsidTr="00DF6FA5">
        <w:tc>
          <w:tcPr>
            <w:tcW w:w="0" w:type="auto"/>
          </w:tcPr>
          <w:p w14:paraId="671CB193" w14:textId="77777777" w:rsidR="005D65A2" w:rsidRPr="00682E91" w:rsidRDefault="005D65A2" w:rsidP="00103F19">
            <w:r>
              <w:t>Siehe dazu generelle Spezifikation Steuerungstechnik</w:t>
            </w:r>
          </w:p>
        </w:tc>
      </w:tr>
    </w:tbl>
    <w:p w14:paraId="5248A86A" w14:textId="1969A073" w:rsidR="000E3797" w:rsidRPr="00103F19" w:rsidRDefault="000E3797" w:rsidP="000E3797">
      <w:pPr>
        <w:pStyle w:val="berschrift3"/>
        <w:spacing w:after="120"/>
      </w:pPr>
      <w:bookmarkStart w:id="531" w:name="_Toc268246953"/>
      <w:bookmarkStart w:id="532" w:name="_Toc273957981"/>
      <w:bookmarkStart w:id="533" w:name="_Toc273958422"/>
      <w:bookmarkStart w:id="534" w:name="_Toc273958861"/>
      <w:bookmarkStart w:id="535" w:name="_Toc273959300"/>
      <w:bookmarkStart w:id="536" w:name="_Toc273959739"/>
      <w:bookmarkStart w:id="537" w:name="_Toc273959276"/>
      <w:bookmarkStart w:id="538" w:name="_Toc273960237"/>
      <w:bookmarkStart w:id="539" w:name="_Toc273960679"/>
      <w:bookmarkStart w:id="540" w:name="_Toc273961116"/>
      <w:bookmarkStart w:id="541" w:name="_Toc273961554"/>
      <w:bookmarkStart w:id="542" w:name="_Toc273961994"/>
      <w:bookmarkStart w:id="543" w:name="_Toc273962431"/>
      <w:bookmarkStart w:id="544" w:name="_Toc473533653"/>
      <w:bookmarkStart w:id="545" w:name="_Toc485130985"/>
      <w:bookmarkStart w:id="546" w:name="_Toc112915221"/>
      <w:bookmarkStart w:id="547" w:name="_Toc89696110"/>
      <w:bookmarkEnd w:id="531"/>
      <w:bookmarkEnd w:id="532"/>
      <w:bookmarkEnd w:id="533"/>
      <w:bookmarkEnd w:id="534"/>
      <w:bookmarkEnd w:id="535"/>
      <w:bookmarkEnd w:id="536"/>
      <w:bookmarkEnd w:id="537"/>
      <w:bookmarkEnd w:id="538"/>
      <w:bookmarkEnd w:id="539"/>
      <w:bookmarkEnd w:id="540"/>
      <w:bookmarkEnd w:id="541"/>
      <w:bookmarkEnd w:id="542"/>
      <w:bookmarkEnd w:id="543"/>
      <w:r w:rsidRPr="00103F19">
        <w:lastRenderedPageBreak/>
        <w:t>Hand-vor-Ort-Bediengeräte (HVO)</w:t>
      </w:r>
      <w:bookmarkEnd w:id="544"/>
      <w:bookmarkEnd w:id="545"/>
      <w:bookmarkEnd w:id="546"/>
      <w:r w:rsidRPr="00103F19">
        <w:t xml:space="preserve"> </w:t>
      </w:r>
      <w:bookmarkEnd w:id="54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C9DDD85" w14:textId="77777777" w:rsidTr="00DF6FA5">
        <w:tc>
          <w:tcPr>
            <w:tcW w:w="0" w:type="auto"/>
          </w:tcPr>
          <w:p w14:paraId="4871D55B" w14:textId="77777777" w:rsidR="005D65A2" w:rsidRPr="00DC4AD3" w:rsidRDefault="005D65A2" w:rsidP="00103F19">
            <w:pPr>
              <w:overflowPunct/>
              <w:autoSpaceDE/>
              <w:autoSpaceDN/>
              <w:adjustRightInd/>
              <w:textAlignment w:val="auto"/>
              <w:rPr>
                <w:rFonts w:cs="BMWType V2 Light"/>
              </w:rPr>
            </w:pPr>
            <w:r w:rsidRPr="00DC4AD3">
              <w:rPr>
                <w:lang w:eastAsia="de-DE"/>
              </w:rPr>
              <w:t xml:space="preserve">Standard-HVO nach Montagestandard mit </w:t>
            </w:r>
            <w:proofErr w:type="spellStart"/>
            <w:r w:rsidRPr="00DC4AD3">
              <w:rPr>
                <w:lang w:eastAsia="de-DE"/>
              </w:rPr>
              <w:t>ProfiNet</w:t>
            </w:r>
            <w:proofErr w:type="spellEnd"/>
            <w:r w:rsidRPr="00DC4AD3">
              <w:rPr>
                <w:lang w:eastAsia="de-DE"/>
              </w:rPr>
              <w:t xml:space="preserve"> - Anschluss. Es sind dabei folgende HVO-Typen definiert und freigegeben:</w:t>
            </w:r>
          </w:p>
          <w:p w14:paraId="5212DEA5" w14:textId="387536F3" w:rsidR="005D65A2" w:rsidRPr="00DC4AD3" w:rsidRDefault="005D65A2" w:rsidP="00103F19">
            <w:pPr>
              <w:overflowPunct/>
              <w:autoSpaceDE/>
              <w:autoSpaceDN/>
              <w:adjustRightInd/>
              <w:textAlignment w:val="auto"/>
              <w:rPr>
                <w:rFonts w:cs="BMWType V2 Light"/>
                <w:bCs/>
              </w:rPr>
            </w:pPr>
            <w:r w:rsidRPr="00DC4AD3">
              <w:rPr>
                <w:b/>
                <w:bCs/>
                <w:lang w:eastAsia="de-DE"/>
              </w:rPr>
              <w:t xml:space="preserve">Typ 1: </w:t>
            </w:r>
            <w:r w:rsidRPr="00DC4AD3">
              <w:rPr>
                <w:bCs/>
                <w:lang w:eastAsia="de-DE"/>
              </w:rPr>
              <w:t xml:space="preserve">OC 24‘‘ </w:t>
            </w:r>
          </w:p>
          <w:p w14:paraId="38F450EF" w14:textId="03C9DC47" w:rsidR="005D65A2" w:rsidRPr="00DC4AD3" w:rsidRDefault="005D65A2" w:rsidP="00103F19">
            <w:pPr>
              <w:overflowPunct/>
              <w:autoSpaceDE/>
              <w:autoSpaceDN/>
              <w:adjustRightInd/>
              <w:textAlignment w:val="auto"/>
              <w:rPr>
                <w:rFonts w:cs="BMWType V2 Light"/>
                <w:b/>
                <w:bCs/>
                <w:lang w:eastAsia="de-DE"/>
              </w:rPr>
            </w:pPr>
            <w:r w:rsidRPr="00DC4AD3">
              <w:rPr>
                <w:rFonts w:cs="BMWType V2 Light"/>
                <w:b/>
                <w:bCs/>
                <w:lang w:eastAsia="de-DE"/>
              </w:rPr>
              <w:t xml:space="preserve">Typ 2: </w:t>
            </w:r>
            <w:r w:rsidRPr="00DC4AD3">
              <w:rPr>
                <w:bCs/>
                <w:lang w:eastAsia="de-DE"/>
              </w:rPr>
              <w:t xml:space="preserve">OP 24‘‘ </w:t>
            </w:r>
          </w:p>
          <w:p w14:paraId="0FD1B75F" w14:textId="77777777" w:rsidR="005D65A2" w:rsidRPr="00DC4AD3" w:rsidRDefault="005D65A2" w:rsidP="00103F19">
            <w:pPr>
              <w:overflowPunct/>
              <w:autoSpaceDE/>
              <w:autoSpaceDN/>
              <w:adjustRightInd/>
              <w:textAlignment w:val="auto"/>
              <w:rPr>
                <w:rFonts w:cs="BMWType V2 Light"/>
              </w:rPr>
            </w:pPr>
            <w:r w:rsidRPr="00DC4AD3">
              <w:rPr>
                <w:lang w:eastAsia="de-DE"/>
              </w:rPr>
              <w:t>Grundsätzlich sind Anzahl und Aufstellorte der HVOs nach den Erfordernissen der Anlage festzulegen, wobei sie so angeordnet werden müssen,</w:t>
            </w:r>
          </w:p>
          <w:p w14:paraId="7B74631E" w14:textId="77777777" w:rsidR="005D65A2" w:rsidRPr="00DC4AD3" w:rsidRDefault="005D65A2" w:rsidP="00103F19">
            <w:pPr>
              <w:overflowPunct/>
              <w:autoSpaceDE/>
              <w:autoSpaceDN/>
              <w:adjustRightInd/>
              <w:textAlignment w:val="auto"/>
              <w:rPr>
                <w:rFonts w:cs="BMWType V2 Light"/>
              </w:rPr>
            </w:pPr>
            <w:r w:rsidRPr="00DC4AD3">
              <w:rPr>
                <w:lang w:eastAsia="de-DE"/>
              </w:rPr>
              <w:t>dass jede Bewegung der Anlage einsehbar ist.</w:t>
            </w:r>
          </w:p>
          <w:p w14:paraId="3B0B6B29" w14:textId="77777777" w:rsidR="005D65A2" w:rsidRPr="00DC4AD3" w:rsidRDefault="005D65A2" w:rsidP="00103F19">
            <w:pPr>
              <w:overflowPunct/>
              <w:autoSpaceDE/>
              <w:autoSpaceDN/>
              <w:adjustRightInd/>
              <w:textAlignment w:val="auto"/>
              <w:rPr>
                <w:rFonts w:cs="BMWType V2 Light"/>
              </w:rPr>
            </w:pPr>
            <w:r w:rsidRPr="00DC4AD3">
              <w:t>Die vereinbarten Preise und Konditionen werden dem Anlagenlieferanten und deren Unterlieferanten zur Angebotsbearbeitung durch den AG zur Verfügung gestellt.</w:t>
            </w:r>
          </w:p>
          <w:p w14:paraId="401AE813" w14:textId="77777777" w:rsidR="005D65A2" w:rsidRPr="00DC4AD3" w:rsidRDefault="005D65A2" w:rsidP="00103F19">
            <w:pPr>
              <w:overflowPunct/>
              <w:autoSpaceDE/>
              <w:autoSpaceDN/>
              <w:adjustRightInd/>
              <w:textAlignment w:val="auto"/>
              <w:rPr>
                <w:rFonts w:cs="BMWType V2 Light"/>
              </w:rPr>
            </w:pPr>
          </w:p>
          <w:p w14:paraId="6345F51F" w14:textId="77777777" w:rsidR="005D65A2" w:rsidRPr="00DC4AD3" w:rsidRDefault="005D65A2" w:rsidP="00103F19">
            <w:pPr>
              <w:overflowPunct/>
              <w:autoSpaceDE/>
              <w:autoSpaceDN/>
              <w:adjustRightInd/>
              <w:textAlignment w:val="auto"/>
              <w:rPr>
                <w:rFonts w:cs="BMWType V2 Light"/>
              </w:rPr>
            </w:pPr>
          </w:p>
          <w:p w14:paraId="0DD98666" w14:textId="3FEF2A8B" w:rsidR="005D65A2" w:rsidRPr="00DC4AD3" w:rsidRDefault="005D65A2" w:rsidP="00103F19">
            <w:pPr>
              <w:overflowPunct/>
              <w:autoSpaceDE/>
              <w:autoSpaceDN/>
              <w:adjustRightInd/>
              <w:spacing w:after="90"/>
              <w:textAlignment w:val="auto"/>
              <w:rPr>
                <w:rFonts w:cs="BMWType V2 Light"/>
                <w:bCs/>
              </w:rPr>
            </w:pPr>
            <w:r w:rsidRPr="00DC4AD3">
              <w:rPr>
                <w:rFonts w:cs="BMWType V2 Light"/>
                <w:bCs/>
              </w:rPr>
              <w:t>Für alle Projekte müssen die neuen HVOs von Fa. Beckhoff verwendet werden.</w:t>
            </w:r>
            <w:r w:rsidRPr="00DC4AD3">
              <w:rPr>
                <w:rFonts w:cs="BMWType V2 Light"/>
                <w:bCs/>
              </w:rPr>
              <w:br/>
              <w:t>Die Staudinger HVOs werden nicht akzeptiert.</w:t>
            </w:r>
          </w:p>
          <w:p w14:paraId="4D0D94FA" w14:textId="77777777" w:rsidR="005D65A2" w:rsidRPr="000A3364" w:rsidRDefault="005D65A2" w:rsidP="00D44E25">
            <w:pPr>
              <w:rPr>
                <w:szCs w:val="24"/>
              </w:rPr>
            </w:pPr>
            <w:r w:rsidRPr="00DC4AD3">
              <w:rPr>
                <w:szCs w:val="24"/>
              </w:rPr>
              <w:t>Bei allen HVOs für die Länder China und Mexiko sind die Füße um 100 mm zu kürzen.</w:t>
            </w:r>
            <w:r w:rsidRPr="000A3364">
              <w:rPr>
                <w:szCs w:val="24"/>
              </w:rPr>
              <w:t xml:space="preserve"> </w:t>
            </w:r>
          </w:p>
          <w:p w14:paraId="69F95D37" w14:textId="463DD47D" w:rsidR="00D44E25" w:rsidRPr="00D44E25" w:rsidRDefault="00D44E25" w:rsidP="00D44E25">
            <w:pPr>
              <w:rPr>
                <w:szCs w:val="24"/>
              </w:rPr>
            </w:pPr>
          </w:p>
        </w:tc>
      </w:tr>
    </w:tbl>
    <w:p w14:paraId="1F47FCDA" w14:textId="27AE4BB9" w:rsidR="000E3797" w:rsidRPr="00682E91" w:rsidRDefault="000E3797" w:rsidP="000E3797">
      <w:pPr>
        <w:pStyle w:val="berschrift3"/>
        <w:spacing w:after="120"/>
      </w:pPr>
      <w:bookmarkStart w:id="548" w:name="_Toc473533654"/>
      <w:bookmarkStart w:id="549" w:name="_Toc485130986"/>
      <w:bookmarkStart w:id="550" w:name="_Toc112915222"/>
      <w:bookmarkStart w:id="551" w:name="_Toc89696111"/>
      <w:r w:rsidRPr="00682E91">
        <w:t>Visualisierungssysteme</w:t>
      </w:r>
      <w:bookmarkEnd w:id="548"/>
      <w:bookmarkEnd w:id="549"/>
      <w:bookmarkEnd w:id="550"/>
      <w:r w:rsidRPr="00682E91">
        <w:t xml:space="preserve"> </w:t>
      </w:r>
      <w:bookmarkEnd w:id="55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235AD2C" w14:textId="77777777" w:rsidTr="00DF6FA5">
        <w:trPr>
          <w:trHeight w:val="760"/>
        </w:trPr>
        <w:tc>
          <w:tcPr>
            <w:tcW w:w="0" w:type="auto"/>
          </w:tcPr>
          <w:p w14:paraId="27BC0041" w14:textId="77777777" w:rsidR="005D65A2" w:rsidRPr="00DC4AD3" w:rsidRDefault="005D65A2" w:rsidP="00103F19">
            <w:pPr>
              <w:rPr>
                <w:rFonts w:cs="BMWType V2 Light"/>
              </w:rPr>
            </w:pPr>
            <w:r w:rsidRPr="00DC4AD3">
              <w:rPr>
                <w:bCs/>
                <w:iCs/>
              </w:rPr>
              <w:t>Die Visualisierungssysteme sind Bedien- und Beobachtungssysteme</w:t>
            </w:r>
            <w:r w:rsidRPr="00DC4AD3">
              <w:t xml:space="preserve"> für das Visualisieren und Bedienen von Anlagen- und Fertigungsabläufen mit Prozesskopplung zur Steuerung.</w:t>
            </w:r>
          </w:p>
          <w:p w14:paraId="726274E8" w14:textId="77777777" w:rsidR="005D65A2" w:rsidRPr="00DC4AD3" w:rsidRDefault="005D65A2" w:rsidP="00103F19">
            <w:pPr>
              <w:rPr>
                <w:rFonts w:cs="BMWType V2 Light"/>
              </w:rPr>
            </w:pPr>
            <w:r w:rsidRPr="00DC4AD3">
              <w:t>Die einzusetzenden Versionen sind anzufragen. Die Hardwarekomponenten für Visualisierungsumfänge sind aus der BMW BIV-Liste bzw. aus der Bauteilliste zu entnehmen.</w:t>
            </w:r>
          </w:p>
          <w:p w14:paraId="462BEA6F" w14:textId="77777777" w:rsidR="005D65A2" w:rsidRPr="00DC4AD3" w:rsidRDefault="005D65A2" w:rsidP="00103F19">
            <w:pPr>
              <w:rPr>
                <w:rFonts w:cs="BMWType V2 Light"/>
              </w:rPr>
            </w:pPr>
            <w:r w:rsidRPr="00DC4AD3">
              <w:t xml:space="preserve">Auftragsdaten sind zu visualisieren und </w:t>
            </w:r>
            <w:proofErr w:type="spellStart"/>
            <w:r w:rsidRPr="00DC4AD3">
              <w:t>bedienlevelabhängig</w:t>
            </w:r>
            <w:proofErr w:type="spellEnd"/>
            <w:r w:rsidRPr="00DC4AD3">
              <w:t xml:space="preserve"> editierbar zu gestalten, inkl. Einfügen und Löschen von Datensätzen.</w:t>
            </w:r>
          </w:p>
          <w:p w14:paraId="1DCD6B6F" w14:textId="77777777" w:rsidR="005D65A2" w:rsidRPr="00DC4AD3" w:rsidRDefault="005D65A2" w:rsidP="00103F19">
            <w:pPr>
              <w:rPr>
                <w:rFonts w:cs="BMWType V2 Light"/>
                <w:szCs w:val="24"/>
              </w:rPr>
            </w:pPr>
            <w:r w:rsidRPr="00DC4AD3">
              <w:rPr>
                <w:szCs w:val="24"/>
              </w:rPr>
              <w:t>Ist für den planmäßigen Ablauf ein Anwendereingriff notwendig, so ist dieser dem Anwender klar anzuzeigen, z.B. durch einen blinkenden Freigabeknopf oder eine passende Signalleuchte.</w:t>
            </w:r>
          </w:p>
        </w:tc>
      </w:tr>
    </w:tbl>
    <w:p w14:paraId="60412402" w14:textId="1ED60830" w:rsidR="000E3797" w:rsidRPr="00DC4AD3" w:rsidRDefault="000E3797" w:rsidP="000E3797">
      <w:pPr>
        <w:pStyle w:val="berschrift3"/>
        <w:spacing w:after="120"/>
      </w:pPr>
      <w:bookmarkStart w:id="552" w:name="_Toc473533655"/>
      <w:bookmarkStart w:id="553" w:name="_Toc485130987"/>
      <w:bookmarkStart w:id="554" w:name="_Toc112915223"/>
      <w:bookmarkStart w:id="555" w:name="_Toc89696112"/>
      <w:r w:rsidRPr="00DC4AD3">
        <w:t xml:space="preserve">Beschreibung </w:t>
      </w:r>
      <w:proofErr w:type="gramStart"/>
      <w:r w:rsidRPr="00DC4AD3">
        <w:t>HVO Visualisierung</w:t>
      </w:r>
      <w:bookmarkEnd w:id="552"/>
      <w:bookmarkEnd w:id="553"/>
      <w:bookmarkEnd w:id="554"/>
      <w:proofErr w:type="gramEnd"/>
      <w:r w:rsidRPr="00DC4AD3">
        <w:t xml:space="preserve"> </w:t>
      </w:r>
      <w:bookmarkEnd w:id="55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A1BE322" w14:textId="77777777" w:rsidTr="00DF6FA5">
        <w:tc>
          <w:tcPr>
            <w:tcW w:w="0" w:type="auto"/>
          </w:tcPr>
          <w:p w14:paraId="3E0F5551" w14:textId="022FE589" w:rsidR="005D65A2" w:rsidRPr="00682E91" w:rsidRDefault="005D65A2" w:rsidP="00103F19">
            <w:r w:rsidRPr="00682E91">
              <w:t>Von der Standardsoftware T</w:t>
            </w:r>
            <w:r w:rsidR="007A328E">
              <w:t>S</w:t>
            </w:r>
            <w:r w:rsidRPr="00682E91">
              <w:t xml:space="preserve"> sind die Standardbausteine und die Visualisierung zu verwenden. Einzelheiten der Visualisierung müssen mit dem AG abgestimmt werden.</w:t>
            </w:r>
          </w:p>
          <w:p w14:paraId="6D48E72E" w14:textId="77777777" w:rsidR="005D65A2" w:rsidRPr="00682E91" w:rsidRDefault="005D65A2" w:rsidP="00103F19"/>
          <w:p w14:paraId="20D9B8FD" w14:textId="081C0B0F" w:rsidR="005D65A2" w:rsidRPr="00682E91" w:rsidRDefault="005D65A2" w:rsidP="00103F19">
            <w:r w:rsidRPr="00682E91">
              <w:t xml:space="preserve">Die gesamte Visualisierung muss von Deutsch </w:t>
            </w:r>
            <w:r w:rsidR="005A77CB">
              <w:t>und</w:t>
            </w:r>
            <w:r w:rsidRPr="00682E91">
              <w:t xml:space="preserve"> Englisch umschaltbar sein. Alle Funktionalitäten und Visualisierungstexte müssen in „Landessprache“ verfügbar sein.</w:t>
            </w:r>
          </w:p>
          <w:p w14:paraId="5B9A7D54" w14:textId="77777777" w:rsidR="005D65A2" w:rsidRPr="00682E91" w:rsidRDefault="005D65A2" w:rsidP="00103F19"/>
          <w:p w14:paraId="50C6DAED" w14:textId="77777777" w:rsidR="005D65A2" w:rsidRPr="00682E91" w:rsidRDefault="005D65A2" w:rsidP="00103F19">
            <w:pPr>
              <w:pStyle w:val="Hervorhebungfett"/>
              <w:keepNext/>
              <w:spacing w:after="90"/>
              <w:rPr>
                <w:lang w:val="de-DE"/>
              </w:rPr>
            </w:pPr>
            <w:r w:rsidRPr="00682E91">
              <w:rPr>
                <w:lang w:val="de-DE" w:eastAsia="de-DE"/>
              </w:rPr>
              <w:t>Die folgenden Funktionen sollen in der Visualisierung realisiert werden:</w:t>
            </w:r>
          </w:p>
          <w:p w14:paraId="77C9A703"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 xml:space="preserve">Der gesamte Anlagenaufbau soll visualisiert werden (mit der </w:t>
            </w:r>
            <w:proofErr w:type="gramStart"/>
            <w:r w:rsidRPr="00682E91">
              <w:rPr>
                <w:lang w:eastAsia="de-DE"/>
              </w:rPr>
              <w:t>BMW Steuerungsplanung</w:t>
            </w:r>
            <w:proofErr w:type="gramEnd"/>
            <w:r w:rsidRPr="00682E91">
              <w:rPr>
                <w:lang w:eastAsia="de-DE"/>
              </w:rPr>
              <w:t xml:space="preserve"> abgestimmt und von dieser genehmigt).</w:t>
            </w:r>
          </w:p>
          <w:p w14:paraId="0E191408"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 xml:space="preserve">Die grafische Orientierung auf den </w:t>
            </w:r>
            <w:proofErr w:type="gramStart"/>
            <w:r w:rsidRPr="00682E91">
              <w:rPr>
                <w:lang w:eastAsia="de-DE"/>
              </w:rPr>
              <w:t>HVO Bildschirmen</w:t>
            </w:r>
            <w:proofErr w:type="gramEnd"/>
            <w:r w:rsidRPr="00682E91">
              <w:rPr>
                <w:lang w:eastAsia="de-DE"/>
              </w:rPr>
              <w:t xml:space="preserve"> soll dem Prozessablauf folgen.</w:t>
            </w:r>
          </w:p>
          <w:p w14:paraId="732226C8"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Detailbilder gemäß dem Anlagenaufbau müssen auswählbar sein.</w:t>
            </w:r>
          </w:p>
          <w:p w14:paraId="0036C97C" w14:textId="77777777" w:rsidR="005D65A2" w:rsidRPr="00682E91" w:rsidRDefault="005D65A2" w:rsidP="00103F19">
            <w:pPr>
              <w:overflowPunct/>
              <w:ind w:left="428"/>
              <w:jc w:val="left"/>
              <w:textAlignment w:val="auto"/>
              <w:rPr>
                <w:lang w:eastAsia="de-DE"/>
              </w:rPr>
            </w:pPr>
            <w:r w:rsidRPr="00682E91">
              <w:rPr>
                <w:lang w:eastAsia="de-DE"/>
              </w:rPr>
              <w:t>Ein Übersichtsbild zum Status über Werkstückträger, Lastaufnahmemittel (z.B. leer, Fahrzeugdaten, Instandhaltung angewählt, aktuelle Position, …) ist vorzusehen.</w:t>
            </w:r>
          </w:p>
          <w:p w14:paraId="50DC5337" w14:textId="77777777" w:rsidR="005D65A2" w:rsidRPr="00682E91" w:rsidRDefault="005D65A2" w:rsidP="00103F19">
            <w:pPr>
              <w:overflowPunct/>
              <w:jc w:val="left"/>
              <w:textAlignment w:val="auto"/>
              <w:rPr>
                <w:rFonts w:cs="Arial"/>
              </w:rPr>
            </w:pPr>
          </w:p>
          <w:p w14:paraId="2F715587"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 xml:space="preserve">Für alle Stationen mit Lesestellen müssen die Daten der Werkstücke/Werkstückträger etc. angezeigt und </w:t>
            </w:r>
            <w:proofErr w:type="spellStart"/>
            <w:r w:rsidRPr="00682E91">
              <w:rPr>
                <w:lang w:eastAsia="de-DE"/>
              </w:rPr>
              <w:t>bedienerlevelabhängig</w:t>
            </w:r>
            <w:proofErr w:type="spellEnd"/>
            <w:r w:rsidRPr="00682E91">
              <w:rPr>
                <w:lang w:eastAsia="de-DE"/>
              </w:rPr>
              <w:t xml:space="preserve"> editiert werden können.</w:t>
            </w:r>
          </w:p>
          <w:p w14:paraId="29EAD72A" w14:textId="77777777" w:rsidR="005D65A2" w:rsidRPr="00682E91" w:rsidRDefault="005D65A2" w:rsidP="00103F19">
            <w:pPr>
              <w:overflowPunct/>
              <w:ind w:left="428"/>
              <w:jc w:val="left"/>
              <w:textAlignment w:val="auto"/>
              <w:rPr>
                <w:rFonts w:cs="Arial"/>
              </w:rPr>
            </w:pPr>
          </w:p>
          <w:p w14:paraId="314D25CC"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Die Bedienungsbedingungen der Funktionen und Funktionsgruppen sind darzustellen.</w:t>
            </w:r>
          </w:p>
          <w:p w14:paraId="77AFDE25"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Betätigte Notaus und Produktionsstopps müssen angezeigt werden.</w:t>
            </w:r>
          </w:p>
          <w:p w14:paraId="30EA25E2"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Alle externen Stopps (Freigabesignale, fehlende Freigabeschalter, etc.) müssen angezeigt werden.</w:t>
            </w:r>
          </w:p>
          <w:p w14:paraId="21BC0D12"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Alle Störungen (Alarme) müssen in Textformat gemeldet werden und in Form von Listen für spätere Analysen gespeichert werden.</w:t>
            </w:r>
          </w:p>
          <w:p w14:paraId="464E2755"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lastRenderedPageBreak/>
              <w:t>Alle Wechsel der Betriebsarten müssen als Meldung angezeigt und gesichert werden.</w:t>
            </w:r>
          </w:p>
          <w:p w14:paraId="3F47BFC5"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Möglichkeit die gesamte Anlage zu starten und zu stoppen</w:t>
            </w:r>
          </w:p>
          <w:p w14:paraId="3E94C4E1" w14:textId="77777777" w:rsidR="005D65A2" w:rsidRPr="00682E91" w:rsidRDefault="005D65A2" w:rsidP="00B868F5">
            <w:pPr>
              <w:numPr>
                <w:ilvl w:val="0"/>
                <w:numId w:val="16"/>
              </w:numPr>
              <w:overflowPunct/>
              <w:ind w:left="428" w:hanging="428"/>
              <w:jc w:val="left"/>
              <w:textAlignment w:val="auto"/>
              <w:rPr>
                <w:rFonts w:cs="Arial"/>
              </w:rPr>
            </w:pPr>
            <w:proofErr w:type="spellStart"/>
            <w:r w:rsidRPr="00682E91">
              <w:rPr>
                <w:lang w:eastAsia="de-DE"/>
              </w:rPr>
              <w:t>ProfiNet</w:t>
            </w:r>
            <w:proofErr w:type="spellEnd"/>
            <w:r w:rsidRPr="00682E91">
              <w:rPr>
                <w:lang w:eastAsia="de-DE"/>
              </w:rPr>
              <w:t>-Diagnosebild (Status der Teilnehmer)</w:t>
            </w:r>
          </w:p>
          <w:p w14:paraId="6C51BD2F"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Diagnosebilder IT-Systeme</w:t>
            </w:r>
          </w:p>
          <w:p w14:paraId="16D39EED"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Anzeige von Schnittstellensignalen zu anderen benachbarten Steuerungsgruppen</w:t>
            </w:r>
          </w:p>
          <w:p w14:paraId="4F849E79"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Einstellen und Anzeigen von Systemparametern (Ein/Aus, Geschwindigkeit, Taktzeiten, etc.)</w:t>
            </w:r>
          </w:p>
          <w:p w14:paraId="2DC06086"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Die Vorgabe von Taktverhältnissen (Leer-/Belegt Takte, Stationen) muss möglich sein.</w:t>
            </w:r>
          </w:p>
          <w:p w14:paraId="4843C2FB"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Produktionsdaten, wie z.B. Stückzahlanzeigen und Pausenmodell</w:t>
            </w:r>
          </w:p>
          <w:p w14:paraId="6A9BE9E7"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Alle Listen, Bilder, Anzeigen müssen übersichtlich gestaltet sein.</w:t>
            </w:r>
          </w:p>
          <w:p w14:paraId="7A693122"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Notstrategiefunktionen sind in die Bilder zu integrieren (z.B. Handeingabemöglichkeit von Barcodes/DMCs bei Lesestellenbildern).</w:t>
            </w:r>
          </w:p>
          <w:p w14:paraId="308EECF9" w14:textId="77777777" w:rsidR="005D65A2" w:rsidRPr="00682E91" w:rsidRDefault="005D65A2" w:rsidP="00B868F5">
            <w:pPr>
              <w:numPr>
                <w:ilvl w:val="0"/>
                <w:numId w:val="16"/>
              </w:numPr>
              <w:overflowPunct/>
              <w:ind w:left="428" w:hanging="428"/>
              <w:jc w:val="left"/>
              <w:textAlignment w:val="auto"/>
              <w:rPr>
                <w:rFonts w:cs="Arial"/>
              </w:rPr>
            </w:pPr>
            <w:r w:rsidRPr="00682E91">
              <w:t>Alle Stellgeräte der Anlage müssen sich einzeln und unabhängig voneinander bedienen lassen.</w:t>
            </w:r>
          </w:p>
          <w:p w14:paraId="7625DD9A"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 xml:space="preserve">Übersichtsbild </w:t>
            </w:r>
            <w:proofErr w:type="spellStart"/>
            <w:r w:rsidRPr="00682E91">
              <w:rPr>
                <w:lang w:eastAsia="de-DE"/>
              </w:rPr>
              <w:t>Benutzerlevelanzeige</w:t>
            </w:r>
            <w:proofErr w:type="spellEnd"/>
          </w:p>
          <w:p w14:paraId="25B35249" w14:textId="77777777" w:rsidR="005D65A2" w:rsidRPr="00682E91" w:rsidRDefault="005D65A2" w:rsidP="00103F19">
            <w:pPr>
              <w:overflowPunct/>
              <w:ind w:left="428"/>
              <w:jc w:val="left"/>
              <w:textAlignment w:val="auto"/>
              <w:rPr>
                <w:rFonts w:cs="Arial"/>
              </w:rPr>
            </w:pPr>
          </w:p>
          <w:p w14:paraId="6B687F60" w14:textId="77777777" w:rsidR="005D65A2" w:rsidRPr="00F77D69" w:rsidRDefault="005D65A2" w:rsidP="00B868F5">
            <w:pPr>
              <w:numPr>
                <w:ilvl w:val="0"/>
                <w:numId w:val="16"/>
              </w:numPr>
              <w:overflowPunct/>
              <w:ind w:left="428" w:hanging="428"/>
              <w:jc w:val="left"/>
              <w:textAlignment w:val="auto"/>
              <w:rPr>
                <w:rFonts w:cs="Arial"/>
              </w:rPr>
            </w:pPr>
            <w:r w:rsidRPr="00682E91">
              <w:rPr>
                <w:lang w:eastAsia="de-DE"/>
              </w:rPr>
              <w:t>Visualisierung Sondersysteme, im Projekt abzustimmen</w:t>
            </w:r>
          </w:p>
          <w:p w14:paraId="22EB834F" w14:textId="77777777" w:rsidR="005D65A2" w:rsidRDefault="005D65A2" w:rsidP="00B868F5">
            <w:pPr>
              <w:numPr>
                <w:ilvl w:val="0"/>
                <w:numId w:val="16"/>
              </w:numPr>
              <w:overflowPunct/>
              <w:ind w:left="428" w:hanging="428"/>
              <w:jc w:val="left"/>
              <w:textAlignment w:val="auto"/>
              <w:rPr>
                <w:rFonts w:cs="Arial"/>
              </w:rPr>
            </w:pPr>
            <w:r>
              <w:rPr>
                <w:rFonts w:cs="Arial"/>
              </w:rPr>
              <w:t>Visualisierung Prozessinformationen, im Projekt abzustimmen</w:t>
            </w:r>
          </w:p>
          <w:p w14:paraId="401923DF" w14:textId="77777777" w:rsidR="005D65A2" w:rsidRDefault="005D65A2" w:rsidP="00103F19">
            <w:pPr>
              <w:overflowPunct/>
              <w:ind w:left="428"/>
              <w:jc w:val="left"/>
              <w:textAlignment w:val="auto"/>
              <w:rPr>
                <w:rFonts w:cs="Arial"/>
              </w:rPr>
            </w:pPr>
          </w:p>
          <w:p w14:paraId="1F82085E" w14:textId="77777777" w:rsidR="005D65A2" w:rsidRDefault="005D65A2" w:rsidP="00103F19">
            <w:pPr>
              <w:overflowPunct/>
              <w:jc w:val="left"/>
              <w:textAlignment w:val="auto"/>
              <w:rPr>
                <w:rFonts w:cs="Arial"/>
              </w:rPr>
            </w:pPr>
          </w:p>
          <w:p w14:paraId="5A87B645" w14:textId="77777777" w:rsidR="005D65A2" w:rsidRDefault="005D65A2" w:rsidP="00103F19">
            <w:pPr>
              <w:overflowPunct/>
              <w:jc w:val="left"/>
              <w:textAlignment w:val="auto"/>
              <w:rPr>
                <w:rFonts w:cs="Arial"/>
              </w:rPr>
            </w:pPr>
            <w:r>
              <w:rPr>
                <w:rFonts w:cs="Arial"/>
              </w:rPr>
              <w:t>Alle Sensoren müssen in der Visualisierung eingebunden werden sofern diese nicht bereits in TMO-Standard-Bildelementen enthalten sind.</w:t>
            </w:r>
          </w:p>
          <w:p w14:paraId="236850C8" w14:textId="77777777" w:rsidR="005D65A2" w:rsidRDefault="005D65A2" w:rsidP="00103F19">
            <w:pPr>
              <w:overflowPunct/>
              <w:jc w:val="left"/>
              <w:textAlignment w:val="auto"/>
              <w:rPr>
                <w:rFonts w:cs="Arial"/>
              </w:rPr>
            </w:pPr>
            <w:r>
              <w:rPr>
                <w:rFonts w:cs="Arial"/>
              </w:rPr>
              <w:t>Auf den Visualisierungsseiten muss der Zustand eines jeden Gerätes bzw. einer jeden Komponente ersichtlich sein.</w:t>
            </w:r>
          </w:p>
          <w:p w14:paraId="73EFC8B8" w14:textId="77777777" w:rsidR="005D65A2" w:rsidRDefault="005D65A2" w:rsidP="00103F19">
            <w:pPr>
              <w:overflowPunct/>
              <w:jc w:val="left"/>
              <w:textAlignment w:val="auto"/>
              <w:rPr>
                <w:rFonts w:cs="Arial"/>
              </w:rPr>
            </w:pPr>
          </w:p>
          <w:p w14:paraId="50F4204C" w14:textId="77777777" w:rsidR="005D65A2" w:rsidRDefault="005D65A2" w:rsidP="00103F19">
            <w:pPr>
              <w:overflowPunct/>
              <w:jc w:val="left"/>
              <w:textAlignment w:val="auto"/>
              <w:rPr>
                <w:rFonts w:cs="Arial"/>
              </w:rPr>
            </w:pPr>
            <w:r>
              <w:rPr>
                <w:rFonts w:cs="Arial"/>
              </w:rPr>
              <w:t>Bedieneranforderungen müssen klar ersichtlich in der Visualisierung integriert werden.</w:t>
            </w:r>
          </w:p>
          <w:p w14:paraId="4087DB5A" w14:textId="77777777" w:rsidR="005D65A2" w:rsidRDefault="005D65A2" w:rsidP="00103F19">
            <w:pPr>
              <w:overflowPunct/>
              <w:jc w:val="left"/>
              <w:textAlignment w:val="auto"/>
              <w:rPr>
                <w:rFonts w:cs="Arial"/>
              </w:rPr>
            </w:pPr>
            <w:r>
              <w:rPr>
                <w:rFonts w:cs="Arial"/>
              </w:rPr>
              <w:t>Der AN erstellt für jeden Schritt, in Abstimmung mit dem AG, ein passendes Bedienkonzept. Darin sind mindestens enthalten:</w:t>
            </w:r>
          </w:p>
          <w:p w14:paraId="36F6DA12" w14:textId="77777777" w:rsidR="005D65A2" w:rsidRDefault="005D65A2" w:rsidP="00103F19">
            <w:pPr>
              <w:pStyle w:val="Aufzhlung"/>
            </w:pPr>
            <w:r>
              <w:t>An-/Abwahl von einzelnen Schritten dauerhaft/einmalig</w:t>
            </w:r>
          </w:p>
          <w:p w14:paraId="3718BE3B" w14:textId="77777777" w:rsidR="005D65A2" w:rsidRDefault="005D65A2" w:rsidP="00103F19">
            <w:pPr>
              <w:pStyle w:val="Aufzhlung"/>
            </w:pPr>
            <w:proofErr w:type="spellStart"/>
            <w:r>
              <w:t>iO</w:t>
            </w:r>
            <w:proofErr w:type="spellEnd"/>
            <w:r>
              <w:t>-Quittierung</w:t>
            </w:r>
          </w:p>
          <w:p w14:paraId="4B46A12B" w14:textId="77777777" w:rsidR="005D65A2" w:rsidRDefault="005D65A2" w:rsidP="00103F19">
            <w:pPr>
              <w:pStyle w:val="Aufzhlung"/>
            </w:pPr>
            <w:proofErr w:type="spellStart"/>
            <w:r>
              <w:t>niO</w:t>
            </w:r>
            <w:proofErr w:type="spellEnd"/>
            <w:r>
              <w:t>-Quittierung</w:t>
            </w:r>
          </w:p>
          <w:p w14:paraId="6FA1D040" w14:textId="77777777" w:rsidR="005D65A2" w:rsidRDefault="005D65A2" w:rsidP="00103F19">
            <w:pPr>
              <w:pStyle w:val="Aufzhlung"/>
            </w:pPr>
            <w:r>
              <w:t>Prozessschritte wiederholen</w:t>
            </w:r>
          </w:p>
          <w:p w14:paraId="2DBF1B17" w14:textId="77777777" w:rsidR="005D65A2" w:rsidRPr="005F3931" w:rsidRDefault="005D65A2" w:rsidP="00103F19">
            <w:pPr>
              <w:pStyle w:val="Aufzhlung"/>
            </w:pPr>
            <w:r>
              <w:t>WT ausfördern</w:t>
            </w:r>
          </w:p>
          <w:p w14:paraId="177F144E" w14:textId="77777777" w:rsidR="005D65A2" w:rsidRDefault="005D65A2" w:rsidP="00103F19">
            <w:pPr>
              <w:overflowPunct/>
              <w:jc w:val="left"/>
              <w:textAlignment w:val="auto"/>
              <w:rPr>
                <w:rFonts w:cs="Arial"/>
              </w:rPr>
            </w:pPr>
          </w:p>
          <w:p w14:paraId="013AAABD" w14:textId="77777777" w:rsidR="005D65A2" w:rsidRPr="00682E91" w:rsidRDefault="005D65A2" w:rsidP="00103F19">
            <w:pPr>
              <w:overflowPunct/>
              <w:jc w:val="left"/>
              <w:textAlignment w:val="auto"/>
              <w:rPr>
                <w:rFonts w:cs="Arial"/>
              </w:rPr>
            </w:pPr>
            <w:r>
              <w:rPr>
                <w:rFonts w:cs="Arial"/>
              </w:rPr>
              <w:t xml:space="preserve">In der Anlagenprogrammierung dürfen, in Abstimmung mit dem AG, </w:t>
            </w:r>
            <w:proofErr w:type="gramStart"/>
            <w:r>
              <w:rPr>
                <w:rFonts w:cs="Arial"/>
              </w:rPr>
              <w:t>keine fest hinterlegten Wert</w:t>
            </w:r>
            <w:proofErr w:type="gramEnd"/>
            <w:r>
              <w:rPr>
                <w:rFonts w:cs="Arial"/>
              </w:rPr>
              <w:t xml:space="preserve">/Einstellungen verwendet werden. </w:t>
            </w:r>
            <w:proofErr w:type="gramStart"/>
            <w:r>
              <w:rPr>
                <w:rFonts w:cs="Arial"/>
              </w:rPr>
              <w:t>Alle Wert</w:t>
            </w:r>
            <w:proofErr w:type="gramEnd"/>
            <w:r>
              <w:rPr>
                <w:rFonts w:cs="Arial"/>
              </w:rPr>
              <w:t>/Parameter/Einstellungen müssen über die Visualisierung einstellbar sein.</w:t>
            </w:r>
          </w:p>
        </w:tc>
      </w:tr>
    </w:tbl>
    <w:p w14:paraId="1D6F470A" w14:textId="75050149" w:rsidR="006C34C7" w:rsidRPr="00682E91" w:rsidRDefault="006C34C7" w:rsidP="003932C9">
      <w:pPr>
        <w:pStyle w:val="berschrift3"/>
      </w:pPr>
      <w:bookmarkStart w:id="556" w:name="_Toc473533656"/>
      <w:bookmarkStart w:id="557" w:name="_Toc485130988"/>
      <w:bookmarkStart w:id="558" w:name="_Toc112915224"/>
      <w:bookmarkStart w:id="559" w:name="_Toc56752383"/>
      <w:r w:rsidRPr="00682E91">
        <w:lastRenderedPageBreak/>
        <w:t>Benutzerverwaltung mit Euchner Key System (EKS)</w:t>
      </w:r>
      <w:bookmarkEnd w:id="556"/>
      <w:bookmarkEnd w:id="557"/>
      <w:bookmarkEnd w:id="558"/>
      <w:r w:rsidRPr="00682E91">
        <w:t xml:space="preserve"> </w:t>
      </w:r>
      <w:bookmarkEnd w:id="55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D65A2" w:rsidRPr="005D65A2" w14:paraId="7D12F5EA" w14:textId="77777777" w:rsidTr="00DF6FA5">
        <w:trPr>
          <w:trHeight w:val="63"/>
        </w:trPr>
        <w:tc>
          <w:tcPr>
            <w:tcW w:w="0" w:type="auto"/>
          </w:tcPr>
          <w:p w14:paraId="0B0790BF" w14:textId="0B8FCBE2" w:rsidR="005D65A2" w:rsidRPr="00682E91" w:rsidRDefault="005D65A2" w:rsidP="006C34C7">
            <w:r w:rsidRPr="00682E91">
              <w:t>Die Zugangskontrolle ist mit Euchner Key System (EKS) entsprechend den Vorgaben auszuführen. Die Planung der Zugangslevel erfolgt in gemeinsamer Abstimmung zwischen AG und AN.</w:t>
            </w:r>
          </w:p>
        </w:tc>
        <w:tc>
          <w:tcPr>
            <w:tcW w:w="0" w:type="auto"/>
          </w:tcPr>
          <w:p w14:paraId="4C3A8BD3" w14:textId="77777777" w:rsidR="005D65A2" w:rsidRPr="00103F19" w:rsidRDefault="005D65A2" w:rsidP="006C34C7"/>
        </w:tc>
      </w:tr>
    </w:tbl>
    <w:p w14:paraId="5B711129" w14:textId="77777777" w:rsidR="000E3797" w:rsidRPr="00103F19" w:rsidRDefault="000E3797" w:rsidP="000E3797"/>
    <w:p w14:paraId="1BAC352D" w14:textId="2440368C" w:rsidR="000E3797" w:rsidRPr="00682E91" w:rsidRDefault="000E3797" w:rsidP="000E3797">
      <w:pPr>
        <w:pStyle w:val="berschrift3"/>
        <w:spacing w:after="120"/>
      </w:pPr>
      <w:bookmarkStart w:id="560" w:name="_Toc473533657"/>
      <w:bookmarkStart w:id="561" w:name="_Toc485130989"/>
      <w:bookmarkStart w:id="562" w:name="_Toc112915225"/>
      <w:bookmarkStart w:id="563" w:name="_Toc89696114"/>
      <w:r w:rsidRPr="00682E91">
        <w:t>Bildverarbeitungs- / Kamerasysteme</w:t>
      </w:r>
      <w:bookmarkEnd w:id="560"/>
      <w:bookmarkEnd w:id="561"/>
      <w:bookmarkEnd w:id="562"/>
      <w:r w:rsidRPr="00682E91">
        <w:t xml:space="preserve"> </w:t>
      </w:r>
      <w:bookmarkEnd w:id="56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E64B5F5" w14:textId="77777777" w:rsidTr="00DF6FA5">
        <w:tc>
          <w:tcPr>
            <w:tcW w:w="0" w:type="auto"/>
          </w:tcPr>
          <w:p w14:paraId="3880CCAD" w14:textId="77777777" w:rsidR="005D65A2" w:rsidRPr="00682E91" w:rsidRDefault="005D65A2" w:rsidP="00103F19">
            <w:pPr>
              <w:rPr>
                <w:rFonts w:cs="BMWType V2 Light"/>
              </w:rPr>
            </w:pPr>
            <w:r w:rsidRPr="00682E91">
              <w:t xml:space="preserve">Bei Verwendung eines BV-Systems ist dieser Umfang von Lieferanten getrennt auszuweisen. </w:t>
            </w:r>
          </w:p>
          <w:p w14:paraId="4038CDB5" w14:textId="77777777" w:rsidR="005D65A2" w:rsidRPr="00682E91" w:rsidRDefault="005D65A2" w:rsidP="00103F19">
            <w:pPr>
              <w:rPr>
                <w:rFonts w:cs="BMWType V2 Light"/>
              </w:rPr>
            </w:pPr>
            <w:r w:rsidRPr="00682E91">
              <w:t>Nach Möglichkeit ist der BV-Umfang mit Standardsystemen (siehe gültige Standards) umzusetzen.</w:t>
            </w:r>
          </w:p>
          <w:p w14:paraId="5E386FD2" w14:textId="77777777" w:rsidR="005D65A2" w:rsidRPr="00682E91" w:rsidRDefault="005D65A2" w:rsidP="00103F19">
            <w:pPr>
              <w:rPr>
                <w:rFonts w:cs="BMWType V2 Light"/>
              </w:rPr>
            </w:pPr>
            <w:r w:rsidRPr="00682E91">
              <w:t>Schnittstellen sind über die Visualisierungssysteme darzustellen und ggf. zu steuern.</w:t>
            </w:r>
          </w:p>
          <w:p w14:paraId="3626A7AD" w14:textId="77777777" w:rsidR="005D65A2" w:rsidRPr="00682E91" w:rsidRDefault="005D65A2" w:rsidP="00103F19">
            <w:pPr>
              <w:rPr>
                <w:rFonts w:cs="BMWType V2 Light"/>
              </w:rPr>
            </w:pPr>
          </w:p>
          <w:p w14:paraId="03FB7044" w14:textId="77777777" w:rsidR="005D65A2" w:rsidRPr="00682E91" w:rsidRDefault="005D65A2" w:rsidP="00103F19">
            <w:pPr>
              <w:rPr>
                <w:rFonts w:cs="BMWType V2 Light"/>
              </w:rPr>
            </w:pPr>
            <w:r w:rsidRPr="00682E91">
              <w:t>Details zur Bildablage (Ort, Dateinamen, Vorhaltezeit…) sind im Projekt abzustimmen.</w:t>
            </w:r>
          </w:p>
          <w:p w14:paraId="600EA111" w14:textId="77777777" w:rsidR="005D65A2" w:rsidRPr="00682E91" w:rsidRDefault="005D65A2" w:rsidP="00103F19">
            <w:pPr>
              <w:rPr>
                <w:rFonts w:cs="BMWType V2 Light"/>
              </w:rPr>
            </w:pPr>
            <w:r w:rsidRPr="00682E91">
              <w:lastRenderedPageBreak/>
              <w:t xml:space="preserve">Es muss eine einfache Möglichkeit zum Einstellen der Kamera bzw. zum Überprüfen der korrekten Kameraeinstellung vorgesehen werden (Position, Fokus…) – z.B. in Form eines Referenzbildes oder automatischer </w:t>
            </w:r>
            <w:proofErr w:type="spellStart"/>
            <w:r w:rsidRPr="00682E91">
              <w:t>Einlernfunktion</w:t>
            </w:r>
            <w:proofErr w:type="spellEnd"/>
            <w:r w:rsidRPr="00682E91">
              <w:t>.</w:t>
            </w:r>
          </w:p>
        </w:tc>
      </w:tr>
    </w:tbl>
    <w:p w14:paraId="18A52A95" w14:textId="0BAB77FB" w:rsidR="000E3797" w:rsidRPr="00682E91" w:rsidRDefault="000E3797" w:rsidP="000E3797">
      <w:pPr>
        <w:pStyle w:val="berschrift3"/>
        <w:spacing w:after="120"/>
      </w:pPr>
      <w:bookmarkStart w:id="564" w:name="_Toc473533658"/>
      <w:bookmarkStart w:id="565" w:name="_Toc485130990"/>
      <w:bookmarkStart w:id="566" w:name="_Toc112915226"/>
      <w:bookmarkStart w:id="567" w:name="_Toc89696115"/>
      <w:r w:rsidRPr="00682E91">
        <w:lastRenderedPageBreak/>
        <w:t>Roboter</w:t>
      </w:r>
      <w:bookmarkEnd w:id="564"/>
      <w:bookmarkEnd w:id="565"/>
      <w:bookmarkEnd w:id="566"/>
      <w:r w:rsidRPr="00682E91">
        <w:t xml:space="preserve"> </w:t>
      </w:r>
      <w:bookmarkEnd w:id="56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tblGrid>
      <w:tr w:rsidR="005D65A2" w:rsidRPr="005D65A2" w14:paraId="4BBCE717" w14:textId="77777777" w:rsidTr="00DF6FA5">
        <w:tc>
          <w:tcPr>
            <w:tcW w:w="0" w:type="auto"/>
          </w:tcPr>
          <w:p w14:paraId="43AB986B" w14:textId="2F8A0250" w:rsidR="005D65A2" w:rsidRPr="00682E91" w:rsidRDefault="00BE67E9" w:rsidP="00103F19">
            <w:pPr>
              <w:rPr>
                <w:rFonts w:cs="BMWType V2 Light"/>
              </w:rPr>
            </w:pPr>
            <w:r>
              <w:t>Nicht notwendig</w:t>
            </w:r>
          </w:p>
        </w:tc>
      </w:tr>
    </w:tbl>
    <w:p w14:paraId="28FA3FBD" w14:textId="6D4083C3" w:rsidR="000E3797" w:rsidRPr="00682E91" w:rsidRDefault="000E3797" w:rsidP="000E3797">
      <w:pPr>
        <w:pStyle w:val="berschrift3"/>
        <w:spacing w:after="120"/>
      </w:pPr>
      <w:bookmarkStart w:id="568" w:name="_Toc473533659"/>
      <w:bookmarkStart w:id="569" w:name="_Toc485130991"/>
      <w:bookmarkStart w:id="570" w:name="_Toc112915227"/>
      <w:bookmarkStart w:id="571" w:name="_Toc89696116"/>
      <w:r w:rsidRPr="00682E91">
        <w:t>Identifikationssysteme</w:t>
      </w:r>
      <w:bookmarkEnd w:id="568"/>
      <w:bookmarkEnd w:id="569"/>
      <w:bookmarkEnd w:id="570"/>
      <w:r w:rsidRPr="00682E91">
        <w:t xml:space="preserve"> </w:t>
      </w:r>
      <w:bookmarkEnd w:id="57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F848B70" w14:textId="77777777" w:rsidTr="00DF6FA5">
        <w:tc>
          <w:tcPr>
            <w:tcW w:w="0" w:type="auto"/>
          </w:tcPr>
          <w:p w14:paraId="236BFC18" w14:textId="77777777" w:rsidR="005D65A2" w:rsidRPr="00682E91" w:rsidRDefault="005D65A2" w:rsidP="00103F19">
            <w:pPr>
              <w:keepNext/>
              <w:rPr>
                <w:rFonts w:cs="BMWType V2 Light"/>
                <w:b/>
                <w:bCs/>
              </w:rPr>
            </w:pPr>
            <w:r w:rsidRPr="00682E91">
              <w:rPr>
                <w:b/>
                <w:bCs/>
              </w:rPr>
              <w:t>RF- Identifikationssystem</w:t>
            </w:r>
          </w:p>
          <w:p w14:paraId="00B2F4AC" w14:textId="77777777" w:rsidR="005D65A2" w:rsidRPr="00682E91" w:rsidRDefault="005D65A2" w:rsidP="00103F19">
            <w:pPr>
              <w:rPr>
                <w:rFonts w:cs="BMWType V2 Light"/>
              </w:rPr>
            </w:pPr>
            <w:r w:rsidRPr="00682E91">
              <w:t>Identifikationssysteme werden werksspezifisch nach Bauteileliste bzw. Ausschreibung in Absprache mit dem AG eingesetzt</w:t>
            </w:r>
          </w:p>
          <w:p w14:paraId="6C6116B1" w14:textId="77777777" w:rsidR="005D65A2" w:rsidRPr="00682E91" w:rsidRDefault="005D65A2" w:rsidP="00103F19">
            <w:pPr>
              <w:rPr>
                <w:rFonts w:cs="BMWType V2 Light"/>
              </w:rPr>
            </w:pPr>
            <w:r w:rsidRPr="00682E91">
              <w:t>Entsprechende Service- und Testgeräte inkl. Ladestationen sind nach Absprache mit dem AG mitzuliefern.</w:t>
            </w:r>
          </w:p>
          <w:p w14:paraId="63B06495" w14:textId="77777777" w:rsidR="005D65A2" w:rsidRPr="00682E91" w:rsidRDefault="005D65A2" w:rsidP="00103F19">
            <w:pPr>
              <w:rPr>
                <w:rFonts w:cs="BMWType V2 Light"/>
              </w:rPr>
            </w:pPr>
            <w:r w:rsidRPr="00682E91">
              <w:t>Zu Servicezwecken sind Daten über die Visualisierungssysteme darzustellen und ggf. zu steuern (Lesen wiederholen, usw.), bzw. zu korrigieren (Daten schreiben).</w:t>
            </w:r>
          </w:p>
          <w:p w14:paraId="010F9D3F" w14:textId="77777777" w:rsidR="005D65A2" w:rsidRPr="00682E91" w:rsidRDefault="005D65A2" w:rsidP="00103F19">
            <w:pPr>
              <w:rPr>
                <w:rFonts w:cs="BMWType V2 Light"/>
                <w:b/>
                <w:bCs/>
                <w:iCs/>
              </w:rPr>
            </w:pPr>
          </w:p>
          <w:p w14:paraId="4F1029B1" w14:textId="77777777" w:rsidR="005D65A2" w:rsidRPr="00682E91" w:rsidRDefault="005D65A2" w:rsidP="00103F19">
            <w:pPr>
              <w:keepNext/>
              <w:rPr>
                <w:rFonts w:cs="BMWType V2 Light"/>
                <w:b/>
                <w:bCs/>
              </w:rPr>
            </w:pPr>
            <w:r w:rsidRPr="00682E91">
              <w:rPr>
                <w:b/>
                <w:bCs/>
              </w:rPr>
              <w:t>Barcode</w:t>
            </w:r>
            <w:r>
              <w:rPr>
                <w:b/>
                <w:bCs/>
              </w:rPr>
              <w:t>/DMC</w:t>
            </w:r>
            <w:r w:rsidRPr="00682E91">
              <w:rPr>
                <w:b/>
                <w:bCs/>
              </w:rPr>
              <w:t>-Lesesysteme (Scanner)</w:t>
            </w:r>
          </w:p>
          <w:p w14:paraId="3A1C40CC" w14:textId="77777777" w:rsidR="005D65A2" w:rsidRPr="00682E91" w:rsidRDefault="005D65A2" w:rsidP="00103F19">
            <w:pPr>
              <w:rPr>
                <w:rFonts w:cs="BMWType V2 Light"/>
              </w:rPr>
            </w:pPr>
            <w:r w:rsidRPr="00682E91">
              <w:t xml:space="preserve">Identifikationssysteme werden werkspezifisch nach Bauteileliste bzw. Ausschreibung in Absprache mit dem AG eingesetzt. </w:t>
            </w:r>
          </w:p>
          <w:p w14:paraId="68EE9AB6" w14:textId="77777777" w:rsidR="005D65A2" w:rsidRPr="00682E91" w:rsidRDefault="005D65A2" w:rsidP="00103F19">
            <w:pPr>
              <w:rPr>
                <w:rFonts w:cs="BMWType V2 Light"/>
              </w:rPr>
            </w:pPr>
            <w:r w:rsidRPr="00682E91">
              <w:rPr>
                <w:lang w:eastAsia="de-DE"/>
              </w:rPr>
              <w:t xml:space="preserve">Der Anschluss der Geräte kann nach Absprache mit dem AG über RS232 oder </w:t>
            </w:r>
            <w:proofErr w:type="spellStart"/>
            <w:r w:rsidRPr="00682E91">
              <w:rPr>
                <w:lang w:eastAsia="de-DE"/>
              </w:rPr>
              <w:t>ProfiNet</w:t>
            </w:r>
            <w:proofErr w:type="spellEnd"/>
            <w:r w:rsidRPr="00682E91">
              <w:rPr>
                <w:lang w:eastAsia="de-DE"/>
              </w:rPr>
              <w:t xml:space="preserve"> erfolgen</w:t>
            </w:r>
            <w:r w:rsidRPr="00682E91">
              <w:t xml:space="preserve">. Zu Servicezwecken sind Daten über die Visualisierungssysteme darzustellen und ggf. zu steuern (Lesen wiederholen, usw.), bzw. zu korrigieren (Daten schreiben, </w:t>
            </w:r>
            <w:r w:rsidRPr="00682E91">
              <w:rPr>
                <w:lang w:eastAsia="de-DE"/>
              </w:rPr>
              <w:t>Handeingabe</w:t>
            </w:r>
            <w:r w:rsidRPr="00682E91">
              <w:t>).</w:t>
            </w:r>
          </w:p>
          <w:p w14:paraId="24B238B2" w14:textId="77777777" w:rsidR="005D65A2" w:rsidRPr="00682E91" w:rsidRDefault="005D65A2" w:rsidP="00103F19">
            <w:pPr>
              <w:rPr>
                <w:rFonts w:cs="BMWType V2 Light"/>
                <w:iCs/>
              </w:rPr>
            </w:pPr>
            <w:r w:rsidRPr="00682E91">
              <w:rPr>
                <w:iCs/>
              </w:rPr>
              <w:t>Generell erfolgt der Einsatz von Identifikationssystemen nur nach Absprache mit dem AG.</w:t>
            </w:r>
          </w:p>
        </w:tc>
      </w:tr>
    </w:tbl>
    <w:p w14:paraId="5AE6111E" w14:textId="72CF5DE3" w:rsidR="000E3797" w:rsidRPr="00682E91" w:rsidRDefault="000E3797" w:rsidP="000E3797">
      <w:pPr>
        <w:pStyle w:val="berschrift3"/>
        <w:spacing w:after="120"/>
        <w:rPr>
          <w:color w:val="A6A6A6" w:themeColor="background1" w:themeShade="A6"/>
        </w:rPr>
      </w:pPr>
      <w:bookmarkStart w:id="572" w:name="_Toc473533660"/>
      <w:bookmarkStart w:id="573" w:name="_Toc485130992"/>
      <w:bookmarkStart w:id="574" w:name="_Toc112915228"/>
      <w:bookmarkStart w:id="575" w:name="_Toc89696117"/>
      <w:r w:rsidRPr="00682E91">
        <w:t>BUS – Systeme</w:t>
      </w:r>
      <w:bookmarkEnd w:id="572"/>
      <w:bookmarkEnd w:id="573"/>
      <w:bookmarkEnd w:id="574"/>
      <w:r w:rsidRPr="00682E91">
        <w:t xml:space="preserve"> </w:t>
      </w:r>
      <w:bookmarkEnd w:id="57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B309B31" w14:textId="77777777" w:rsidTr="00BA4581">
        <w:tc>
          <w:tcPr>
            <w:tcW w:w="0" w:type="auto"/>
          </w:tcPr>
          <w:p w14:paraId="472B8609" w14:textId="77777777" w:rsidR="005D65A2" w:rsidRPr="00682E91" w:rsidRDefault="005D65A2" w:rsidP="00103F19">
            <w:pPr>
              <w:keepNext/>
              <w:rPr>
                <w:rFonts w:cs="BMWType V2 Light"/>
                <w:b/>
                <w:bCs/>
              </w:rPr>
            </w:pPr>
            <w:r w:rsidRPr="00682E91">
              <w:rPr>
                <w:b/>
                <w:bCs/>
              </w:rPr>
              <w:t>Industrial Ethernet</w:t>
            </w:r>
          </w:p>
          <w:p w14:paraId="6BC1F4D0" w14:textId="77777777" w:rsidR="005D65A2" w:rsidRPr="00682E91" w:rsidRDefault="005D65A2" w:rsidP="00103F19">
            <w:pPr>
              <w:rPr>
                <w:rFonts w:cs="BMWType V2 Light"/>
              </w:rPr>
            </w:pPr>
            <w:r w:rsidRPr="00682E91">
              <w:t>Alle Datenschnittstellen zu übergeordneten Rechnern sind mit Industrial Ethernet zu realisieren.</w:t>
            </w:r>
          </w:p>
          <w:p w14:paraId="0AD9BED6" w14:textId="77777777" w:rsidR="005D65A2" w:rsidRPr="00682E91" w:rsidRDefault="005D65A2" w:rsidP="00103F19">
            <w:pPr>
              <w:rPr>
                <w:rFonts w:cs="BMWType V2 Light"/>
              </w:rPr>
            </w:pPr>
            <w:r w:rsidRPr="00682E91">
              <w:t xml:space="preserve">Die </w:t>
            </w:r>
            <w:proofErr w:type="spellStart"/>
            <w:r w:rsidRPr="00682E91">
              <w:t>Ethernetadresse</w:t>
            </w:r>
            <w:proofErr w:type="spellEnd"/>
            <w:r w:rsidRPr="00682E91">
              <w:t xml:space="preserve"> und die TSAP - Bezeichnung wird vom AG festgelegt.</w:t>
            </w:r>
          </w:p>
          <w:p w14:paraId="5E7AC12D" w14:textId="77777777" w:rsidR="005D65A2" w:rsidRPr="00682E91" w:rsidRDefault="005D65A2" w:rsidP="00103F19">
            <w:pPr>
              <w:rPr>
                <w:rFonts w:cs="BMWType V2 Light"/>
              </w:rPr>
            </w:pPr>
            <w:r w:rsidRPr="00682E91">
              <w:t>Als Übertragungsprotokoll ist nur das TCP/IP – Protokoll zulässig. Alle zur Anlage gehörenden Patchkabel sind vom AN zu stellen.</w:t>
            </w:r>
          </w:p>
          <w:p w14:paraId="2651C659" w14:textId="77777777" w:rsidR="005D65A2" w:rsidRPr="00682E91" w:rsidRDefault="005D65A2" w:rsidP="00103F19">
            <w:pPr>
              <w:rPr>
                <w:rFonts w:cs="BMWType V2 Light"/>
              </w:rPr>
            </w:pPr>
            <w:r w:rsidRPr="00682E91">
              <w:t>IP-Adressen für alle Netzwerkkomponenten werden in Abstimmung mit dem AG vergeben.</w:t>
            </w:r>
          </w:p>
          <w:p w14:paraId="2A33067F" w14:textId="77777777" w:rsidR="005D65A2" w:rsidRPr="00682E91" w:rsidRDefault="005D65A2" w:rsidP="00103F19">
            <w:pPr>
              <w:rPr>
                <w:rFonts w:cs="BMWType V2 Light"/>
              </w:rPr>
            </w:pPr>
          </w:p>
          <w:p w14:paraId="028CF887" w14:textId="77777777" w:rsidR="005D65A2" w:rsidRPr="00682E91" w:rsidRDefault="005D65A2" w:rsidP="00103F19">
            <w:pPr>
              <w:keepNext/>
              <w:rPr>
                <w:rFonts w:cs="BMWType V2 Light"/>
                <w:b/>
                <w:bCs/>
              </w:rPr>
            </w:pPr>
          </w:p>
          <w:p w14:paraId="752703F8" w14:textId="77777777" w:rsidR="005D65A2" w:rsidRPr="00682E91" w:rsidRDefault="005D65A2" w:rsidP="00103F19">
            <w:pPr>
              <w:keepNext/>
              <w:rPr>
                <w:rFonts w:cs="BMWType V2 Light"/>
                <w:b/>
                <w:bCs/>
              </w:rPr>
            </w:pPr>
            <w:r w:rsidRPr="00682E91">
              <w:rPr>
                <w:b/>
                <w:bCs/>
              </w:rPr>
              <w:t>Industrial Ethernet nach intern. Standard IEEE 802.3</w:t>
            </w:r>
          </w:p>
          <w:p w14:paraId="74D03263" w14:textId="77777777" w:rsidR="005D65A2" w:rsidRPr="00682E91" w:rsidRDefault="005D65A2" w:rsidP="00103F19">
            <w:pPr>
              <w:rPr>
                <w:rFonts w:cs="BMWType V2 Light"/>
              </w:rPr>
            </w:pPr>
            <w:r w:rsidRPr="00682E91">
              <w:t>Für die Kommunikation zu IPS ist das Protokoll TCP/IP mit RFC1006 für blockweise Übertragung zu verwenden. Der Netzwerkanschluss wird bauseitig bereitgestellt. Im Schaltschrank ist ein Montageplatz für die Anschlussdose vorzusehen.</w:t>
            </w:r>
          </w:p>
        </w:tc>
      </w:tr>
    </w:tbl>
    <w:p w14:paraId="22BE734E" w14:textId="77777777" w:rsidR="000E3797" w:rsidRPr="00103F19" w:rsidRDefault="000E3797" w:rsidP="000E3797"/>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8C83BA2" w14:textId="77777777" w:rsidTr="00BA4581">
        <w:tc>
          <w:tcPr>
            <w:tcW w:w="0" w:type="auto"/>
          </w:tcPr>
          <w:p w14:paraId="7F5A3C44" w14:textId="77777777" w:rsidR="005D65A2" w:rsidRPr="00103F19" w:rsidRDefault="005D65A2" w:rsidP="00103F19">
            <w:pPr>
              <w:rPr>
                <w:rFonts w:cs="BMWType V2 Light"/>
              </w:rPr>
            </w:pPr>
          </w:p>
          <w:p w14:paraId="43C7011A" w14:textId="77777777" w:rsidR="005D65A2" w:rsidRPr="00682E91" w:rsidRDefault="005D65A2" w:rsidP="00103F19">
            <w:pPr>
              <w:keepNext/>
              <w:rPr>
                <w:rFonts w:cs="BMWType V2 Light"/>
                <w:b/>
                <w:bCs/>
              </w:rPr>
            </w:pPr>
            <w:proofErr w:type="spellStart"/>
            <w:r w:rsidRPr="00682E91">
              <w:rPr>
                <w:b/>
                <w:bCs/>
              </w:rPr>
              <w:t>ProfiNet</w:t>
            </w:r>
            <w:proofErr w:type="spellEnd"/>
          </w:p>
          <w:p w14:paraId="44821AC9" w14:textId="77777777" w:rsidR="005D65A2" w:rsidRPr="00682E91" w:rsidRDefault="005D65A2" w:rsidP="00103F19">
            <w:pPr>
              <w:rPr>
                <w:rFonts w:cs="BMWType V2 Light"/>
              </w:rPr>
            </w:pPr>
            <w:r w:rsidRPr="00682E91">
              <w:t xml:space="preserve">Grundsätzlich ist </w:t>
            </w:r>
            <w:proofErr w:type="spellStart"/>
            <w:r w:rsidRPr="00682E91">
              <w:t>ProfiNet</w:t>
            </w:r>
            <w:proofErr w:type="spellEnd"/>
            <w:r w:rsidRPr="00682E91">
              <w:t xml:space="preserve"> als Bussystem gesetzt. Siehe Konstruktionsrichtlinie </w:t>
            </w:r>
            <w:proofErr w:type="spellStart"/>
            <w:r w:rsidRPr="00682E91">
              <w:t>ProfiNet</w:t>
            </w:r>
            <w:proofErr w:type="spellEnd"/>
            <w:r w:rsidRPr="00682E91">
              <w:t>.</w:t>
            </w:r>
          </w:p>
          <w:p w14:paraId="4E4A70C7" w14:textId="77777777" w:rsidR="005D65A2" w:rsidRPr="00682E91" w:rsidRDefault="005D65A2" w:rsidP="00103F19">
            <w:pPr>
              <w:rPr>
                <w:rFonts w:cs="BMWType V2 Light"/>
              </w:rPr>
            </w:pPr>
          </w:p>
          <w:p w14:paraId="18D56161" w14:textId="77777777" w:rsidR="005D65A2" w:rsidRPr="00682E91" w:rsidRDefault="005D65A2" w:rsidP="00103F19">
            <w:pPr>
              <w:keepNext/>
              <w:rPr>
                <w:rFonts w:cs="BMWType V2 Light"/>
                <w:b/>
                <w:bCs/>
              </w:rPr>
            </w:pPr>
            <w:proofErr w:type="spellStart"/>
            <w:r w:rsidRPr="00682E91">
              <w:rPr>
                <w:b/>
                <w:bCs/>
              </w:rPr>
              <w:t>Profibus</w:t>
            </w:r>
            <w:proofErr w:type="spellEnd"/>
            <w:r w:rsidRPr="00682E91">
              <w:rPr>
                <w:b/>
                <w:bCs/>
              </w:rPr>
              <w:t xml:space="preserve"> DP</w:t>
            </w:r>
          </w:p>
          <w:p w14:paraId="4D058CF8" w14:textId="77777777" w:rsidR="005D65A2" w:rsidRPr="00682E91" w:rsidRDefault="005D65A2" w:rsidP="00103F19">
            <w:pPr>
              <w:rPr>
                <w:rFonts w:cs="BMWType V2 Light"/>
              </w:rPr>
            </w:pPr>
            <w:proofErr w:type="spellStart"/>
            <w:r w:rsidRPr="00682E91">
              <w:t>Profibus</w:t>
            </w:r>
            <w:proofErr w:type="spellEnd"/>
            <w:r w:rsidRPr="00682E91">
              <w:t xml:space="preserve"> DP nach IEC 61158 / EN 50170</w:t>
            </w:r>
          </w:p>
          <w:p w14:paraId="68FDF1EA" w14:textId="77777777" w:rsidR="005D65A2" w:rsidRPr="00682E91" w:rsidRDefault="005D65A2" w:rsidP="00103F19">
            <w:pPr>
              <w:rPr>
                <w:rFonts w:cs="BMWType V2 Light"/>
              </w:rPr>
            </w:pPr>
            <w:r w:rsidRPr="00682E91">
              <w:t xml:space="preserve">Bei allen </w:t>
            </w:r>
            <w:proofErr w:type="gramStart"/>
            <w:r w:rsidRPr="00682E91">
              <w:t>Bussystemen</w:t>
            </w:r>
            <w:proofErr w:type="gramEnd"/>
            <w:r w:rsidRPr="00682E91">
              <w:t xml:space="preserve"> die geändert werden, muss eine Busmessung durchgeführt werden. </w:t>
            </w:r>
            <w:proofErr w:type="spellStart"/>
            <w:r w:rsidRPr="00682E91">
              <w:t>Profibus</w:t>
            </w:r>
            <w:proofErr w:type="spellEnd"/>
            <w:r w:rsidRPr="00682E91">
              <w:t xml:space="preserve"> nur bei Bauteilen, für die es keinen </w:t>
            </w:r>
            <w:proofErr w:type="spellStart"/>
            <w:r w:rsidRPr="00682E91">
              <w:t>ProfiNet</w:t>
            </w:r>
            <w:proofErr w:type="spellEnd"/>
            <w:r w:rsidRPr="00682E91">
              <w:t xml:space="preserve">-Anschluss gibt. </w:t>
            </w:r>
            <w:r w:rsidRPr="00682E91">
              <w:rPr>
                <w:b/>
              </w:rPr>
              <w:t>Einsatz nur nach Rücksprache mit dem AG.</w:t>
            </w:r>
          </w:p>
          <w:p w14:paraId="71368675" w14:textId="77777777" w:rsidR="005D65A2" w:rsidRPr="00682E91" w:rsidRDefault="005D65A2" w:rsidP="00103F19">
            <w:pPr>
              <w:rPr>
                <w:rFonts w:cs="BMWType V2 Light"/>
                <w:b/>
              </w:rPr>
            </w:pPr>
          </w:p>
          <w:p w14:paraId="53D11849" w14:textId="77777777" w:rsidR="005D65A2" w:rsidRPr="00682E91" w:rsidRDefault="005D65A2" w:rsidP="00103F19">
            <w:pPr>
              <w:rPr>
                <w:rFonts w:cs="BMWType V2 Light"/>
                <w:b/>
                <w:bCs/>
              </w:rPr>
            </w:pPr>
            <w:r w:rsidRPr="00682E91">
              <w:rPr>
                <w:b/>
                <w:bCs/>
              </w:rPr>
              <w:t>AS - Interface</w:t>
            </w:r>
          </w:p>
          <w:p w14:paraId="179D8403" w14:textId="77777777" w:rsidR="005D65A2" w:rsidRPr="00041C39" w:rsidRDefault="005D65A2" w:rsidP="00103F19">
            <w:pPr>
              <w:rPr>
                <w:rFonts w:cs="BMWType V2 Light"/>
              </w:rPr>
            </w:pPr>
            <w:r w:rsidRPr="00041C39">
              <w:t>Einsatz nur nach Rücksprache mit dem AG.</w:t>
            </w:r>
          </w:p>
        </w:tc>
      </w:tr>
    </w:tbl>
    <w:p w14:paraId="04A45B18" w14:textId="063ABEBC" w:rsidR="000E3797" w:rsidRPr="00682E91" w:rsidRDefault="000E3797" w:rsidP="000E3797">
      <w:pPr>
        <w:pStyle w:val="berschrift3"/>
        <w:spacing w:after="120"/>
      </w:pPr>
      <w:bookmarkStart w:id="576" w:name="_Toc473533661"/>
      <w:bookmarkStart w:id="577" w:name="_Toc485130993"/>
      <w:bookmarkStart w:id="578" w:name="_Toc112915229"/>
      <w:bookmarkStart w:id="579" w:name="_Toc89696118"/>
      <w:r w:rsidRPr="00682E91">
        <w:lastRenderedPageBreak/>
        <w:t>Antriebstechnik (Frequenzregelung, Positionierung)</w:t>
      </w:r>
      <w:bookmarkEnd w:id="576"/>
      <w:bookmarkEnd w:id="577"/>
      <w:bookmarkEnd w:id="578"/>
      <w:r w:rsidRPr="00682E91">
        <w:t xml:space="preserve"> </w:t>
      </w:r>
      <w:bookmarkEnd w:id="57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682E91" w14:paraId="60702E35" w14:textId="77777777" w:rsidTr="00BA4581">
        <w:tc>
          <w:tcPr>
            <w:tcW w:w="0" w:type="auto"/>
          </w:tcPr>
          <w:p w14:paraId="304765C3" w14:textId="77777777" w:rsidR="005D65A2" w:rsidRDefault="005D65A2" w:rsidP="00103F19">
            <w:pPr>
              <w:jc w:val="left"/>
            </w:pPr>
            <w:r w:rsidRPr="00682E91">
              <w:rPr>
                <w:iCs/>
              </w:rPr>
              <w:t xml:space="preserve">Allgemeine Anforderungen an Frequenzumrichter siehe </w:t>
            </w:r>
            <w:r w:rsidRPr="00682E91">
              <w:t>„Konstruktionsrichtlinie Steuerungstechnik“ und „</w:t>
            </w:r>
            <w:proofErr w:type="spellStart"/>
            <w:r w:rsidRPr="00682E91">
              <w:t>SEW_Standard_BMW_Montage</w:t>
            </w:r>
            <w:proofErr w:type="spellEnd"/>
            <w:r w:rsidRPr="00682E91">
              <w:t>“</w:t>
            </w:r>
            <w:r w:rsidRPr="00682E91">
              <w:rPr>
                <w:lang w:eastAsia="de-DE"/>
              </w:rPr>
              <w:t xml:space="preserve"> </w:t>
            </w:r>
            <w:r w:rsidRPr="00682E91">
              <w:rPr>
                <w:noProof/>
                <w:color w:val="2B579A"/>
                <w:shd w:val="clear" w:color="auto" w:fill="E6E6E6"/>
                <w:lang w:eastAsia="de-DE"/>
              </w:rPr>
              <w:drawing>
                <wp:inline distT="0" distB="0" distL="0" distR="0" wp14:anchorId="4ABC07E6" wp14:editId="2A87E516">
                  <wp:extent cx="147329" cy="150809"/>
                  <wp:effectExtent l="0" t="0" r="5080" b="190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t>.</w:t>
            </w:r>
          </w:p>
          <w:p w14:paraId="3E17AC9A" w14:textId="77777777" w:rsidR="005D65A2" w:rsidRDefault="005D65A2" w:rsidP="00103F19">
            <w:pPr>
              <w:jc w:val="left"/>
              <w:rPr>
                <w:rFonts w:cs="BMWType V2 Light"/>
              </w:rPr>
            </w:pPr>
          </w:p>
          <w:p w14:paraId="2D4563B7" w14:textId="77777777" w:rsidR="005D65A2" w:rsidRDefault="005D65A2" w:rsidP="00103F19">
            <w:pPr>
              <w:jc w:val="left"/>
              <w:rPr>
                <w:rFonts w:cs="BMWType V2 Light"/>
              </w:rPr>
            </w:pPr>
            <w:r>
              <w:rPr>
                <w:rFonts w:cs="BMWType V2 Light"/>
              </w:rPr>
              <w:t xml:space="preserve">Bei Einsatz von </w:t>
            </w:r>
            <w:proofErr w:type="gramStart"/>
            <w:r>
              <w:rPr>
                <w:rFonts w:cs="BMWType V2 Light"/>
              </w:rPr>
              <w:t>SEW Antriebskomponenten</w:t>
            </w:r>
            <w:proofErr w:type="gramEnd"/>
            <w:r>
              <w:rPr>
                <w:rFonts w:cs="BMWType V2 Light"/>
              </w:rPr>
              <w:t xml:space="preserve"> ist das </w:t>
            </w:r>
            <w:proofErr w:type="spellStart"/>
            <w:r>
              <w:rPr>
                <w:rFonts w:cs="BMWType V2 Light"/>
              </w:rPr>
              <w:t>Variantemanagement</w:t>
            </w:r>
            <w:proofErr w:type="spellEnd"/>
            <w:r>
              <w:rPr>
                <w:rFonts w:cs="BMWType V2 Light"/>
              </w:rPr>
              <w:t xml:space="preserve"> zu beachten. Die fristgerechte Beantragung von neuen </w:t>
            </w:r>
            <w:proofErr w:type="gramStart"/>
            <w:r>
              <w:rPr>
                <w:rFonts w:cs="BMWType V2 Light"/>
              </w:rPr>
              <w:t>YBS Nummer</w:t>
            </w:r>
            <w:proofErr w:type="gramEnd"/>
            <w:r>
              <w:rPr>
                <w:rFonts w:cs="BMWType V2 Light"/>
              </w:rPr>
              <w:t>, Bearbeitungsdurchlauf bis zu 4 Wochen, liegt in der Verantwortung des AN.</w:t>
            </w:r>
          </w:p>
          <w:p w14:paraId="161D7F8D" w14:textId="77777777" w:rsidR="005D65A2" w:rsidRPr="00682E91" w:rsidRDefault="005D65A2" w:rsidP="00103F19">
            <w:pPr>
              <w:jc w:val="left"/>
              <w:rPr>
                <w:rFonts w:cs="BMWType V2 Light"/>
              </w:rPr>
            </w:pPr>
          </w:p>
        </w:tc>
      </w:tr>
    </w:tbl>
    <w:p w14:paraId="4AA9A150" w14:textId="139D58AA" w:rsidR="000E3797" w:rsidRPr="00682E91" w:rsidRDefault="000E3797" w:rsidP="000E3797">
      <w:pPr>
        <w:pStyle w:val="berschrift3"/>
        <w:spacing w:after="120"/>
      </w:pPr>
      <w:bookmarkStart w:id="580" w:name="_Toc143074625"/>
      <w:bookmarkStart w:id="581" w:name="_Toc473533662"/>
      <w:bookmarkStart w:id="582" w:name="_Toc485130994"/>
      <w:bookmarkStart w:id="583" w:name="_Toc112915230"/>
      <w:bookmarkStart w:id="584" w:name="_Toc89696119"/>
      <w:r w:rsidRPr="00682E91">
        <w:t>Installation</w:t>
      </w:r>
      <w:bookmarkEnd w:id="580"/>
      <w:bookmarkEnd w:id="581"/>
      <w:bookmarkEnd w:id="582"/>
      <w:bookmarkEnd w:id="583"/>
      <w:r w:rsidRPr="00682E91">
        <w:t xml:space="preserve"> </w:t>
      </w:r>
      <w:bookmarkEnd w:id="584"/>
    </w:p>
    <w:tbl>
      <w:tblPr>
        <w:tblStyle w:val="Tabellenraster"/>
        <w:tblW w:w="9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9"/>
      </w:tblGrid>
      <w:tr w:rsidR="005D65A2" w:rsidRPr="005D65A2" w14:paraId="494E3842" w14:textId="77777777" w:rsidTr="00D44E25">
        <w:trPr>
          <w:trHeight w:val="753"/>
        </w:trPr>
        <w:tc>
          <w:tcPr>
            <w:tcW w:w="0" w:type="auto"/>
          </w:tcPr>
          <w:p w14:paraId="689E4FC7" w14:textId="2A9281B3" w:rsidR="00D44E25" w:rsidRDefault="005D65A2" w:rsidP="00103F19">
            <w:pPr>
              <w:rPr>
                <w:rFonts w:cs="BMWType V2 Light"/>
              </w:rPr>
            </w:pPr>
            <w:r w:rsidRPr="00682E91">
              <w:t>Die Anzahl und Breite von Kabelwannen ist so zu wählen, dass mit Trennstegen eine saubere Trennung von Leitungen mit unterschiedlichen Spannungen erfolgt. Ebenso sind Datenleitungen und Pneumatik getrennt von Leistungsleitungen zu verlegen. Für die Schraubtechnik ist eine eigene Kabelwanne mit Trennstegen vorzusehen.</w:t>
            </w:r>
          </w:p>
          <w:p w14:paraId="7666AC53" w14:textId="77777777" w:rsidR="005D65A2" w:rsidRPr="00D44E25" w:rsidRDefault="005D65A2" w:rsidP="00D44E25">
            <w:pPr>
              <w:rPr>
                <w:rFonts w:cs="BMWType V2 Light"/>
              </w:rPr>
            </w:pPr>
          </w:p>
        </w:tc>
      </w:tr>
    </w:tbl>
    <w:p w14:paraId="692A79FE" w14:textId="598F5613" w:rsidR="000E3797" w:rsidRPr="00682E91" w:rsidRDefault="000E3797" w:rsidP="000E3797">
      <w:pPr>
        <w:pStyle w:val="berschrift2"/>
        <w:spacing w:after="120"/>
        <w:ind w:left="578" w:hanging="578"/>
      </w:pPr>
      <w:bookmarkStart w:id="585" w:name="_Toc143074626"/>
      <w:bookmarkStart w:id="586" w:name="_Toc473533663"/>
      <w:bookmarkStart w:id="587" w:name="_Toc485130995"/>
      <w:bookmarkStart w:id="588" w:name="_Toc112915231"/>
      <w:bookmarkStart w:id="589" w:name="_Toc89696120"/>
      <w:r w:rsidRPr="00682E91">
        <w:t>Schnittstellen</w:t>
      </w:r>
      <w:bookmarkEnd w:id="585"/>
      <w:bookmarkEnd w:id="586"/>
      <w:bookmarkEnd w:id="587"/>
      <w:bookmarkEnd w:id="588"/>
      <w:r w:rsidRPr="00682E91">
        <w:t xml:space="preserve"> </w:t>
      </w:r>
      <w:bookmarkEnd w:id="589"/>
    </w:p>
    <w:p w14:paraId="1D96E602" w14:textId="6AE60160" w:rsidR="000E3797" w:rsidRPr="00682E91" w:rsidRDefault="000E3797" w:rsidP="000E3797">
      <w:pPr>
        <w:pStyle w:val="berschrift3"/>
        <w:spacing w:after="120"/>
      </w:pPr>
      <w:bookmarkStart w:id="590" w:name="_Toc485130996"/>
      <w:bookmarkStart w:id="591" w:name="_Toc112915232"/>
      <w:bookmarkStart w:id="592" w:name="_Toc89696121"/>
      <w:r w:rsidRPr="00682E91">
        <w:t>Visualisierung der Schnittstellen</w:t>
      </w:r>
      <w:bookmarkEnd w:id="590"/>
      <w:bookmarkEnd w:id="591"/>
      <w:r w:rsidRPr="00682E91">
        <w:t xml:space="preserve"> </w:t>
      </w:r>
      <w:bookmarkEnd w:id="59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8C211D2" w14:textId="77777777" w:rsidTr="00BA4581">
        <w:tc>
          <w:tcPr>
            <w:tcW w:w="0" w:type="auto"/>
          </w:tcPr>
          <w:p w14:paraId="4102A14F" w14:textId="77777777" w:rsidR="005D65A2" w:rsidRPr="00682E91" w:rsidRDefault="005D65A2" w:rsidP="00103F19">
            <w:pPr>
              <w:rPr>
                <w:rFonts w:cs="BMWType V2 Light"/>
              </w:rPr>
            </w:pPr>
            <w:r w:rsidRPr="00682E91">
              <w:t>Schnittstellen sind über die Visualisierungssysteme darzustellen. Siehe „Konstruktionsrichtlinie Steuerungstechnik“.</w:t>
            </w:r>
          </w:p>
        </w:tc>
      </w:tr>
    </w:tbl>
    <w:p w14:paraId="08328653" w14:textId="4C004036" w:rsidR="000E3797" w:rsidRPr="00682E91" w:rsidRDefault="000E3797" w:rsidP="000E3797">
      <w:pPr>
        <w:pStyle w:val="berschrift3"/>
        <w:spacing w:after="120"/>
        <w:rPr>
          <w:bCs/>
        </w:rPr>
      </w:pPr>
      <w:bookmarkStart w:id="593" w:name="_Toc473533664"/>
      <w:bookmarkStart w:id="594" w:name="_Toc485130997"/>
      <w:bookmarkStart w:id="595" w:name="_Toc112915233"/>
      <w:bookmarkStart w:id="596" w:name="_Toc89696122"/>
      <w:r w:rsidRPr="00682E91">
        <w:rPr>
          <w:bCs/>
        </w:rPr>
        <w:t xml:space="preserve">E/A – </w:t>
      </w:r>
      <w:r w:rsidRPr="00682E91">
        <w:t>Schnittstellen</w:t>
      </w:r>
      <w:bookmarkEnd w:id="593"/>
      <w:bookmarkEnd w:id="594"/>
      <w:bookmarkEnd w:id="595"/>
      <w:r w:rsidRPr="00682E91">
        <w:t xml:space="preserve"> </w:t>
      </w:r>
      <w:bookmarkEnd w:id="59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793EF993" w14:textId="77777777" w:rsidTr="00BA4581">
        <w:tc>
          <w:tcPr>
            <w:tcW w:w="0" w:type="auto"/>
          </w:tcPr>
          <w:p w14:paraId="1557DA3F" w14:textId="77777777" w:rsidR="005D65A2" w:rsidRDefault="005D65A2" w:rsidP="00103F19">
            <w:r w:rsidRPr="00682E91">
              <w:t xml:space="preserve">Quersignale sollen wie folgt realisiert werden: PN/ PN-Koppler - es werden zwei </w:t>
            </w:r>
            <w:proofErr w:type="spellStart"/>
            <w:r w:rsidRPr="00682E91">
              <w:t>ProfiNet</w:t>
            </w:r>
            <w:proofErr w:type="spellEnd"/>
            <w:r w:rsidRPr="00682E91">
              <w:t>-Netze verbunden.</w:t>
            </w:r>
          </w:p>
          <w:p w14:paraId="665C7049" w14:textId="77777777" w:rsidR="005D65A2" w:rsidRPr="00682E91" w:rsidRDefault="005D65A2" w:rsidP="00103F19">
            <w:pPr>
              <w:rPr>
                <w:rFonts w:cs="BMWType V2 Light"/>
              </w:rPr>
            </w:pPr>
            <w:r>
              <w:t>Nicht statische Signale müssen mittels Handshake koordiniert übertragen werden, um Datenverlust zu vermeiden.</w:t>
            </w:r>
          </w:p>
        </w:tc>
      </w:tr>
    </w:tbl>
    <w:p w14:paraId="7FF9684C" w14:textId="77777777" w:rsidR="000E3797" w:rsidRPr="00103F19" w:rsidRDefault="000E3797" w:rsidP="000E3797"/>
    <w:p w14:paraId="1E231B08" w14:textId="40AC3979" w:rsidR="000E3797" w:rsidRPr="00682E91" w:rsidRDefault="000E3797" w:rsidP="000E3797">
      <w:pPr>
        <w:pStyle w:val="berschrift3"/>
        <w:spacing w:after="120"/>
      </w:pPr>
      <w:bookmarkStart w:id="597" w:name="_Toc143074627"/>
      <w:bookmarkStart w:id="598" w:name="_Toc473533665"/>
      <w:bookmarkStart w:id="599" w:name="_Toc485130998"/>
      <w:bookmarkStart w:id="600" w:name="_Toc112915234"/>
      <w:bookmarkStart w:id="601" w:name="_Toc89696123"/>
      <w:r w:rsidRPr="00682E91">
        <w:t>Übergeordnete Systeme</w:t>
      </w:r>
      <w:bookmarkEnd w:id="597"/>
      <w:bookmarkEnd w:id="598"/>
      <w:bookmarkEnd w:id="599"/>
      <w:bookmarkEnd w:id="600"/>
      <w:r w:rsidRPr="00682E91">
        <w:t xml:space="preserve"> </w:t>
      </w:r>
      <w:bookmarkEnd w:id="60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69680994" w14:textId="77777777" w:rsidTr="00BA4581">
        <w:tc>
          <w:tcPr>
            <w:tcW w:w="0" w:type="auto"/>
          </w:tcPr>
          <w:p w14:paraId="43D0B947" w14:textId="77777777" w:rsidR="005D65A2" w:rsidRPr="00682E91" w:rsidRDefault="005D65A2" w:rsidP="00103F19">
            <w:pPr>
              <w:rPr>
                <w:rFonts w:cs="BMWType V2 Light"/>
              </w:rPr>
            </w:pPr>
            <w:r w:rsidRPr="00682E91">
              <w:t>Es gibt IPS-C, IPM, IPS-T und ggf. projektspezifische Systeme.</w:t>
            </w:r>
          </w:p>
          <w:p w14:paraId="3960BB8D" w14:textId="77777777" w:rsidR="005D65A2" w:rsidRPr="00682E91" w:rsidRDefault="005D65A2" w:rsidP="00103F19">
            <w:pPr>
              <w:rPr>
                <w:rFonts w:cs="Arial"/>
              </w:rPr>
            </w:pPr>
            <w:r w:rsidRPr="00682E91">
              <w:rPr>
                <w:lang w:eastAsia="de-DE"/>
              </w:rPr>
              <w:t>Alle Steuerungen kommunizieren mit dem übergeordneten Rechner/System via Industrial Ethernet. TCP/IP wird für die Übertragungsprotokolle verwendet (siehe Konstruktionsrichtlinie Steuerungstechnik).</w:t>
            </w:r>
          </w:p>
          <w:p w14:paraId="4F07D322" w14:textId="77777777" w:rsidR="005D65A2" w:rsidRPr="00682E91" w:rsidRDefault="005D65A2" w:rsidP="00103F19">
            <w:pPr>
              <w:overflowPunct/>
              <w:textAlignment w:val="auto"/>
              <w:rPr>
                <w:rFonts w:cs="Arial"/>
              </w:rPr>
            </w:pPr>
            <w:r w:rsidRPr="00682E91">
              <w:rPr>
                <w:lang w:eastAsia="de-DE"/>
              </w:rPr>
              <w:t>Produktionsdaten werden den Steuerungen per IPS-C zur Verfügung gestellt (z.B. Ordernummer, Typ, Varianten, etc.).</w:t>
            </w:r>
          </w:p>
          <w:p w14:paraId="7A3BA10E" w14:textId="77777777" w:rsidR="005D65A2" w:rsidRPr="00682E91" w:rsidRDefault="005D65A2" w:rsidP="00103F19">
            <w:r w:rsidRPr="00682E91">
              <w:t xml:space="preserve">Vom AG werden die erforderlichen Telegramme festgelegt und die Kopplung beantragt. Der Lieferant hat die notwendigen Telegramme zu konfigurieren. Der </w:t>
            </w:r>
            <w:proofErr w:type="gramStart"/>
            <w:r w:rsidRPr="00682E91">
              <w:t>BMW Planer</w:t>
            </w:r>
            <w:proofErr w:type="gramEnd"/>
            <w:r w:rsidRPr="00682E91">
              <w:t xml:space="preserve"> koordiniert die Verbindungen und stellt die IP Adressen und TSAP Namen zur Verfügung. Die Standardbausteine sind zu verwenden.</w:t>
            </w:r>
          </w:p>
          <w:p w14:paraId="5C9E90E4" w14:textId="77777777" w:rsidR="005D65A2" w:rsidRPr="00682E91" w:rsidRDefault="005D65A2" w:rsidP="00103F19">
            <w:r w:rsidRPr="00682E91">
              <w:t xml:space="preserve">Alle Abweichungen vom Standard müssen mit dem </w:t>
            </w:r>
            <w:proofErr w:type="gramStart"/>
            <w:r w:rsidRPr="00682E91">
              <w:t>BMW Anlagenplaner</w:t>
            </w:r>
            <w:proofErr w:type="gramEnd"/>
            <w:r w:rsidRPr="00682E91">
              <w:t xml:space="preserve"> abgestimmt werden.</w:t>
            </w:r>
          </w:p>
          <w:p w14:paraId="4A296FF1" w14:textId="77777777" w:rsidR="005D65A2" w:rsidRPr="00682E91" w:rsidRDefault="005D65A2" w:rsidP="00103F19"/>
          <w:p w14:paraId="32B846B8" w14:textId="77777777" w:rsidR="005D65A2" w:rsidRPr="00682E91" w:rsidRDefault="005D65A2" w:rsidP="00103F19">
            <w:r w:rsidRPr="00682E91">
              <w:t xml:space="preserve">Im Bereich </w:t>
            </w:r>
            <w:r>
              <w:t xml:space="preserve">der Elektrokomponentenfertigung </w:t>
            </w:r>
            <w:r w:rsidRPr="00682E91">
              <w:t>werden folgende übergeordneten Systeme benutzt:</w:t>
            </w:r>
          </w:p>
          <w:p w14:paraId="627DD656" w14:textId="77777777" w:rsidR="005D65A2" w:rsidRPr="00682E91" w:rsidRDefault="005D65A2" w:rsidP="00103F19"/>
          <w:p w14:paraId="109484C0" w14:textId="77777777" w:rsidR="005D65A2" w:rsidRPr="00682E91" w:rsidRDefault="005D65A2" w:rsidP="00103F19">
            <w:pPr>
              <w:overflowPunct/>
              <w:textAlignment w:val="auto"/>
              <w:rPr>
                <w:rFonts w:cs="Arial"/>
                <w:b/>
              </w:rPr>
            </w:pPr>
            <w:r w:rsidRPr="00682E91">
              <w:rPr>
                <w:b/>
                <w:lang w:eastAsia="de-DE"/>
              </w:rPr>
              <w:t xml:space="preserve">IPS-T </w:t>
            </w:r>
            <w:r w:rsidRPr="00682E91">
              <w:rPr>
                <w:lang w:eastAsia="de-DE"/>
              </w:rPr>
              <w:t>(Anlagenstörmeldesystem und Produktionsdaten)</w:t>
            </w:r>
          </w:p>
          <w:p w14:paraId="2CB5759F" w14:textId="77777777" w:rsidR="005D65A2" w:rsidRPr="00682E91" w:rsidRDefault="005D65A2" w:rsidP="00103F19">
            <w:pPr>
              <w:overflowPunct/>
              <w:textAlignment w:val="auto"/>
              <w:rPr>
                <w:rFonts w:cs="Arial"/>
                <w:lang w:eastAsia="de-DE"/>
              </w:rPr>
            </w:pPr>
          </w:p>
          <w:p w14:paraId="486E0D42" w14:textId="77777777" w:rsidR="005D65A2" w:rsidRPr="00682E91" w:rsidRDefault="005D65A2" w:rsidP="00103F19">
            <w:pPr>
              <w:overflowPunct/>
              <w:textAlignment w:val="auto"/>
              <w:rPr>
                <w:rFonts w:cs="Arial"/>
              </w:rPr>
            </w:pPr>
            <w:r w:rsidRPr="00682E91">
              <w:rPr>
                <w:lang w:eastAsia="de-DE"/>
              </w:rPr>
              <w:t xml:space="preserve">Alle anlagenbezogenen Meldungen und Störungen werden durch dieses System gehandhabt und sind durch die SPS zur Verfügung zu stellen. </w:t>
            </w:r>
          </w:p>
          <w:p w14:paraId="40FF752B" w14:textId="77777777" w:rsidR="005D65A2" w:rsidRPr="00682E91" w:rsidRDefault="005D65A2" w:rsidP="00103F19">
            <w:pPr>
              <w:overflowPunct/>
              <w:textAlignment w:val="auto"/>
              <w:rPr>
                <w:rFonts w:cs="Arial"/>
                <w:lang w:eastAsia="de-DE"/>
              </w:rPr>
            </w:pPr>
          </w:p>
          <w:p w14:paraId="233EC472"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Daten von der SPS:</w:t>
            </w:r>
          </w:p>
          <w:p w14:paraId="3A030A61" w14:textId="77777777" w:rsidR="005D65A2" w:rsidRPr="00900986" w:rsidRDefault="005D65A2" w:rsidP="00103F19">
            <w:pPr>
              <w:pStyle w:val="Listenabsatz"/>
              <w:numPr>
                <w:ilvl w:val="1"/>
                <w:numId w:val="10"/>
              </w:numPr>
              <w:spacing w:after="151"/>
              <w:ind w:left="857" w:hanging="428"/>
              <w:jc w:val="left"/>
              <w:rPr>
                <w:rFonts w:ascii="BMWType V2 Light" w:hAnsi="BMWType V2 Light" w:cs="BMWType V2 Light"/>
                <w:sz w:val="20"/>
              </w:rPr>
            </w:pPr>
            <w:r w:rsidRPr="00900986">
              <w:rPr>
                <w:rFonts w:ascii="BMWType V2 Light" w:hAnsi="BMWType V2 Light"/>
                <w:sz w:val="20"/>
                <w:lang w:eastAsia="de-DE"/>
              </w:rPr>
              <w:t>Meldungen und Störungen</w:t>
            </w:r>
          </w:p>
          <w:p w14:paraId="21B1F139"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lastRenderedPageBreak/>
              <w:t>Anlagenstatus</w:t>
            </w:r>
          </w:p>
          <w:p w14:paraId="427FE436"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Ver- und Entsorgungsstörungen von anderen Anlagen</w:t>
            </w:r>
          </w:p>
          <w:p w14:paraId="3F62B08D"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 xml:space="preserve">Stückzahl- und Pufferzähler: Werkstücke </w:t>
            </w:r>
            <w:proofErr w:type="spellStart"/>
            <w:r w:rsidRPr="00682E91">
              <w:rPr>
                <w:rFonts w:ascii="BMWType V2 Light" w:hAnsi="BMWType V2 Light"/>
                <w:sz w:val="20"/>
                <w:lang w:eastAsia="de-DE"/>
              </w:rPr>
              <w:t>iO</w:t>
            </w:r>
            <w:proofErr w:type="spellEnd"/>
            <w:r w:rsidRPr="00682E91">
              <w:rPr>
                <w:rFonts w:ascii="BMWType V2 Light" w:hAnsi="BMWType V2 Light"/>
                <w:sz w:val="20"/>
                <w:lang w:eastAsia="de-DE"/>
              </w:rPr>
              <w:t xml:space="preserve">/ </w:t>
            </w:r>
            <w:proofErr w:type="spellStart"/>
            <w:r w:rsidRPr="00682E91">
              <w:rPr>
                <w:rFonts w:ascii="BMWType V2 Light" w:hAnsi="BMWType V2 Light"/>
                <w:sz w:val="20"/>
                <w:lang w:eastAsia="de-DE"/>
              </w:rPr>
              <w:t>niO</w:t>
            </w:r>
            <w:proofErr w:type="spellEnd"/>
            <w:r w:rsidRPr="00682E91">
              <w:rPr>
                <w:rFonts w:ascii="BMWType V2 Light" w:hAnsi="BMWType V2 Light"/>
                <w:sz w:val="20"/>
                <w:lang w:eastAsia="de-DE"/>
              </w:rPr>
              <w:t>, Anzahl der Messfehler, etc.</w:t>
            </w:r>
          </w:p>
          <w:p w14:paraId="481BEF42"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Daten von übergeordnetem System:</w:t>
            </w:r>
          </w:p>
          <w:p w14:paraId="72B68F3D"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Produktionsziele für Schicht und Tag</w:t>
            </w:r>
          </w:p>
          <w:p w14:paraId="60A21650"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Aktuelle und hochgerechnete Stückzahlen</w:t>
            </w:r>
          </w:p>
          <w:p w14:paraId="453EDE58"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Schichtbeginn und Schichtende</w:t>
            </w:r>
          </w:p>
          <w:p w14:paraId="17E4A34C"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Taktzeiten der Produktionslinien</w:t>
            </w:r>
          </w:p>
          <w:p w14:paraId="39595F78" w14:textId="77777777" w:rsidR="005D65A2" w:rsidRDefault="005D65A2" w:rsidP="00103F19">
            <w:pPr>
              <w:overflowPunct/>
              <w:textAlignment w:val="auto"/>
              <w:rPr>
                <w:b/>
                <w:lang w:eastAsia="de-DE"/>
              </w:rPr>
            </w:pPr>
          </w:p>
          <w:p w14:paraId="34B055A9" w14:textId="77777777" w:rsidR="005D65A2" w:rsidRPr="00682E91" w:rsidRDefault="005D65A2" w:rsidP="00103F19">
            <w:pPr>
              <w:overflowPunct/>
              <w:textAlignment w:val="auto"/>
              <w:rPr>
                <w:rFonts w:cs="Arial"/>
                <w:b/>
              </w:rPr>
            </w:pPr>
            <w:r w:rsidRPr="00682E91">
              <w:rPr>
                <w:b/>
                <w:lang w:eastAsia="de-DE"/>
              </w:rPr>
              <w:t>IPS-C</w:t>
            </w:r>
            <w:r w:rsidRPr="00682E91">
              <w:rPr>
                <w:lang w:eastAsia="de-DE"/>
              </w:rPr>
              <w:t xml:space="preserve"> (Auftragsdaten)</w:t>
            </w:r>
          </w:p>
          <w:p w14:paraId="6BD310C7" w14:textId="77777777" w:rsidR="005D65A2" w:rsidRPr="00682E91" w:rsidRDefault="005D65A2" w:rsidP="00103F19"/>
          <w:p w14:paraId="1B37A113" w14:textId="77777777" w:rsidR="005D65A2" w:rsidRPr="00491D7D"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 xml:space="preserve">Der Lieferant programmiert die Steuerung und HVOs, um spezifische Werkstückdaten von IPS-C zu erhalten und </w:t>
            </w:r>
            <w:proofErr w:type="spellStart"/>
            <w:r w:rsidRPr="00682E91">
              <w:rPr>
                <w:rFonts w:ascii="BMWType V2 Light" w:hAnsi="BMWType V2 Light"/>
                <w:sz w:val="20"/>
                <w:lang w:eastAsia="de-DE"/>
              </w:rPr>
              <w:t>Auftragsstati</w:t>
            </w:r>
            <w:proofErr w:type="spellEnd"/>
            <w:r w:rsidRPr="00682E91">
              <w:rPr>
                <w:rFonts w:ascii="BMWType V2 Light" w:hAnsi="BMWType V2 Light"/>
                <w:sz w:val="20"/>
                <w:lang w:eastAsia="de-DE"/>
              </w:rPr>
              <w:t xml:space="preserve"> an IPS-C zu melden.</w:t>
            </w:r>
          </w:p>
          <w:p w14:paraId="402B1644"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Pr>
                <w:rFonts w:ascii="BMWType V2 Light" w:hAnsi="BMWType V2 Light" w:cs="BMWType V2 Light"/>
                <w:sz w:val="20"/>
              </w:rPr>
              <w:t>Eine generische Beschreibung der Minimalanforderung an die Telegramme liegt der Ausschreibung mit bei.</w:t>
            </w:r>
          </w:p>
          <w:p w14:paraId="500209AA" w14:textId="77777777" w:rsidR="005D65A2" w:rsidRPr="00682E91" w:rsidRDefault="005D65A2" w:rsidP="00103F19">
            <w:pPr>
              <w:overflowPunct/>
              <w:textAlignment w:val="auto"/>
              <w:rPr>
                <w:rFonts w:cs="Arial"/>
                <w:b/>
              </w:rPr>
            </w:pPr>
            <w:r w:rsidRPr="00682E91">
              <w:rPr>
                <w:b/>
                <w:lang w:eastAsia="de-DE"/>
              </w:rPr>
              <w:t>IPM</w:t>
            </w:r>
            <w:r w:rsidRPr="00682E91">
              <w:rPr>
                <w:lang w:eastAsia="de-DE"/>
              </w:rPr>
              <w:t xml:space="preserve"> (Qualitätsdaten)</w:t>
            </w:r>
          </w:p>
          <w:p w14:paraId="7939AC3A" w14:textId="77777777" w:rsidR="005D65A2" w:rsidRPr="00682E91" w:rsidRDefault="005D65A2" w:rsidP="00103F19"/>
          <w:p w14:paraId="3491155F"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Vom AG werden die erforderlichen Telegramme festgelegt und die Kopplung beantragt.</w:t>
            </w:r>
          </w:p>
          <w:p w14:paraId="3CEDB15B" w14:textId="77777777" w:rsidR="005D65A2" w:rsidRPr="00C11CFD"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 xml:space="preserve">Der Lieferant programmiert die Steuerung, um Prozessdaten, Messwerte und Qualitätsdaten entsprechend </w:t>
            </w:r>
            <w:proofErr w:type="gramStart"/>
            <w:r w:rsidRPr="00682E91">
              <w:rPr>
                <w:rFonts w:ascii="BMWType V2 Light" w:hAnsi="BMWType V2 Light"/>
                <w:sz w:val="20"/>
                <w:lang w:eastAsia="de-DE"/>
              </w:rPr>
              <w:t>der Vorgaben</w:t>
            </w:r>
            <w:proofErr w:type="gramEnd"/>
            <w:r w:rsidRPr="00682E91">
              <w:rPr>
                <w:rFonts w:ascii="BMWType V2 Light" w:hAnsi="BMWType V2 Light"/>
                <w:sz w:val="20"/>
                <w:lang w:eastAsia="de-DE"/>
              </w:rPr>
              <w:t xml:space="preserve"> an IPM zu senden und den </w:t>
            </w:r>
            <w:proofErr w:type="spellStart"/>
            <w:r>
              <w:rPr>
                <w:rFonts w:ascii="BMWType V2 Light" w:hAnsi="BMWType V2 Light"/>
                <w:sz w:val="20"/>
                <w:lang w:eastAsia="de-DE"/>
              </w:rPr>
              <w:t>Zwischenzustandsstati</w:t>
            </w:r>
            <w:proofErr w:type="spellEnd"/>
            <w:r>
              <w:rPr>
                <w:rFonts w:ascii="BMWType V2 Light" w:hAnsi="BMWType V2 Light"/>
                <w:sz w:val="20"/>
                <w:lang w:eastAsia="de-DE"/>
              </w:rPr>
              <w:t>/</w:t>
            </w:r>
            <w:r w:rsidRPr="00682E91">
              <w:rPr>
                <w:rFonts w:ascii="BMWType V2 Light" w:hAnsi="BMWType V2 Light"/>
                <w:sz w:val="20"/>
                <w:lang w:eastAsia="de-DE"/>
              </w:rPr>
              <w:t>Gesamtstatus bei IPM wieder abzufragen</w:t>
            </w:r>
            <w:r>
              <w:rPr>
                <w:rFonts w:ascii="BMWType V2 Light" w:hAnsi="BMWType V2 Light"/>
                <w:sz w:val="20"/>
                <w:lang w:eastAsia="de-DE"/>
              </w:rPr>
              <w:t xml:space="preserve"> und prozessual zu verarbeiten</w:t>
            </w:r>
            <w:r w:rsidRPr="00682E91">
              <w:rPr>
                <w:rFonts w:ascii="BMWType V2 Light" w:hAnsi="BMWType V2 Light"/>
                <w:sz w:val="20"/>
                <w:lang w:eastAsia="de-DE"/>
              </w:rPr>
              <w:t>.</w:t>
            </w:r>
            <w:r>
              <w:rPr>
                <w:rFonts w:ascii="BMWType V2 Light" w:hAnsi="BMWType V2 Light"/>
                <w:sz w:val="20"/>
                <w:lang w:eastAsia="de-DE"/>
              </w:rPr>
              <w:br/>
            </w:r>
            <w:r>
              <w:rPr>
                <w:rFonts w:ascii="BMWType V2 Light" w:hAnsi="BMWType V2 Light"/>
                <w:sz w:val="20"/>
              </w:rPr>
              <w:t>Dabei sind insbesondere getrennte/redundante Materialzufuhren zu berücksichtigen.</w:t>
            </w:r>
          </w:p>
          <w:p w14:paraId="05B9D3B8" w14:textId="77777777" w:rsidR="005D65A2" w:rsidRPr="00491D7D" w:rsidRDefault="005D65A2" w:rsidP="00103F19">
            <w:pPr>
              <w:pStyle w:val="Listenabsatz"/>
              <w:numPr>
                <w:ilvl w:val="0"/>
                <w:numId w:val="10"/>
              </w:numPr>
              <w:spacing w:after="151"/>
              <w:ind w:left="428" w:hanging="428"/>
              <w:jc w:val="left"/>
              <w:rPr>
                <w:rFonts w:ascii="BMWType V2 Light" w:hAnsi="BMWType V2 Light" w:cs="BMWType V2 Light"/>
                <w:sz w:val="20"/>
              </w:rPr>
            </w:pPr>
            <w:r>
              <w:rPr>
                <w:rFonts w:ascii="BMWType V2 Light" w:hAnsi="BMWType V2 Light" w:cs="BMWType V2 Light"/>
                <w:sz w:val="20"/>
              </w:rPr>
              <w:t xml:space="preserve">Ein umfassendes Beispiel einer existierenden </w:t>
            </w:r>
            <w:proofErr w:type="gramStart"/>
            <w:r>
              <w:rPr>
                <w:rFonts w:ascii="BMWType V2 Light" w:hAnsi="BMWType V2 Light" w:cs="BMWType V2 Light"/>
                <w:sz w:val="20"/>
              </w:rPr>
              <w:t>IPM Datenhaltung</w:t>
            </w:r>
            <w:proofErr w:type="gramEnd"/>
            <w:r>
              <w:rPr>
                <w:rFonts w:ascii="BMWType V2 Light" w:hAnsi="BMWType V2 Light" w:cs="BMWType V2 Light"/>
                <w:sz w:val="20"/>
              </w:rPr>
              <w:t xml:space="preserve"> liegt der Ausschreibung mit bei.</w:t>
            </w:r>
          </w:p>
          <w:p w14:paraId="44FBDD49" w14:textId="77777777" w:rsidR="005D65A2" w:rsidRPr="00682E91" w:rsidRDefault="005D65A2" w:rsidP="00103F19">
            <w:pPr>
              <w:overflowPunct/>
              <w:textAlignment w:val="auto"/>
              <w:rPr>
                <w:b/>
                <w:lang w:eastAsia="de-DE"/>
              </w:rPr>
            </w:pPr>
          </w:p>
          <w:p w14:paraId="0D651024" w14:textId="77777777" w:rsidR="005D65A2" w:rsidRPr="00682E91" w:rsidRDefault="005D65A2" w:rsidP="00103F19">
            <w:pPr>
              <w:overflowPunct/>
              <w:textAlignment w:val="auto"/>
              <w:rPr>
                <w:rFonts w:cs="BMWType V2 Light"/>
                <w:b/>
              </w:rPr>
            </w:pPr>
            <w:r w:rsidRPr="00682E91">
              <w:rPr>
                <w:b/>
                <w:lang w:eastAsia="de-DE"/>
              </w:rPr>
              <w:t>Eine detaillierte Abstimmung mit dem AG ist erforderlich!</w:t>
            </w:r>
          </w:p>
          <w:p w14:paraId="7928E7A7" w14:textId="77777777" w:rsidR="005D65A2" w:rsidRPr="00682E91" w:rsidRDefault="005D65A2" w:rsidP="00103F19"/>
          <w:p w14:paraId="314BE2D0" w14:textId="77777777" w:rsidR="005D65A2" w:rsidRPr="00682E91" w:rsidRDefault="005D65A2" w:rsidP="00103F19">
            <w:r w:rsidRPr="00682E91">
              <w:t>Verbindungen zwischen dem Steuerungssystem SPS mit übergeordneten Systemen (IPS-C/-T+IPM) sind wie folgt darzustellen:</w:t>
            </w:r>
          </w:p>
          <w:p w14:paraId="474903D4" w14:textId="77777777" w:rsidR="005D65A2" w:rsidRPr="00682E91" w:rsidRDefault="005D65A2" w:rsidP="00103F19"/>
          <w:p w14:paraId="5724B3AE" w14:textId="77777777" w:rsidR="005D65A2" w:rsidRPr="00682E91" w:rsidRDefault="005D65A2" w:rsidP="00103F19">
            <w:pPr>
              <w:overflowPunct/>
              <w:textAlignment w:val="auto"/>
              <w:rPr>
                <w:rFonts w:cs="BMWType V2 Light"/>
              </w:rPr>
            </w:pPr>
            <w:r w:rsidRPr="00682E91">
              <w:t>Die Netzwerkverbindungen werden seitens BMW zur Verfügung gestellt. Ein Installationsort/Einbauplatz für die Netzwerkdose ist im Schaltschrank zur Verfügung zu stellen. Der Lieferant kreiert das notwendige Telegramm unter Verwendung der SPS-Standardsoftware.</w:t>
            </w:r>
          </w:p>
          <w:p w14:paraId="360E07FB" w14:textId="77777777" w:rsidR="005D65A2" w:rsidRPr="00682E91" w:rsidRDefault="005D65A2" w:rsidP="00103F19">
            <w:pPr>
              <w:overflowPunct/>
              <w:textAlignment w:val="auto"/>
              <w:rPr>
                <w:rFonts w:cs="BMWType V2 Light"/>
                <w:lang w:eastAsia="de-DE"/>
              </w:rPr>
            </w:pPr>
          </w:p>
          <w:p w14:paraId="535505FE" w14:textId="77777777" w:rsidR="005D65A2" w:rsidRPr="00682E91" w:rsidRDefault="005D65A2" w:rsidP="00103F19">
            <w:r w:rsidRPr="00682E91">
              <w:t xml:space="preserve">Die Standardsoftwarekomponenten der </w:t>
            </w:r>
            <w:r w:rsidRPr="00682E91">
              <w:rPr>
                <w:b/>
              </w:rPr>
              <w:t>Standardsoftware und Visualisierung</w:t>
            </w:r>
            <w:r w:rsidRPr="00682E91">
              <w:t xml:space="preserve"> sind anzuwenden.</w:t>
            </w:r>
          </w:p>
          <w:p w14:paraId="7FD3CAFE" w14:textId="77777777" w:rsidR="005D65A2" w:rsidRPr="00682E91" w:rsidRDefault="005D65A2" w:rsidP="00103F19">
            <w:r w:rsidRPr="00682E91">
              <w:t>Abweichungen vom Standard sind mit dem AG abzustimmen und schriftlich zu bestätigen.</w:t>
            </w:r>
          </w:p>
        </w:tc>
      </w:tr>
    </w:tbl>
    <w:p w14:paraId="57445AC4" w14:textId="011C1F2F" w:rsidR="000E3797" w:rsidRPr="00682E91" w:rsidRDefault="000E3797" w:rsidP="000E3797">
      <w:pPr>
        <w:pStyle w:val="berschrift3"/>
        <w:spacing w:after="120"/>
      </w:pPr>
      <w:bookmarkStart w:id="602" w:name="_Toc485130999"/>
      <w:bookmarkStart w:id="603" w:name="_Toc112915235"/>
      <w:bookmarkStart w:id="604" w:name="_Toc89696124"/>
      <w:r w:rsidRPr="00682E91">
        <w:lastRenderedPageBreak/>
        <w:t>Linienleitrechner</w:t>
      </w:r>
      <w:bookmarkEnd w:id="602"/>
      <w:bookmarkEnd w:id="603"/>
      <w:r w:rsidRPr="00682E91">
        <w:t xml:space="preserve"> </w:t>
      </w:r>
      <w:bookmarkEnd w:id="60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5466D19D" w14:textId="77777777" w:rsidTr="00BA4581">
        <w:tc>
          <w:tcPr>
            <w:tcW w:w="0" w:type="auto"/>
          </w:tcPr>
          <w:p w14:paraId="745AEF89" w14:textId="77777777" w:rsidR="005D65A2" w:rsidRDefault="005D65A2" w:rsidP="00103F19">
            <w:r w:rsidRPr="00682E91">
              <w:t>Ist zur Steuerung der Gesamtanlage (Verkettung, linieninterne Datenverwaltung…) ein Linienleitrechner erforderlich, dann ist dieser in Absprache mit dem AG als SPS auszuführen.</w:t>
            </w:r>
          </w:p>
          <w:p w14:paraId="5FA44EE8" w14:textId="77777777" w:rsidR="005D65A2" w:rsidRDefault="005D65A2" w:rsidP="00103F19">
            <w:r>
              <w:t xml:space="preserve">Die technische Ausführung ist eng mit den </w:t>
            </w:r>
            <w:proofErr w:type="gramStart"/>
            <w:r>
              <w:t>BMW Fachstellen</w:t>
            </w:r>
            <w:proofErr w:type="gramEnd"/>
            <w:r>
              <w:t xml:space="preserve"> abzustimmen.</w:t>
            </w:r>
          </w:p>
          <w:p w14:paraId="3D74091A" w14:textId="77777777" w:rsidR="005D65A2" w:rsidRDefault="005D65A2" w:rsidP="00103F19"/>
          <w:p w14:paraId="278DF6B9" w14:textId="77777777" w:rsidR="005D65A2" w:rsidRDefault="005D65A2" w:rsidP="00103F19">
            <w:r>
              <w:t>Typische Beispiele für Aufgaben eines Linienleitrechners:</w:t>
            </w:r>
          </w:p>
          <w:p w14:paraId="0C3EED9A"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Linienübergreifende Produktverwaltung</w:t>
            </w:r>
          </w:p>
          <w:p w14:paraId="652DF0FA"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Linienübergreifende Rüstzustandsverwaltung</w:t>
            </w:r>
          </w:p>
          <w:p w14:paraId="2E82A454"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 xml:space="preserve">Stationsübergreifende </w:t>
            </w:r>
            <w:r w:rsidRPr="005B54BC">
              <w:rPr>
                <w:rFonts w:ascii="BMWType V2 Light" w:eastAsia="Times New Roman" w:hAnsi="BMWType V2 Light"/>
                <w:sz w:val="20"/>
                <w:szCs w:val="20"/>
              </w:rPr>
              <w:t>Koordination</w:t>
            </w:r>
            <w:r>
              <w:rPr>
                <w:rFonts w:ascii="BMWType V2 Light" w:eastAsia="Times New Roman" w:hAnsi="BMWType V2 Light"/>
                <w:sz w:val="20"/>
                <w:szCs w:val="20"/>
              </w:rPr>
              <w:t xml:space="preserve"> Leerfahrfunktion</w:t>
            </w:r>
          </w:p>
          <w:p w14:paraId="64E6E781"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Steuerung Produktionsablauf für Parallelstationen</w:t>
            </w:r>
          </w:p>
          <w:p w14:paraId="094C3A86"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Umlaufzähler/-verwaltung für WT für Reinigungs-/Wartungsprozesse</w:t>
            </w:r>
          </w:p>
          <w:p w14:paraId="4C6DE76B"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lastRenderedPageBreak/>
              <w:t>Linieninterne Bauteilanforderung bei Vormontageumfängen bzw. NIO/SPC Bauteilentnahme</w:t>
            </w:r>
          </w:p>
          <w:p w14:paraId="2F53CB50" w14:textId="77777777" w:rsidR="005D65A2" w:rsidRPr="00FE2E59" w:rsidRDefault="005D65A2" w:rsidP="00103F19">
            <w:proofErr w:type="gramStart"/>
            <w:r>
              <w:t>Des Weiterem</w:t>
            </w:r>
            <w:proofErr w:type="gramEnd"/>
            <w:r>
              <w:t xml:space="preserve"> könnte eine zentrale Leitsteuerung auch einen zentralen </w:t>
            </w:r>
            <w:proofErr w:type="spellStart"/>
            <w:r>
              <w:t>NotHalt</w:t>
            </w:r>
            <w:proofErr w:type="spellEnd"/>
            <w:r>
              <w:t>-Sternpunkt darstellen.</w:t>
            </w:r>
          </w:p>
        </w:tc>
      </w:tr>
    </w:tbl>
    <w:p w14:paraId="07844A35" w14:textId="2B5C1905" w:rsidR="000E3797" w:rsidRPr="00682E91" w:rsidRDefault="000E3797" w:rsidP="000E3797">
      <w:pPr>
        <w:pStyle w:val="berschrift3"/>
      </w:pPr>
      <w:bookmarkStart w:id="605" w:name="_Toc112915236"/>
      <w:bookmarkStart w:id="606" w:name="_Toc89696125"/>
      <w:bookmarkStart w:id="607" w:name="_Toc473533666"/>
      <w:bookmarkStart w:id="608" w:name="_Toc485131000"/>
      <w:r w:rsidRPr="00682E91">
        <w:rPr>
          <w:bCs/>
        </w:rPr>
        <w:lastRenderedPageBreak/>
        <w:t>Industrie 4.0</w:t>
      </w:r>
      <w:bookmarkEnd w:id="605"/>
      <w:r w:rsidRPr="00682E91">
        <w:rPr>
          <w:bCs/>
        </w:rPr>
        <w:t xml:space="preserve"> </w:t>
      </w:r>
      <w:bookmarkEnd w:id="60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21DCE514" w14:textId="77777777" w:rsidTr="00BA4581">
        <w:trPr>
          <w:trHeight w:val="199"/>
        </w:trPr>
        <w:tc>
          <w:tcPr>
            <w:tcW w:w="0" w:type="auto"/>
          </w:tcPr>
          <w:p w14:paraId="791F8261" w14:textId="77777777" w:rsidR="005D65A2" w:rsidRDefault="005D65A2" w:rsidP="00103F19">
            <w:pPr>
              <w:rPr>
                <w:strike/>
              </w:rPr>
            </w:pPr>
            <w:r w:rsidRPr="00D04C39">
              <w:t xml:space="preserve">Im Rahmen von Industrie 4.0 plant der AG größere Mengen von Daten aus den Anlagen und Sensoren auszulesen. Neben vorhandenen Kommunikationskanälen muss hierbei die Kommunikation mit der SPS und der Datenzugriff über OPC UA (IEC 62541) </w:t>
            </w:r>
            <w:r>
              <w:t>möglich</w:t>
            </w:r>
            <w:r w:rsidRPr="00D04C39">
              <w:t xml:space="preserve"> sein.</w:t>
            </w:r>
            <w:r>
              <w:t xml:space="preserve"> Dafür ist mindestens ein freier Port an jedem Root Switch vorzuhalten.</w:t>
            </w:r>
            <w:r w:rsidRPr="00D04C39">
              <w:t xml:space="preserve"> </w:t>
            </w:r>
          </w:p>
          <w:p w14:paraId="48D9CD1B" w14:textId="77777777" w:rsidR="005D65A2" w:rsidRPr="00D04C39" w:rsidRDefault="005D65A2" w:rsidP="00103F19"/>
          <w:p w14:paraId="669E670A" w14:textId="77777777" w:rsidR="005D65A2" w:rsidRPr="00D04C39" w:rsidRDefault="005D65A2" w:rsidP="00103F19">
            <w:r w:rsidRPr="00D04C39">
              <w:t xml:space="preserve">Mindestens folgende Produkt-/Prozessparameter und Komponentendaten müssen über OPC UA </w:t>
            </w:r>
            <w:r>
              <w:t>zu Verfügung gestellt</w:t>
            </w:r>
            <w:r w:rsidRPr="00D04C39">
              <w:t xml:space="preserve"> werden:</w:t>
            </w:r>
          </w:p>
          <w:p w14:paraId="65E3C97D" w14:textId="77777777" w:rsidR="005D65A2" w:rsidRPr="00D04C39" w:rsidRDefault="005D65A2" w:rsidP="00103F19">
            <w:pPr>
              <w:pStyle w:val="Aufzhlung"/>
            </w:pPr>
            <w:r w:rsidRPr="00D04C39">
              <w:t>Produktzuordnung (z.B. Identnummer)</w:t>
            </w:r>
          </w:p>
          <w:p w14:paraId="6EB5BEF6" w14:textId="77777777" w:rsidR="005D65A2" w:rsidRPr="00D04C39" w:rsidRDefault="005D65A2" w:rsidP="00103F19">
            <w:pPr>
              <w:pStyle w:val="Aufzhlung"/>
            </w:pPr>
            <w:r w:rsidRPr="00D04C39">
              <w:t>Produktparameter (z.B. Bearbeitungsmerkmale, Prüfmerkmale)</w:t>
            </w:r>
          </w:p>
          <w:p w14:paraId="4D6BDB8D" w14:textId="77777777" w:rsidR="005D65A2" w:rsidRPr="00D04C39" w:rsidRDefault="005D65A2" w:rsidP="00103F19">
            <w:pPr>
              <w:pStyle w:val="Aufzhlung"/>
            </w:pPr>
            <w:r w:rsidRPr="00D04C39">
              <w:t>Prozessparameter (z.B. Spannungen, Ströme, Durchflussmengen, Temperaturen)</w:t>
            </w:r>
          </w:p>
          <w:p w14:paraId="3DD2978D" w14:textId="77777777" w:rsidR="005D65A2" w:rsidRDefault="005D65A2" w:rsidP="00103F19">
            <w:pPr>
              <w:pStyle w:val="Aufzhlung"/>
            </w:pPr>
            <w:r w:rsidRPr="00D04C39">
              <w:t>Sensor/Aktor Informationen (z.B. Seriennummern, Ströme</w:t>
            </w:r>
            <w:r>
              <w:t>, Laufzeiten</w:t>
            </w:r>
            <w:r w:rsidRPr="00D04C39">
              <w:t>)</w:t>
            </w:r>
          </w:p>
          <w:p w14:paraId="530CC234" w14:textId="77777777" w:rsidR="005D65A2" w:rsidRPr="00F94D39" w:rsidRDefault="005D65A2" w:rsidP="00103F19">
            <w:pPr>
              <w:pStyle w:val="Aufzhlung"/>
            </w:pPr>
            <w:proofErr w:type="spellStart"/>
            <w:r>
              <w:t>Anlagenstati</w:t>
            </w:r>
            <w:proofErr w:type="spellEnd"/>
            <w:r>
              <w:t xml:space="preserve"> (z.B. Betriebszustand)</w:t>
            </w:r>
          </w:p>
          <w:p w14:paraId="2B8337C2" w14:textId="77777777" w:rsidR="005D65A2" w:rsidRPr="00D04C39" w:rsidRDefault="005D65A2" w:rsidP="00103F19">
            <w:r w:rsidRPr="00D04C39">
              <w:t xml:space="preserve">Auf Grund von Industrie 4.0 Anforderungen sollen keine Sonderkomponenten genutzt werden. </w:t>
            </w:r>
            <w:r w:rsidRPr="00D04C39">
              <w:br/>
              <w:t xml:space="preserve">Gibt es die Auswahl zwischen diagnosefähigen und nicht-diagnosefähigen Komponenten, </w:t>
            </w:r>
            <w:r w:rsidRPr="00D04C39">
              <w:br/>
              <w:t xml:space="preserve">so sollen die diagnosefähigen Komponenten genutzt werden (falls möglich mittels OPC UA). </w:t>
            </w:r>
            <w:r w:rsidRPr="00D04C39">
              <w:br/>
              <w:t>Falls hierfür Mehrkosten entstehen, so sind diese gesondert auszuweisen.</w:t>
            </w:r>
          </w:p>
          <w:p w14:paraId="63FED269" w14:textId="77777777" w:rsidR="005D65A2" w:rsidRPr="00D04C39" w:rsidRDefault="005D65A2" w:rsidP="00103F19"/>
          <w:p w14:paraId="41DAE42E" w14:textId="77777777" w:rsidR="005D65A2" w:rsidRDefault="005D65A2" w:rsidP="00103F19">
            <w:pPr>
              <w:rPr>
                <w:strike/>
              </w:rPr>
            </w:pPr>
            <w:r w:rsidRPr="00D04C39">
              <w:t>Notwendige Lizenzen sind Lieferumfang. Ausnahme OPC UA Lizenzen für Siemens S7-1500 Steuerungen, diese sind Beistellumfang</w:t>
            </w:r>
            <w:r>
              <w:t xml:space="preserve"> seitens AG</w:t>
            </w:r>
            <w:r w:rsidRPr="00D04C39">
              <w:t>.</w:t>
            </w:r>
          </w:p>
          <w:p w14:paraId="057090FB" w14:textId="77777777" w:rsidR="005D65A2" w:rsidRPr="003E1F42" w:rsidRDefault="005D65A2" w:rsidP="00103F19"/>
          <w:p w14:paraId="4A769F9C" w14:textId="77777777" w:rsidR="005D65A2" w:rsidRPr="003E1F42" w:rsidRDefault="005D65A2" w:rsidP="00103F19">
            <w:r w:rsidRPr="003E1F42">
              <w:t>Det</w:t>
            </w:r>
            <w:r>
              <w:t xml:space="preserve">aillierte Abstimmung zu Datenstrukturen sind in der Detailplanung zu berücksichtigen und mit den </w:t>
            </w:r>
            <w:proofErr w:type="gramStart"/>
            <w:r>
              <w:t>BMW Fachstellen</w:t>
            </w:r>
            <w:proofErr w:type="gramEnd"/>
            <w:r>
              <w:t xml:space="preserve"> abzustimmen.</w:t>
            </w:r>
          </w:p>
        </w:tc>
      </w:tr>
    </w:tbl>
    <w:p w14:paraId="324CE82A" w14:textId="77777777" w:rsidR="000E3797" w:rsidRPr="00103F19" w:rsidRDefault="000E3797" w:rsidP="000E3797"/>
    <w:p w14:paraId="4B735A11" w14:textId="59FA8A53" w:rsidR="000E3797" w:rsidRPr="00682E91" w:rsidRDefault="000E3797" w:rsidP="000E3797">
      <w:pPr>
        <w:pStyle w:val="berschrift2"/>
        <w:spacing w:after="120"/>
        <w:ind w:left="578" w:hanging="578"/>
      </w:pPr>
      <w:bookmarkStart w:id="609" w:name="_Toc112915237"/>
      <w:bookmarkStart w:id="610" w:name="_Toc89696126"/>
      <w:r w:rsidRPr="00682E91">
        <w:t>Betriebsarten</w:t>
      </w:r>
      <w:bookmarkEnd w:id="607"/>
      <w:bookmarkEnd w:id="608"/>
      <w:bookmarkEnd w:id="609"/>
      <w:r w:rsidRPr="00682E91">
        <w:t xml:space="preserve"> </w:t>
      </w:r>
      <w:bookmarkEnd w:id="61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DFF9122" w14:textId="77777777" w:rsidTr="00BA4581">
        <w:tc>
          <w:tcPr>
            <w:tcW w:w="0" w:type="auto"/>
          </w:tcPr>
          <w:p w14:paraId="23530A9B" w14:textId="77777777" w:rsidR="005D65A2" w:rsidRPr="00682E91" w:rsidRDefault="005D65A2" w:rsidP="00103F19">
            <w:pPr>
              <w:rPr>
                <w:rFonts w:cs="BMWType V2 Light"/>
                <w:b/>
              </w:rPr>
            </w:pPr>
            <w:r w:rsidRPr="00682E91">
              <w:t>Siehe zwingend „Konstruktionsrichtlinie Steuerungstechnik“.</w:t>
            </w:r>
          </w:p>
          <w:p w14:paraId="43CA9A46" w14:textId="77777777" w:rsidR="005D65A2" w:rsidRPr="00682E91" w:rsidRDefault="005D65A2" w:rsidP="00103F19">
            <w:pPr>
              <w:jc w:val="left"/>
              <w:rPr>
                <w:rFonts w:cs="BMWType V2 Light"/>
              </w:rPr>
            </w:pPr>
            <w:r w:rsidRPr="00682E91">
              <w:t>Zur Vorwahl der Betriebsarten sind Hand-vor-Ort-Pulte (HVO) vorzusehen, an denen auch die Einzelbetätigung aller Stellglieder, usw. (Hand) erfolgt. Alle Transporteinrichtungen sind reversierbar auszuführen.</w:t>
            </w:r>
          </w:p>
          <w:p w14:paraId="4E8D5196" w14:textId="77777777" w:rsidR="005D65A2" w:rsidRPr="00682E91" w:rsidRDefault="005D65A2" w:rsidP="00103F19">
            <w:pPr>
              <w:rPr>
                <w:rFonts w:cs="BMWType V2 Light"/>
              </w:rPr>
            </w:pPr>
            <w:r>
              <w:t xml:space="preserve">Halt vor/nach Prozess, </w:t>
            </w:r>
            <w:r w:rsidRPr="00682E91">
              <w:t xml:space="preserve">Leerfahren, Grundstellung, Trockenlauf, Fahren ohne Bauteil, Lücke fahren, MFU-/PFU-Betrieb sind keine </w:t>
            </w:r>
            <w:proofErr w:type="gramStart"/>
            <w:r w:rsidRPr="00682E91">
              <w:t>Betriebsarten</w:t>
            </w:r>
            <w:proofErr w:type="gramEnd"/>
            <w:r w:rsidRPr="00682E91">
              <w:t xml:space="preserve"> sondern Funktionen und sind grundsätzlich zu realisieren. Diese sind direkt am HVO einstellbar.</w:t>
            </w:r>
          </w:p>
          <w:p w14:paraId="1E7FBF63" w14:textId="77777777" w:rsidR="005D65A2" w:rsidRPr="00682E91" w:rsidRDefault="005D65A2" w:rsidP="00103F19">
            <w:pPr>
              <w:rPr>
                <w:rFonts w:cs="BMWType V2 Light"/>
              </w:rPr>
            </w:pPr>
            <w:r w:rsidRPr="00682E91">
              <w:t xml:space="preserve">Eine Änderung der Betriebsart, die Quittierung von Störungen oder ein Handbedienen ist nur bei aktivem Bedienfeld über Schlüsselschalter/ EKS möglich. Detaillierung der Berechtigungen siehe </w:t>
            </w:r>
            <w:proofErr w:type="gramStart"/>
            <w:r w:rsidRPr="00682E91">
              <w:t>Standard Steuerungstechnik</w:t>
            </w:r>
            <w:proofErr w:type="gramEnd"/>
            <w:r w:rsidRPr="00682E91">
              <w:t>, Musterprojekte und projektspezifische Beschreibung.</w:t>
            </w:r>
          </w:p>
        </w:tc>
      </w:tr>
    </w:tbl>
    <w:p w14:paraId="206F7588" w14:textId="3A6DC153" w:rsidR="000E3797" w:rsidRPr="00682E91" w:rsidRDefault="000E3797" w:rsidP="000E3797">
      <w:pPr>
        <w:pStyle w:val="berschrift2"/>
        <w:spacing w:after="120"/>
        <w:ind w:left="578" w:hanging="578"/>
      </w:pPr>
      <w:bookmarkStart w:id="611" w:name="_Toc143074628"/>
      <w:bookmarkStart w:id="612" w:name="_Toc473533667"/>
      <w:bookmarkStart w:id="613" w:name="_Toc485131001"/>
      <w:bookmarkStart w:id="614" w:name="_Toc112915238"/>
      <w:bookmarkStart w:id="615" w:name="_Toc89696127"/>
      <w:r w:rsidRPr="00682E91">
        <w:t>Software</w:t>
      </w:r>
      <w:bookmarkEnd w:id="611"/>
      <w:bookmarkEnd w:id="612"/>
      <w:bookmarkEnd w:id="613"/>
      <w:bookmarkEnd w:id="614"/>
      <w:r w:rsidRPr="00682E91">
        <w:t xml:space="preserve"> </w:t>
      </w:r>
      <w:bookmarkEnd w:id="61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682E91" w14:paraId="7F569338" w14:textId="77777777" w:rsidTr="00BA4581">
        <w:tc>
          <w:tcPr>
            <w:tcW w:w="0" w:type="auto"/>
          </w:tcPr>
          <w:p w14:paraId="6EFCB460" w14:textId="77777777" w:rsidR="005D65A2" w:rsidRPr="00682E91" w:rsidRDefault="005D65A2" w:rsidP="00103F19">
            <w:pPr>
              <w:rPr>
                <w:rFonts w:cs="BMWType V2 Light"/>
              </w:rPr>
            </w:pPr>
            <w:r w:rsidRPr="00682E91">
              <w:t xml:space="preserve">Als Grundlage für die Programmierung der SPS und Bedienfelder ist die </w:t>
            </w:r>
            <w:proofErr w:type="gramStart"/>
            <w:r w:rsidRPr="00682E91">
              <w:t>BMW Basissoftware</w:t>
            </w:r>
            <w:proofErr w:type="gramEnd"/>
            <w:r w:rsidRPr="00682E91">
              <w:t xml:space="preserve"> des jeweiligen Werkes einzusetzen. Zugelassene Softwareversionen sind mit dem Auftraggeber abzustimmen.</w:t>
            </w:r>
          </w:p>
          <w:p w14:paraId="6FA0BC23" w14:textId="56E2283B" w:rsidR="005D65A2" w:rsidRPr="00682E91" w:rsidRDefault="005D65A2" w:rsidP="00103F19">
            <w:pPr>
              <w:rPr>
                <w:rFonts w:cs="BMWType V2 Light"/>
              </w:rPr>
            </w:pPr>
            <w:r w:rsidRPr="00682E91">
              <w:t xml:space="preserve">Die Basissoftware beinhaltet dabei, aufbauend auf </w:t>
            </w:r>
            <w:r w:rsidRPr="00B8313A">
              <w:t>den SIMATIC-S7 (TIA) Musterprojekten und Bibliotheken, ein Kernsystem (derzeit auf Basis TIA V17</w:t>
            </w:r>
            <w:r w:rsidR="00613018">
              <w:t xml:space="preserve"> SP1</w:t>
            </w:r>
            <w:proofErr w:type="gramStart"/>
            <w:r w:rsidRPr="00B8313A">
              <w:t xml:space="preserve">) </w:t>
            </w:r>
            <w:r>
              <w:t xml:space="preserve"> </w:t>
            </w:r>
            <w:r w:rsidRPr="00682E91">
              <w:t>für</w:t>
            </w:r>
            <w:proofErr w:type="gramEnd"/>
            <w:r w:rsidRPr="00682E91">
              <w:t xml:space="preserve"> grundlegende Funktionen wie Bedienung, Diagnose, Stör-, Betriebsmeldungen und Kommunikation, eine Modulbibliothek für benötigte Schnittstellen zu den Standard-Automatisierungskomponenten und ein WinCC (TIA) Visualisierungs-Projekt. </w:t>
            </w:r>
            <w:r w:rsidRPr="00682E91">
              <w:lastRenderedPageBreak/>
              <w:t>Die Verwendung dieser Grundstrukturen, die Einhaltung der Programmiervorgaben sowie der Einsatz der freigegebenen Projektierungssoftware sind unbedingt einzuhalten.</w:t>
            </w:r>
          </w:p>
          <w:p w14:paraId="045E6EE6" w14:textId="77777777" w:rsidR="005D65A2" w:rsidRPr="00682E91" w:rsidRDefault="005D65A2" w:rsidP="00103F19">
            <w:pPr>
              <w:rPr>
                <w:rFonts w:cs="BMWType V2 Light"/>
              </w:rPr>
            </w:pPr>
          </w:p>
          <w:p w14:paraId="35D11B7D" w14:textId="77777777" w:rsidR="005D65A2" w:rsidRPr="00682E91" w:rsidRDefault="005D65A2" w:rsidP="00103F19">
            <w:pPr>
              <w:rPr>
                <w:rFonts w:cs="BMWType V2 Light"/>
                <w:b/>
                <w:bCs/>
              </w:rPr>
            </w:pPr>
            <w:r w:rsidRPr="00682E91">
              <w:rPr>
                <w:b/>
                <w:bCs/>
              </w:rPr>
              <w:t xml:space="preserve">Weitere Fachkonzepte existieren für die Themen Roboter und Schraubtechnik. </w:t>
            </w:r>
          </w:p>
          <w:p w14:paraId="32184B26" w14:textId="77777777" w:rsidR="005D65A2" w:rsidRPr="00682E91" w:rsidRDefault="005D65A2" w:rsidP="00103F19">
            <w:pPr>
              <w:rPr>
                <w:rFonts w:cs="BMWType V2 Light"/>
                <w:b/>
                <w:bCs/>
              </w:rPr>
            </w:pPr>
            <w:r w:rsidRPr="00682E91">
              <w:rPr>
                <w:b/>
                <w:bCs/>
              </w:rPr>
              <w:t>Wenn nicht mit der Ausschreibung verteilt, sind alle vorgenannten Unterlagen, Software-Projekte und -Bibliotheken bei Projektstart aktuell anzufordern.</w:t>
            </w:r>
          </w:p>
          <w:p w14:paraId="6907C83E" w14:textId="77777777" w:rsidR="005D65A2" w:rsidRPr="00682E91" w:rsidRDefault="005D65A2" w:rsidP="00103F19">
            <w:pPr>
              <w:rPr>
                <w:rFonts w:cs="BMWType V2 Light"/>
                <w:b/>
                <w:bCs/>
              </w:rPr>
            </w:pPr>
          </w:p>
          <w:p w14:paraId="6A99F1C0" w14:textId="77777777" w:rsidR="005D65A2" w:rsidRPr="00682E91" w:rsidRDefault="005D65A2" w:rsidP="00103F19">
            <w:pPr>
              <w:rPr>
                <w:rFonts w:cs="BMWType V2 Light"/>
              </w:rPr>
            </w:pPr>
            <w:r w:rsidRPr="00682E91">
              <w:t>Die Dokumentation der Basissoftware wird dem AN in elektronischer Form zur Verfügung gestellt.</w:t>
            </w:r>
          </w:p>
          <w:p w14:paraId="2EDC3CED" w14:textId="77777777" w:rsidR="005D65A2" w:rsidRPr="00682E91" w:rsidRDefault="005D65A2" w:rsidP="00103F19">
            <w:pPr>
              <w:rPr>
                <w:rFonts w:cs="BMWType V2 Light"/>
              </w:rPr>
            </w:pPr>
            <w:r w:rsidRPr="00682E91">
              <w:t>Die im Musterprojekt verwendeten Strukturen für SPS und HVO sind zu verwenden und dürfen nur in Absprache mit dem Planer des AG abgeändert werden. Die Programmerstellung hat grundsätzlich so zu erfolgen, dass eine Darstellung in KOP möglich ist.</w:t>
            </w:r>
          </w:p>
          <w:p w14:paraId="521A1255" w14:textId="77777777" w:rsidR="005D65A2" w:rsidRPr="00682E91" w:rsidRDefault="005D65A2" w:rsidP="00103F19">
            <w:pPr>
              <w:rPr>
                <w:rFonts w:cs="BMWType V2 Light"/>
              </w:rPr>
            </w:pPr>
            <w:r w:rsidRPr="00682E91">
              <w:t>Sind projektspezifische Anpassungen der Standard-Bausteine notwendig, so sind diese mit dem AG abzustimmen und kostenneutral vom AN durchzuführen.</w:t>
            </w:r>
          </w:p>
          <w:p w14:paraId="4D3E3699" w14:textId="77777777" w:rsidR="005D65A2" w:rsidRPr="00682E91" w:rsidRDefault="005D65A2" w:rsidP="00103F19">
            <w:pPr>
              <w:rPr>
                <w:rFonts w:cs="BMWType V2 Light"/>
              </w:rPr>
            </w:pPr>
            <w:r w:rsidRPr="00682E91">
              <w:t>Schnittstellen zu prozess- und projektspezifischen Komponenten und Systemen sind in Abstimmung mit der Steuerungsplanung des AG zu programmieren und visualisieren.</w:t>
            </w:r>
          </w:p>
          <w:p w14:paraId="66C15EC0" w14:textId="77777777" w:rsidR="005D65A2" w:rsidRDefault="005D65A2" w:rsidP="00103F19">
            <w:r w:rsidRPr="00682E91">
              <w:t xml:space="preserve">Die Software unterliegt einer ständigen Weiterentwicklung. Freigegebene Updates </w:t>
            </w:r>
            <w:r>
              <w:t xml:space="preserve">/ Upgrades </w:t>
            </w:r>
            <w:r w:rsidRPr="00682E91">
              <w:t xml:space="preserve">der Engineering Software sind im Projektverlauf kostenneutral anzuwenden. Vom AG bereitgestellte Updates </w:t>
            </w:r>
            <w:r>
              <w:t xml:space="preserve">/ Upgrades </w:t>
            </w:r>
            <w:r w:rsidRPr="00682E91">
              <w:t>der Basissoftware und der Bibliotheken dienen der Fehlerkorrektur und sind im Projektverlauf kostenneutral zu integrieren.</w:t>
            </w:r>
          </w:p>
          <w:p w14:paraId="235CDD6B" w14:textId="77777777" w:rsidR="005D65A2" w:rsidRDefault="005D65A2" w:rsidP="00103F19"/>
          <w:p w14:paraId="3CA71A67" w14:textId="77777777" w:rsidR="005D65A2" w:rsidRPr="00BA1265" w:rsidRDefault="005D65A2" w:rsidP="00103F19">
            <w:pPr>
              <w:rPr>
                <w:rFonts w:cs="BMWType V2 Light"/>
                <w:b/>
              </w:rPr>
            </w:pPr>
            <w:r w:rsidRPr="00BA1265">
              <w:rPr>
                <w:b/>
              </w:rPr>
              <w:t xml:space="preserve">Die bereitgestellten Softwarekomponenten/Applikationspakete dienen als Basis für die Anlagenprogrammierung und dürfen nicht als vollständige Softwaresammlung angesehen werden. Ergänzend können in Abstimmung mit der Planung Steuerungstechnik weitere technologie-/prozessspezifische </w:t>
            </w:r>
            <w:proofErr w:type="spellStart"/>
            <w:r w:rsidRPr="00BA1265">
              <w:rPr>
                <w:b/>
              </w:rPr>
              <w:t>Softwarekomponeneten</w:t>
            </w:r>
            <w:proofErr w:type="spellEnd"/>
            <w:r w:rsidRPr="00BA1265">
              <w:rPr>
                <w:b/>
              </w:rPr>
              <w:t xml:space="preserve"> bereitgestellt werden. Jede vom AG bereitgestellte </w:t>
            </w:r>
            <w:proofErr w:type="gramStart"/>
            <w:r>
              <w:rPr>
                <w:b/>
              </w:rPr>
              <w:t xml:space="preserve">Software </w:t>
            </w:r>
            <w:r w:rsidRPr="00BA1265">
              <w:rPr>
                <w:b/>
              </w:rPr>
              <w:t>Komponente</w:t>
            </w:r>
            <w:proofErr w:type="gramEnd"/>
            <w:r>
              <w:rPr>
                <w:b/>
              </w:rPr>
              <w:t xml:space="preserve"> (SPS Bausteine und Visualisierungsmasken)</w:t>
            </w:r>
            <w:r w:rsidRPr="00BA1265">
              <w:rPr>
                <w:b/>
              </w:rPr>
              <w:t xml:space="preserve"> muss</w:t>
            </w:r>
            <w:r>
              <w:rPr>
                <w:b/>
              </w:rPr>
              <w:t>, in Abstimmung mit der Planung Steuerungstechnik,</w:t>
            </w:r>
            <w:r w:rsidRPr="00BA1265">
              <w:rPr>
                <w:b/>
              </w:rPr>
              <w:t xml:space="preserve"> bei Bedarf durch den AN den projektspezifischen Anforderungen angepasst werden, sofern diese nicht bereits erfüllt sind.</w:t>
            </w:r>
          </w:p>
          <w:p w14:paraId="71ACB4A9" w14:textId="77777777" w:rsidR="005D65A2" w:rsidRPr="00682E91" w:rsidRDefault="005D65A2" w:rsidP="00103F19">
            <w:pPr>
              <w:rPr>
                <w:rFonts w:cs="BMWType V2 Light"/>
              </w:rPr>
            </w:pPr>
          </w:p>
          <w:p w14:paraId="099BB008" w14:textId="77777777" w:rsidR="005D65A2" w:rsidRPr="00682E91" w:rsidRDefault="005D65A2" w:rsidP="00103F19">
            <w:r w:rsidRPr="00682E91">
              <w:t>Zur Abnahme sind dem AG sämtliche Quellcodes der individuellen Anlagensoftware (offen, nicht geschützt</w:t>
            </w:r>
            <w:r>
              <w:t>)</w:t>
            </w:r>
            <w:r w:rsidRPr="00682E91">
              <w:t xml:space="preserve"> zu übergeben.</w:t>
            </w:r>
            <w:r>
              <w:t xml:space="preserve"> Für </w:t>
            </w:r>
            <w:proofErr w:type="gramStart"/>
            <w:r>
              <w:t>TIA Projekte</w:t>
            </w:r>
            <w:proofErr w:type="gramEnd"/>
            <w:r>
              <w:t xml:space="preserve"> ist zusätzlich linienübergreifende projektspezifische Globalbibliothek zu übergeben.</w:t>
            </w:r>
            <w:r w:rsidRPr="00682E91">
              <w:t xml:space="preserve"> Die individuelle Anlagensoftware ist alleiniges Eigentum von BMW und steht BMW zur freien, weiteren Verfügung. Der AN hat keinerlei Eigentumsrechte an der Software.</w:t>
            </w:r>
          </w:p>
          <w:p w14:paraId="34BCE777" w14:textId="77777777" w:rsidR="005D65A2" w:rsidRPr="00682E91" w:rsidRDefault="005D65A2" w:rsidP="00103F19">
            <w:pPr>
              <w:rPr>
                <w:rFonts w:cs="BMWType V2 Light"/>
              </w:rPr>
            </w:pPr>
            <w:r w:rsidRPr="00682E91">
              <w:t>Software-Lizenzen gehören grundsätzlich zum Lieferumfang, Ausnahmen s. Kapitel Beistellungen.</w:t>
            </w:r>
          </w:p>
          <w:p w14:paraId="4E08A1C9" w14:textId="77777777" w:rsidR="005D65A2" w:rsidRPr="00682E91" w:rsidRDefault="005D65A2" w:rsidP="00103F19">
            <w:pPr>
              <w:rPr>
                <w:rFonts w:cs="BMWType V2 Light"/>
              </w:rPr>
            </w:pPr>
          </w:p>
          <w:p w14:paraId="3C3388E4" w14:textId="77777777" w:rsidR="005D65A2" w:rsidRPr="00682E91" w:rsidRDefault="005D65A2" w:rsidP="00103F19">
            <w:pPr>
              <w:rPr>
                <w:rFonts w:cs="BMWType V2 Light"/>
              </w:rPr>
            </w:pPr>
          </w:p>
          <w:p w14:paraId="201769BF" w14:textId="77777777" w:rsidR="005D65A2" w:rsidRPr="00FA0445" w:rsidRDefault="005D65A2" w:rsidP="00103F19">
            <w:r w:rsidRPr="00682E91">
              <w:t xml:space="preserve">Als Betriebssystem kommt in den Anlagen Windows 10 64 Bit zum Einsatz. </w:t>
            </w:r>
            <w:r w:rsidRPr="00FA0445">
              <w:t>Zusätzliche Anlagen-Software muss unter diesem Betriebssystem lauffähig sein.</w:t>
            </w:r>
          </w:p>
          <w:p w14:paraId="3D4092D6" w14:textId="77777777" w:rsidR="005D65A2" w:rsidRPr="00FA0445" w:rsidRDefault="005D65A2" w:rsidP="00103F19">
            <w:pPr>
              <w:rPr>
                <w:rFonts w:cs="BMWType V2 Light"/>
              </w:rPr>
            </w:pPr>
          </w:p>
          <w:p w14:paraId="714DFC66" w14:textId="77777777" w:rsidR="005D65A2" w:rsidRPr="00C80B5F" w:rsidRDefault="005D65A2" w:rsidP="00103F19">
            <w:pPr>
              <w:rPr>
                <w:rFonts w:cs="BMWType V2 Light"/>
              </w:rPr>
            </w:pPr>
            <w:r w:rsidRPr="00C80B5F">
              <w:rPr>
                <w:rFonts w:cs="BMWType V2 Light"/>
              </w:rPr>
              <w:t>Die Progr</w:t>
            </w:r>
            <w:r>
              <w:rPr>
                <w:rFonts w:cs="BMWType V2 Light"/>
              </w:rPr>
              <w:t>a</w:t>
            </w:r>
            <w:r w:rsidRPr="00C80B5F">
              <w:rPr>
                <w:rFonts w:cs="BMWType V2 Light"/>
              </w:rPr>
              <w:t xml:space="preserve">mmierung bzw. </w:t>
            </w:r>
            <w:r>
              <w:rPr>
                <w:rFonts w:cs="BMWType V2 Light"/>
              </w:rPr>
              <w:t>die Kommentierung muss einheitlich in der Landessprache erfolgen. Abweichungen sind mit dem AG zu klären.</w:t>
            </w:r>
          </w:p>
          <w:p w14:paraId="57D8BB08" w14:textId="77777777" w:rsidR="005D65A2" w:rsidRPr="00FA0445" w:rsidRDefault="005D65A2" w:rsidP="00103F19">
            <w:pPr>
              <w:rPr>
                <w:rFonts w:cs="BMWType V2 Light"/>
              </w:rPr>
            </w:pPr>
          </w:p>
          <w:p w14:paraId="308C03FD" w14:textId="77777777" w:rsidR="005D65A2" w:rsidRPr="00FA0445" w:rsidRDefault="005D65A2" w:rsidP="00103F19">
            <w:pPr>
              <w:rPr>
                <w:rFonts w:cs="BMWType V2 Light"/>
              </w:rPr>
            </w:pPr>
          </w:p>
        </w:tc>
      </w:tr>
    </w:tbl>
    <w:p w14:paraId="375AD477" w14:textId="31725157" w:rsidR="000E3797" w:rsidRPr="00682E91" w:rsidRDefault="000E3797" w:rsidP="000E3797">
      <w:pPr>
        <w:pStyle w:val="berschrift2"/>
        <w:spacing w:after="120"/>
        <w:ind w:left="578" w:hanging="578"/>
      </w:pPr>
      <w:bookmarkStart w:id="616" w:name="_Toc143074629"/>
      <w:bookmarkStart w:id="617" w:name="_Toc473533668"/>
      <w:bookmarkStart w:id="618" w:name="_Toc485131002"/>
      <w:bookmarkStart w:id="619" w:name="_Toc112915239"/>
      <w:bookmarkStart w:id="620" w:name="_Toc89696128"/>
      <w:r w:rsidRPr="00682E91">
        <w:lastRenderedPageBreak/>
        <w:t>Störmeldesystem</w:t>
      </w:r>
      <w:bookmarkEnd w:id="616"/>
      <w:bookmarkEnd w:id="617"/>
      <w:bookmarkEnd w:id="618"/>
      <w:bookmarkEnd w:id="619"/>
      <w:r w:rsidRPr="00682E91">
        <w:t xml:space="preserve"> </w:t>
      </w:r>
      <w:bookmarkEnd w:id="6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14FBFA4" w14:textId="77777777" w:rsidTr="00BA4581">
        <w:tc>
          <w:tcPr>
            <w:tcW w:w="0" w:type="auto"/>
          </w:tcPr>
          <w:p w14:paraId="32959C4B" w14:textId="77777777" w:rsidR="005D65A2" w:rsidRPr="00682E91" w:rsidRDefault="005D65A2" w:rsidP="00103F19">
            <w:pPr>
              <w:rPr>
                <w:rFonts w:cs="BMWType V2 Light"/>
              </w:rPr>
            </w:pPr>
            <w:r w:rsidRPr="00682E91">
              <w:t>Gemäß vorhandenem Störmeldekonzept</w:t>
            </w:r>
          </w:p>
          <w:p w14:paraId="3099B287" w14:textId="77777777" w:rsidR="005D65A2" w:rsidRPr="00682E91" w:rsidRDefault="005D65A2" w:rsidP="00103F19">
            <w:pPr>
              <w:rPr>
                <w:rFonts w:cs="BMWType V2 Light"/>
              </w:rPr>
            </w:pPr>
            <w:r w:rsidRPr="00682E91">
              <w:rPr>
                <w:iCs/>
              </w:rPr>
              <w:t>Dezentrale Störanzeigen:</w:t>
            </w:r>
            <w:r w:rsidRPr="00682E91">
              <w:t xml:space="preserve"> </w:t>
            </w:r>
          </w:p>
          <w:p w14:paraId="1362B140" w14:textId="77777777" w:rsidR="005D65A2" w:rsidRPr="00682E91" w:rsidRDefault="005D65A2" w:rsidP="00103F19">
            <w:pPr>
              <w:pStyle w:val="Aufzhlung"/>
              <w:tabs>
                <w:tab w:val="clear" w:pos="360"/>
                <w:tab w:val="num" w:pos="272"/>
                <w:tab w:val="num" w:pos="428"/>
              </w:tabs>
              <w:spacing w:after="0"/>
              <w:ind w:left="428" w:right="0" w:hanging="428"/>
              <w:rPr>
                <w:rFonts w:cs="BMWType V2 Light"/>
              </w:rPr>
            </w:pPr>
            <w:r w:rsidRPr="00682E91">
              <w:t>Störmeldung am HVO / Visualisierung + Ampel</w:t>
            </w:r>
          </w:p>
          <w:p w14:paraId="4C368D4F" w14:textId="77777777" w:rsidR="005D65A2" w:rsidRPr="00682E91" w:rsidRDefault="005D65A2" w:rsidP="00103F19">
            <w:pPr>
              <w:pStyle w:val="Aufzhlung"/>
              <w:tabs>
                <w:tab w:val="clear" w:pos="360"/>
                <w:tab w:val="num" w:pos="272"/>
                <w:tab w:val="num" w:pos="428"/>
              </w:tabs>
              <w:spacing w:after="0"/>
              <w:ind w:left="428" w:right="0" w:hanging="428"/>
              <w:rPr>
                <w:rFonts w:cs="BMWType V2 Light"/>
              </w:rPr>
            </w:pPr>
            <w:r w:rsidRPr="00682E91">
              <w:t>Störmeldung an IPS-T</w:t>
            </w:r>
          </w:p>
          <w:p w14:paraId="63D7FE37" w14:textId="77777777" w:rsidR="005D65A2" w:rsidRPr="00682E91" w:rsidRDefault="005D65A2" w:rsidP="00103F19">
            <w:pPr>
              <w:pStyle w:val="Aufzhlung"/>
              <w:tabs>
                <w:tab w:val="clear" w:pos="360"/>
                <w:tab w:val="num" w:pos="272"/>
                <w:tab w:val="num" w:pos="428"/>
              </w:tabs>
              <w:spacing w:after="0"/>
              <w:ind w:left="428" w:right="0" w:hanging="428"/>
              <w:rPr>
                <w:rFonts w:cs="BMWType V2 Light"/>
              </w:rPr>
            </w:pPr>
            <w:r w:rsidRPr="00682E91">
              <w:t>Störmeldeampeln im Anlagenbereich</w:t>
            </w:r>
          </w:p>
          <w:p w14:paraId="7040811C" w14:textId="77777777" w:rsidR="005D65A2" w:rsidRPr="00682E91" w:rsidRDefault="005D65A2" w:rsidP="00103F19">
            <w:pPr>
              <w:pStyle w:val="Aufzhlung"/>
              <w:numPr>
                <w:ilvl w:val="0"/>
                <w:numId w:val="0"/>
              </w:numPr>
              <w:spacing w:after="0"/>
              <w:ind w:left="272" w:right="0" w:hanging="272"/>
              <w:rPr>
                <w:rFonts w:cs="BMWType V2 Light"/>
              </w:rPr>
            </w:pPr>
          </w:p>
          <w:p w14:paraId="75A5F60C" w14:textId="77777777" w:rsidR="005D65A2" w:rsidRPr="00682E91" w:rsidRDefault="005D65A2" w:rsidP="00103F19">
            <w:pPr>
              <w:rPr>
                <w:rFonts w:cs="BMWType V2 Light"/>
              </w:rPr>
            </w:pPr>
            <w:r w:rsidRPr="00682E91">
              <w:t xml:space="preserve">Störmeldungen der Anlage müssen auf allen HVOs im Klartext einsehbar sein. Pro Busteilnehmer sind Einzelstörmeldungen zu programmieren. Jede Endlage ist zu überwachen, jede Förderbewegung mit </w:t>
            </w:r>
            <w:r w:rsidRPr="00682E91">
              <w:lastRenderedPageBreak/>
              <w:t>einer Laufzeitüberwachung abzusichern. Der Vorschlag vom AN über die Störmeldeklassifizierung, entsprechend Schnittstellenkontrakt, ist mit dem AG abzustimmen.</w:t>
            </w:r>
          </w:p>
          <w:p w14:paraId="7ADD1355" w14:textId="77777777" w:rsidR="005D65A2" w:rsidRPr="00682E91" w:rsidRDefault="005D65A2" w:rsidP="00103F19">
            <w:pPr>
              <w:rPr>
                <w:rFonts w:cs="BMWType V2 Light"/>
              </w:rPr>
            </w:pPr>
            <w:r w:rsidRPr="00682E91">
              <w:t>Bei Steuerungselementen, wie z.B. RFID, FU, usw., die Fehlerlisten ausgeben, sind diese als Text in der Fehlermeldung zu integrieren.</w:t>
            </w:r>
          </w:p>
          <w:p w14:paraId="0E3B9027" w14:textId="77777777" w:rsidR="005D65A2" w:rsidRPr="00682E91" w:rsidRDefault="005D65A2" w:rsidP="00103F19">
            <w:pPr>
              <w:rPr>
                <w:rFonts w:cs="BMWType V2 Light"/>
                <w:iCs/>
              </w:rPr>
            </w:pPr>
            <w:r w:rsidRPr="00682E91">
              <w:rPr>
                <w:iCs/>
              </w:rPr>
              <w:t>Zentrale Störmeldeerfassung mittels IPS-T:</w:t>
            </w:r>
          </w:p>
          <w:p w14:paraId="1E15EDC7" w14:textId="77777777" w:rsidR="005D65A2" w:rsidRPr="00682E91" w:rsidRDefault="005D65A2" w:rsidP="00103F19">
            <w:pPr>
              <w:rPr>
                <w:rFonts w:cs="BMWType V2 Light"/>
              </w:rPr>
            </w:pPr>
            <w:r w:rsidRPr="00682E91">
              <w:t>Alle Störungen der Anlagensteuerung müssen über Industrial Ethernet an das Störmeldesystem gemeldet werden (Störsignalisierung zu Instandhaltung). Entsprechende Störtextlisten sind der Instandhaltung zu übergeben.</w:t>
            </w:r>
          </w:p>
        </w:tc>
      </w:tr>
    </w:tbl>
    <w:p w14:paraId="6B77A69B" w14:textId="77777777" w:rsidR="000E3797" w:rsidRPr="000E3797" w:rsidRDefault="000E3797" w:rsidP="000E3797">
      <w:pPr>
        <w:rPr>
          <w:lang w:val="en-US"/>
        </w:rPr>
      </w:pPr>
    </w:p>
    <w:p w14:paraId="683F72B5" w14:textId="1F63675D" w:rsidR="000E3797" w:rsidRPr="009079F6" w:rsidRDefault="000E3797" w:rsidP="000E3797">
      <w:pPr>
        <w:pStyle w:val="berschrift2"/>
        <w:spacing w:after="120"/>
        <w:ind w:left="578" w:hanging="578"/>
        <w:rPr>
          <w:color w:val="A6A6A6" w:themeColor="background1" w:themeShade="A6"/>
        </w:rPr>
      </w:pPr>
      <w:bookmarkStart w:id="621" w:name="_Toc143074630"/>
      <w:bookmarkStart w:id="622" w:name="_Toc473533669"/>
      <w:bookmarkStart w:id="623" w:name="_Toc485131003"/>
      <w:bookmarkStart w:id="624" w:name="_Toc112915240"/>
      <w:bookmarkStart w:id="625" w:name="_Toc89696129"/>
      <w:r w:rsidRPr="00682E91">
        <w:t>Weitere Ausführungshinweise</w:t>
      </w:r>
      <w:bookmarkEnd w:id="621"/>
      <w:bookmarkEnd w:id="622"/>
      <w:bookmarkEnd w:id="623"/>
      <w:bookmarkEnd w:id="624"/>
      <w:r w:rsidRPr="00682E91">
        <w:t xml:space="preserve"> </w:t>
      </w:r>
      <w:bookmarkEnd w:id="62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5D65A2" w:rsidRPr="005D65A2" w14:paraId="40A6C651" w14:textId="77777777" w:rsidTr="00BA4581">
        <w:tc>
          <w:tcPr>
            <w:tcW w:w="0" w:type="auto"/>
          </w:tcPr>
          <w:p w14:paraId="65206C6F" w14:textId="77777777" w:rsidR="005D65A2" w:rsidRPr="009079F6" w:rsidRDefault="005D65A2" w:rsidP="00103F19">
            <w:pPr>
              <w:pStyle w:val="Aufzhlung"/>
              <w:numPr>
                <w:ilvl w:val="0"/>
                <w:numId w:val="0"/>
              </w:numPr>
              <w:spacing w:after="90"/>
              <w:ind w:right="0"/>
            </w:pPr>
            <w:r w:rsidRPr="00682E91">
              <w:t>Einsatz bei z. B. Schraubtechnik ist die Schraubtechnik Fachabteilung zu kontaktieren.</w:t>
            </w:r>
          </w:p>
        </w:tc>
      </w:tr>
    </w:tbl>
    <w:p w14:paraId="5912E57E" w14:textId="5BBEB3CC" w:rsidR="000E3797" w:rsidRDefault="000E3797" w:rsidP="000E3797">
      <w:pPr>
        <w:pStyle w:val="berschrift3"/>
      </w:pPr>
      <w:bookmarkStart w:id="626" w:name="_Toc112915241"/>
      <w:bookmarkStart w:id="627" w:name="_Toc89696130"/>
      <w:bookmarkStart w:id="628" w:name="_Toc143074631"/>
      <w:bookmarkStart w:id="629" w:name="_Toc473533670"/>
      <w:bookmarkStart w:id="630" w:name="_Toc485131004"/>
      <w:r>
        <w:t>Vorgaben zu Aus-/</w:t>
      </w:r>
      <w:proofErr w:type="spellStart"/>
      <w:r>
        <w:t>Einschleuseplätze</w:t>
      </w:r>
      <w:bookmarkEnd w:id="626"/>
      <w:proofErr w:type="spellEnd"/>
      <w:r>
        <w:t xml:space="preserve"> </w:t>
      </w:r>
      <w:bookmarkEnd w:id="62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5"/>
      </w:tblGrid>
      <w:tr w:rsidR="005D65A2" w:rsidRPr="005D65A2" w14:paraId="2E0BC4D3" w14:textId="77777777" w:rsidTr="00BA4581">
        <w:tc>
          <w:tcPr>
            <w:tcW w:w="0" w:type="auto"/>
          </w:tcPr>
          <w:p w14:paraId="44FB0B55" w14:textId="77777777" w:rsidR="005D65A2" w:rsidRDefault="005D65A2" w:rsidP="00103F19">
            <w:pPr>
              <w:pStyle w:val="Aufzhlung"/>
              <w:numPr>
                <w:ilvl w:val="0"/>
                <w:numId w:val="0"/>
              </w:numPr>
              <w:spacing w:after="90"/>
              <w:ind w:right="0"/>
            </w:pPr>
            <w:r>
              <w:t>Jede Aus-/</w:t>
            </w:r>
            <w:proofErr w:type="spellStart"/>
            <w:r>
              <w:t>Einschleusestation</w:t>
            </w:r>
            <w:proofErr w:type="spellEnd"/>
            <w:r>
              <w:t xml:space="preserve"> beinhaltet mindestens:</w:t>
            </w:r>
          </w:p>
          <w:p w14:paraId="6DEE9FAE" w14:textId="77777777" w:rsidR="005D65A2" w:rsidRDefault="005D65A2" w:rsidP="00103F19">
            <w:pPr>
              <w:pStyle w:val="Aufzhlung"/>
              <w:numPr>
                <w:ilvl w:val="0"/>
                <w:numId w:val="0"/>
              </w:numPr>
              <w:spacing w:after="90"/>
              <w:ind w:right="0"/>
            </w:pPr>
            <w:r>
              <w:t>Hardwarekomponenten:</w:t>
            </w:r>
          </w:p>
          <w:p w14:paraId="7670D450" w14:textId="77777777" w:rsidR="005D65A2" w:rsidRDefault="005D65A2" w:rsidP="00B868F5">
            <w:pPr>
              <w:pStyle w:val="Aufzhlung1"/>
              <w:numPr>
                <w:ilvl w:val="0"/>
                <w:numId w:val="32"/>
              </w:numPr>
            </w:pPr>
            <w:r>
              <w:t>Standard-</w:t>
            </w:r>
            <w:proofErr w:type="spellStart"/>
            <w:r>
              <w:t>HvO</w:t>
            </w:r>
            <w:proofErr w:type="spellEnd"/>
          </w:p>
          <w:p w14:paraId="618DF5E0" w14:textId="77777777" w:rsidR="005D65A2" w:rsidRDefault="005D65A2" w:rsidP="00B868F5">
            <w:pPr>
              <w:pStyle w:val="Aufzhlung1"/>
              <w:numPr>
                <w:ilvl w:val="0"/>
                <w:numId w:val="32"/>
              </w:numPr>
            </w:pPr>
            <w:proofErr w:type="gramStart"/>
            <w:r>
              <w:t>RFID Schreib</w:t>
            </w:r>
            <w:proofErr w:type="gramEnd"/>
            <w:r>
              <w:t>-/Lesegerät</w:t>
            </w:r>
          </w:p>
          <w:p w14:paraId="1E1E731C" w14:textId="77777777" w:rsidR="005D65A2" w:rsidRDefault="005D65A2" w:rsidP="00B868F5">
            <w:pPr>
              <w:pStyle w:val="Aufzhlung1"/>
              <w:numPr>
                <w:ilvl w:val="0"/>
                <w:numId w:val="32"/>
              </w:numPr>
            </w:pPr>
            <w:r>
              <w:t>DMC-Handscanner</w:t>
            </w:r>
          </w:p>
          <w:p w14:paraId="1132BFC2" w14:textId="77777777" w:rsidR="005D65A2" w:rsidRDefault="005D65A2" w:rsidP="00B868F5">
            <w:pPr>
              <w:pStyle w:val="Aufzhlung1"/>
              <w:numPr>
                <w:ilvl w:val="0"/>
                <w:numId w:val="32"/>
              </w:numPr>
            </w:pPr>
            <w:proofErr w:type="spellStart"/>
            <w:r>
              <w:t>Labeldrucker</w:t>
            </w:r>
            <w:proofErr w:type="spellEnd"/>
            <w:r>
              <w:t xml:space="preserve"> (Platzvorhalt)</w:t>
            </w:r>
          </w:p>
          <w:p w14:paraId="62F32CFF" w14:textId="77777777" w:rsidR="005D65A2" w:rsidRDefault="005D65A2" w:rsidP="00B868F5">
            <w:pPr>
              <w:pStyle w:val="Aufzhlung1"/>
              <w:numPr>
                <w:ilvl w:val="0"/>
                <w:numId w:val="32"/>
              </w:numPr>
            </w:pPr>
            <w:r>
              <w:t>Blaue Signalampel (gut einsehbar)</w:t>
            </w:r>
          </w:p>
          <w:p w14:paraId="26122355" w14:textId="77777777" w:rsidR="005D65A2" w:rsidRDefault="005D65A2" w:rsidP="00B868F5">
            <w:pPr>
              <w:pStyle w:val="Aufzhlung1"/>
              <w:numPr>
                <w:ilvl w:val="0"/>
                <w:numId w:val="32"/>
              </w:numPr>
            </w:pPr>
            <w:r>
              <w:t>Absicherung zur korrekten WT-Orientierung</w:t>
            </w:r>
          </w:p>
          <w:p w14:paraId="20E22E8D" w14:textId="77777777" w:rsidR="005D65A2" w:rsidRDefault="005D65A2" w:rsidP="00B868F5">
            <w:pPr>
              <w:pStyle w:val="Aufzhlung1"/>
              <w:numPr>
                <w:ilvl w:val="0"/>
                <w:numId w:val="32"/>
              </w:numPr>
            </w:pPr>
            <w:r>
              <w:t>Absicherung zur korrekten Bauteilorientierung</w:t>
            </w:r>
          </w:p>
          <w:p w14:paraId="20209351" w14:textId="77777777" w:rsidR="005D65A2" w:rsidRDefault="005D65A2" w:rsidP="00B868F5">
            <w:pPr>
              <w:pStyle w:val="Aufzhlung1"/>
              <w:numPr>
                <w:ilvl w:val="0"/>
                <w:numId w:val="32"/>
              </w:numPr>
            </w:pPr>
            <w:r>
              <w:t>Sensorik zur Erfassung WT-Beladungsstatus</w:t>
            </w:r>
          </w:p>
          <w:p w14:paraId="1CC057D4" w14:textId="77777777" w:rsidR="005D65A2" w:rsidRDefault="005D65A2" w:rsidP="00B868F5">
            <w:pPr>
              <w:pStyle w:val="Aufzhlung1"/>
              <w:numPr>
                <w:ilvl w:val="0"/>
                <w:numId w:val="32"/>
              </w:numPr>
            </w:pPr>
            <w:r>
              <w:t>Freigabetaster</w:t>
            </w:r>
          </w:p>
          <w:p w14:paraId="19F62BD9" w14:textId="77777777" w:rsidR="005D65A2" w:rsidRDefault="005D65A2" w:rsidP="00103F19">
            <w:pPr>
              <w:pStyle w:val="Aufzhlung1"/>
              <w:numPr>
                <w:ilvl w:val="0"/>
                <w:numId w:val="0"/>
              </w:numPr>
              <w:ind w:left="360" w:hanging="360"/>
            </w:pPr>
          </w:p>
          <w:p w14:paraId="13FCD06B" w14:textId="77777777" w:rsidR="005D65A2" w:rsidRDefault="005D65A2" w:rsidP="00103F19">
            <w:pPr>
              <w:pStyle w:val="Aufzhlung1"/>
              <w:numPr>
                <w:ilvl w:val="0"/>
                <w:numId w:val="0"/>
              </w:numPr>
              <w:ind w:left="360" w:hanging="360"/>
            </w:pPr>
          </w:p>
          <w:p w14:paraId="64D44F44" w14:textId="77777777" w:rsidR="005D65A2" w:rsidRDefault="005D65A2" w:rsidP="00103F19">
            <w:pPr>
              <w:pStyle w:val="Aufzhlung1"/>
              <w:numPr>
                <w:ilvl w:val="0"/>
                <w:numId w:val="0"/>
              </w:numPr>
              <w:ind w:left="360" w:hanging="360"/>
            </w:pPr>
            <w:r>
              <w:t>Programmierung:</w:t>
            </w:r>
          </w:p>
          <w:p w14:paraId="3FF1DEF6" w14:textId="77777777" w:rsidR="005D65A2" w:rsidRDefault="005D65A2" w:rsidP="00B868F5">
            <w:pPr>
              <w:pStyle w:val="Aufzhlung1"/>
              <w:numPr>
                <w:ilvl w:val="0"/>
                <w:numId w:val="33"/>
              </w:numPr>
            </w:pPr>
            <w:r>
              <w:t xml:space="preserve">Anzeige von </w:t>
            </w:r>
            <w:proofErr w:type="spellStart"/>
            <w:r>
              <w:t>Produktstatis</w:t>
            </w:r>
            <w:proofErr w:type="spellEnd"/>
            <w:r>
              <w:t xml:space="preserve"> inkl. Steuerfunktionalitäten für </w:t>
            </w:r>
            <w:proofErr w:type="spellStart"/>
            <w:r>
              <w:t>Einschleuseprozesse</w:t>
            </w:r>
            <w:proofErr w:type="spellEnd"/>
          </w:p>
          <w:p w14:paraId="3D03557D" w14:textId="77777777" w:rsidR="005D65A2" w:rsidRDefault="005D65A2" w:rsidP="00B868F5">
            <w:pPr>
              <w:pStyle w:val="Aufzhlung1"/>
              <w:numPr>
                <w:ilvl w:val="0"/>
                <w:numId w:val="33"/>
              </w:numPr>
            </w:pPr>
            <w:r>
              <w:t>Anforderung Leer-WTs zum Einschleusen</w:t>
            </w:r>
          </w:p>
          <w:p w14:paraId="43F3793F" w14:textId="77777777" w:rsidR="005D65A2" w:rsidRPr="009079F6" w:rsidRDefault="005D65A2" w:rsidP="00B868F5">
            <w:pPr>
              <w:pStyle w:val="Aufzhlung1"/>
              <w:numPr>
                <w:ilvl w:val="0"/>
                <w:numId w:val="33"/>
              </w:numPr>
            </w:pPr>
            <w:r>
              <w:t>Fallspezifische Anbindung an IPS-C und IPM</w:t>
            </w:r>
          </w:p>
        </w:tc>
      </w:tr>
    </w:tbl>
    <w:p w14:paraId="148AA7A0" w14:textId="1E8766F8" w:rsidR="000E3797" w:rsidRDefault="000E3797" w:rsidP="000E3797">
      <w:pPr>
        <w:pStyle w:val="berschrift3"/>
      </w:pPr>
      <w:bookmarkStart w:id="631" w:name="_Toc112915242"/>
      <w:bookmarkStart w:id="632" w:name="_Toc89696131"/>
      <w:r>
        <w:t>Vorgaben zu linieninternen Vormontagen/Vorbearbeitungen</w:t>
      </w:r>
      <w:bookmarkEnd w:id="631"/>
      <w:r>
        <w:t xml:space="preserve"> </w:t>
      </w:r>
      <w:bookmarkEnd w:id="63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tblGrid>
      <w:tr w:rsidR="005D65A2" w:rsidRPr="005D65A2" w14:paraId="12173F20" w14:textId="77777777" w:rsidTr="00BA4581">
        <w:tc>
          <w:tcPr>
            <w:tcW w:w="0" w:type="auto"/>
          </w:tcPr>
          <w:p w14:paraId="00301EEA" w14:textId="184C3D1D" w:rsidR="005D65A2" w:rsidRPr="009079F6" w:rsidRDefault="004425BA" w:rsidP="00103F19">
            <w:pPr>
              <w:pStyle w:val="Aufzhlung"/>
              <w:numPr>
                <w:ilvl w:val="0"/>
                <w:numId w:val="0"/>
              </w:numPr>
              <w:spacing w:after="90"/>
              <w:ind w:right="0"/>
            </w:pPr>
            <w:r>
              <w:t>nic</w:t>
            </w:r>
            <w:r w:rsidR="00C664CC">
              <w:t>ht notwen</w:t>
            </w:r>
            <w:r>
              <w:t>dig</w:t>
            </w:r>
          </w:p>
        </w:tc>
      </w:tr>
    </w:tbl>
    <w:p w14:paraId="20DD5DAF" w14:textId="5550B0AA" w:rsidR="000E3797" w:rsidRPr="00BD174C" w:rsidRDefault="000E3797" w:rsidP="000E3797">
      <w:pPr>
        <w:pStyle w:val="berschrift3"/>
      </w:pPr>
      <w:bookmarkStart w:id="633" w:name="_Toc112915243"/>
      <w:bookmarkStart w:id="634" w:name="_Toc89696132"/>
      <w:r w:rsidRPr="00BD174C">
        <w:t>H</w:t>
      </w:r>
      <w:r>
        <w:t>üllkurven</w:t>
      </w:r>
      <w:bookmarkEnd w:id="633"/>
      <w:r w:rsidRPr="00BD174C">
        <w:t xml:space="preserve"> </w:t>
      </w:r>
      <w:bookmarkEnd w:id="63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tblGrid>
      <w:tr w:rsidR="005D65A2" w:rsidRPr="005D65A2" w14:paraId="3FFBFA25" w14:textId="77777777" w:rsidTr="00BA4581">
        <w:tc>
          <w:tcPr>
            <w:tcW w:w="0" w:type="auto"/>
          </w:tcPr>
          <w:p w14:paraId="675FB8BF" w14:textId="59E99936" w:rsidR="005D65A2" w:rsidRPr="009079F6" w:rsidRDefault="00670256" w:rsidP="00103F19">
            <w:pPr>
              <w:pStyle w:val="Aufzhlung"/>
              <w:numPr>
                <w:ilvl w:val="0"/>
                <w:numId w:val="0"/>
              </w:numPr>
              <w:spacing w:after="90"/>
              <w:ind w:right="0"/>
            </w:pPr>
            <w:r>
              <w:t>Nicht notwendig</w:t>
            </w:r>
            <w:r w:rsidR="005D65A2">
              <w:t>.</w:t>
            </w:r>
          </w:p>
        </w:tc>
      </w:tr>
    </w:tbl>
    <w:p w14:paraId="40B83927" w14:textId="2D84D7B4" w:rsidR="000E3797" w:rsidRPr="00BD174C" w:rsidRDefault="004425BA" w:rsidP="000E3797">
      <w:pPr>
        <w:pStyle w:val="berschrift3"/>
      </w:pPr>
      <w:bookmarkStart w:id="635" w:name="_Toc112915244"/>
      <w:bookmarkStart w:id="636" w:name="_Toc89696133"/>
      <w:r>
        <w:t>B</w:t>
      </w:r>
      <w:r w:rsidR="000E3797" w:rsidRPr="00BD174C">
        <w:t>auteilkontrolle</w:t>
      </w:r>
      <w:r w:rsidR="000E3797">
        <w:t>n</w:t>
      </w:r>
      <w:bookmarkEnd w:id="635"/>
      <w:r w:rsidR="000E3797" w:rsidRPr="00BD174C">
        <w:t xml:space="preserve"> </w:t>
      </w:r>
      <w:bookmarkEnd w:id="63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7C2653A" w14:textId="77777777" w:rsidTr="00BA4581">
        <w:tc>
          <w:tcPr>
            <w:tcW w:w="0" w:type="auto"/>
          </w:tcPr>
          <w:p w14:paraId="76757398" w14:textId="77777777" w:rsidR="005D65A2" w:rsidRPr="009079F6" w:rsidRDefault="005D65A2" w:rsidP="00103F19">
            <w:pPr>
              <w:pStyle w:val="Aufzhlung"/>
              <w:numPr>
                <w:ilvl w:val="0"/>
                <w:numId w:val="0"/>
              </w:numPr>
              <w:spacing w:after="90"/>
              <w:ind w:right="0"/>
            </w:pPr>
            <w:r>
              <w:t>Produktbewegende Anlagenkomponenten wie z.B. Greifer sind mit hardwareabfragen auszustatten. Damit sollen in letzter Instanz Crashfahrten unterbunden werden. Seitens AG ist es nicht akzeptiert, sich nur auf Datentechnik zu verlassen.</w:t>
            </w:r>
          </w:p>
        </w:tc>
      </w:tr>
    </w:tbl>
    <w:p w14:paraId="07B23073" w14:textId="059CEFB8" w:rsidR="000E3797" w:rsidRPr="00BD174C" w:rsidRDefault="000E3797" w:rsidP="000E3797">
      <w:pPr>
        <w:pStyle w:val="berschrift3"/>
      </w:pPr>
      <w:bookmarkStart w:id="637" w:name="_Toc89696134"/>
      <w:bookmarkStart w:id="638" w:name="_Toc112915245"/>
      <w:r>
        <w:lastRenderedPageBreak/>
        <w:t>SAS</w:t>
      </w:r>
      <w:r w:rsidRPr="00BD174C">
        <w:t xml:space="preserve"> </w:t>
      </w:r>
      <w:r>
        <w:t>(</w:t>
      </w:r>
      <w:proofErr w:type="spellStart"/>
      <w:r>
        <w:t>SmartAutomationSuite</w:t>
      </w:r>
      <w:proofErr w:type="spellEnd"/>
      <w:r>
        <w:t>)</w:t>
      </w:r>
      <w:bookmarkEnd w:id="637"/>
      <w:bookmarkEnd w:id="63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8E144DE" w14:textId="77777777" w:rsidTr="00BA4581">
        <w:tc>
          <w:tcPr>
            <w:tcW w:w="0" w:type="auto"/>
          </w:tcPr>
          <w:p w14:paraId="59F95F1A" w14:textId="77777777" w:rsidR="005D65A2" w:rsidRDefault="005D65A2" w:rsidP="00103F19">
            <w:pPr>
              <w:pStyle w:val="Aufzhlung"/>
              <w:numPr>
                <w:ilvl w:val="0"/>
                <w:numId w:val="0"/>
              </w:numPr>
              <w:spacing w:after="90"/>
              <w:ind w:right="0"/>
            </w:pPr>
            <w:r>
              <w:t xml:space="preserve">Bei der BMW </w:t>
            </w:r>
            <w:proofErr w:type="spellStart"/>
            <w:r>
              <w:t>SmartAutomationSuite</w:t>
            </w:r>
            <w:proofErr w:type="spellEnd"/>
            <w:r>
              <w:t xml:space="preserve"> (SAS) handelt es sich um ein von BMW entwickeltes Softwaretool für die Konstruktion, des Engineering und den späteren Betrieb der Steuerungstechnik von Produktionsanlagen in den Werken.</w:t>
            </w:r>
          </w:p>
          <w:p w14:paraId="4EC2528B" w14:textId="77777777" w:rsidR="005D65A2" w:rsidRDefault="005D65A2" w:rsidP="00103F19">
            <w:pPr>
              <w:pStyle w:val="Aufzhlung"/>
              <w:numPr>
                <w:ilvl w:val="0"/>
                <w:numId w:val="0"/>
              </w:numPr>
              <w:spacing w:after="90"/>
              <w:ind w:right="0"/>
            </w:pPr>
            <w:r>
              <w:t>SAS sammelt und vereint alle wichtigen Elektrokonstruktionsdaten über die gesamte Anlagenlebensdauer in einem Datenstamm.</w:t>
            </w:r>
          </w:p>
          <w:p w14:paraId="0FE58022" w14:textId="77777777" w:rsidR="005D65A2" w:rsidRDefault="005D65A2" w:rsidP="00103F19">
            <w:pPr>
              <w:pStyle w:val="Aufzhlung"/>
              <w:numPr>
                <w:ilvl w:val="0"/>
                <w:numId w:val="0"/>
              </w:numPr>
              <w:spacing w:after="90"/>
              <w:ind w:right="0"/>
            </w:pPr>
            <w:r>
              <w:t xml:space="preserve">SAS kann gesammelte Daten intelligent miteinander verknüpfen und damit </w:t>
            </w:r>
            <w:proofErr w:type="spellStart"/>
            <w:r>
              <w:t>EPläne</w:t>
            </w:r>
            <w:proofErr w:type="spellEnd"/>
            <w:r>
              <w:t>, Listen, Konfigurationsdateien und Teile der SPS automatisch generieren.</w:t>
            </w:r>
          </w:p>
          <w:p w14:paraId="72713F76" w14:textId="77777777" w:rsidR="005D65A2" w:rsidRDefault="005D65A2" w:rsidP="00103F19">
            <w:pPr>
              <w:pStyle w:val="Aufzhlung"/>
              <w:numPr>
                <w:ilvl w:val="0"/>
                <w:numId w:val="0"/>
              </w:numPr>
              <w:spacing w:after="90"/>
              <w:ind w:right="0"/>
            </w:pPr>
            <w:r>
              <w:t>Nach Auftragsvergabe wird der genaue Inhalt für die Verwendung des SAS-Tools mit dem AG abgestimmt.</w:t>
            </w:r>
            <w:r>
              <w:br/>
              <w:t>SAS wird mindestens für folgende Umfänge verwendet:</w:t>
            </w:r>
          </w:p>
          <w:p w14:paraId="7D9C8B06" w14:textId="77777777" w:rsidR="005D65A2" w:rsidRDefault="005D65A2" w:rsidP="00103F19">
            <w:pPr>
              <w:pStyle w:val="Aufzhlung"/>
            </w:pPr>
            <w:r>
              <w:t xml:space="preserve">Roboterverwaltung bzgl. Ausleitungen </w:t>
            </w:r>
            <w:proofErr w:type="spellStart"/>
            <w:r>
              <w:t>Inbetriebnahmedateien</w:t>
            </w:r>
            <w:proofErr w:type="spellEnd"/>
          </w:p>
          <w:p w14:paraId="798E5A70" w14:textId="77777777" w:rsidR="005D65A2" w:rsidRDefault="005D65A2" w:rsidP="00103F19">
            <w:pPr>
              <w:pStyle w:val="Aufzhlung"/>
            </w:pPr>
            <w:proofErr w:type="gramStart"/>
            <w:r>
              <w:t>IP Adressverwaltung</w:t>
            </w:r>
            <w:proofErr w:type="gramEnd"/>
          </w:p>
          <w:p w14:paraId="6530853A" w14:textId="77777777" w:rsidR="005D65A2" w:rsidRDefault="005D65A2" w:rsidP="00103F19">
            <w:pPr>
              <w:pStyle w:val="Aufzhlung"/>
            </w:pPr>
            <w:r>
              <w:t>Ausleitung technische Anlagenbeschriftung</w:t>
            </w:r>
          </w:p>
          <w:p w14:paraId="1173FCBB" w14:textId="77777777" w:rsidR="005D65A2" w:rsidRDefault="005D65A2" w:rsidP="00103F19">
            <w:pPr>
              <w:pStyle w:val="Aufzhlung"/>
            </w:pPr>
            <w:r>
              <w:t>Bearbeitung von Meldungstexten</w:t>
            </w:r>
          </w:p>
          <w:p w14:paraId="29B352AC" w14:textId="77777777" w:rsidR="005D65A2" w:rsidRDefault="005D65A2" w:rsidP="00103F19">
            <w:pPr>
              <w:pStyle w:val="Aufzhlung"/>
            </w:pPr>
            <w:r>
              <w:t xml:space="preserve">Abgleich von </w:t>
            </w:r>
            <w:proofErr w:type="gramStart"/>
            <w:r>
              <w:t>SPS Variablen</w:t>
            </w:r>
            <w:proofErr w:type="gramEnd"/>
          </w:p>
          <w:p w14:paraId="5F7767ED" w14:textId="77777777" w:rsidR="005D65A2" w:rsidRDefault="005D65A2" w:rsidP="00103F19">
            <w:pPr>
              <w:pStyle w:val="Aufzhlung"/>
              <w:numPr>
                <w:ilvl w:val="0"/>
                <w:numId w:val="0"/>
              </w:numPr>
              <w:spacing w:after="90"/>
              <w:ind w:right="0"/>
            </w:pPr>
          </w:p>
          <w:p w14:paraId="02DAC7F7" w14:textId="017E40CD" w:rsidR="005D65A2" w:rsidRDefault="005D65A2" w:rsidP="00103F19">
            <w:pPr>
              <w:pStyle w:val="Aufzhlung"/>
              <w:numPr>
                <w:ilvl w:val="0"/>
                <w:numId w:val="0"/>
              </w:numPr>
              <w:spacing w:after="90"/>
              <w:ind w:right="0"/>
            </w:pPr>
            <w:r>
              <w:t xml:space="preserve">Das Tool wird zusammen mit den SAS-Standarddokumenten der TMO dem Lieferanten zur </w:t>
            </w:r>
            <w:r w:rsidR="00CF4855">
              <w:t>V</w:t>
            </w:r>
            <w:r>
              <w:t>erfügung gestellt. Bei Bedarf werden auch Schulungen für Externe angeboten.</w:t>
            </w:r>
          </w:p>
          <w:p w14:paraId="1E36128B" w14:textId="77777777" w:rsidR="005D65A2" w:rsidRPr="009079F6" w:rsidRDefault="005D65A2" w:rsidP="00103F19">
            <w:pPr>
              <w:pStyle w:val="Aufzhlung"/>
              <w:numPr>
                <w:ilvl w:val="0"/>
                <w:numId w:val="0"/>
              </w:numPr>
              <w:spacing w:after="90"/>
              <w:ind w:right="0"/>
            </w:pPr>
            <w:r>
              <w:t xml:space="preserve">Pro SPS ist ein </w:t>
            </w:r>
            <w:proofErr w:type="gramStart"/>
            <w:r>
              <w:t>SAS Projekt</w:t>
            </w:r>
            <w:proofErr w:type="gramEnd"/>
            <w:r>
              <w:t xml:space="preserve"> zu pflegen und mit der Dokumentation an den AG zu übergeben.</w:t>
            </w:r>
          </w:p>
        </w:tc>
      </w:tr>
    </w:tbl>
    <w:p w14:paraId="051BE260" w14:textId="2DCCB848" w:rsidR="000E3797" w:rsidRPr="00BD174C" w:rsidRDefault="000E3797" w:rsidP="000E3797">
      <w:pPr>
        <w:pStyle w:val="berschrift3"/>
      </w:pPr>
      <w:bookmarkStart w:id="639" w:name="_Toc112915246"/>
      <w:bookmarkStart w:id="640" w:name="_Toc89696135"/>
      <w:r>
        <w:t>Virtuelle Inbetriebnahme</w:t>
      </w:r>
      <w:bookmarkEnd w:id="639"/>
      <w:r w:rsidRPr="00BD174C">
        <w:t xml:space="preserve"> </w:t>
      </w:r>
      <w:bookmarkEnd w:id="64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0636B07" w14:textId="77777777" w:rsidTr="00BA4581">
        <w:tc>
          <w:tcPr>
            <w:tcW w:w="0" w:type="auto"/>
          </w:tcPr>
          <w:p w14:paraId="19C83BAB" w14:textId="13762B23" w:rsidR="005D65A2" w:rsidRPr="009079F6" w:rsidRDefault="005D65A2" w:rsidP="00103F19">
            <w:r w:rsidRPr="00085E62">
              <w:t>Es ist für die komple</w:t>
            </w:r>
            <w:r w:rsidR="00CF4855">
              <w:t>tte Linie eine virtuelle Inbetr</w:t>
            </w:r>
            <w:r w:rsidRPr="00085E62">
              <w:t>i</w:t>
            </w:r>
            <w:r w:rsidR="00CF4855">
              <w:t>e</w:t>
            </w:r>
            <w:r w:rsidRPr="00085E62">
              <w:t xml:space="preserve">bnahme (VIBN) anzubieten und umzusetzen. Detaillierte Anforderungen sind der Spezifikation </w:t>
            </w:r>
            <w:r w:rsidRPr="004B14D4">
              <w:t>SPEZ_</w:t>
            </w:r>
            <w:r w:rsidRPr="00085E62">
              <w:t>JJJJMMTT</w:t>
            </w:r>
            <w:r w:rsidRPr="004B14D4">
              <w:t>_DLab_Digitales_Engineering_VIBN_V4_0.pdf</w:t>
            </w:r>
            <w:r w:rsidRPr="00085E62">
              <w:t xml:space="preserve"> zu entnehmen. Die Meilensteine der VIBN sind im Gesamtterminplan zu integrieren und mit dem AG abzustimmen.</w:t>
            </w:r>
          </w:p>
        </w:tc>
      </w:tr>
    </w:tbl>
    <w:p w14:paraId="410DCBFA" w14:textId="0C00EC8F" w:rsidR="000E3797" w:rsidRPr="00FF2142" w:rsidRDefault="000E3797" w:rsidP="000E3797">
      <w:pPr>
        <w:pStyle w:val="berschrift3"/>
      </w:pPr>
      <w:bookmarkStart w:id="641" w:name="_Toc112915247"/>
      <w:bookmarkStart w:id="642" w:name="_Toc89696136"/>
      <w:r w:rsidRPr="00FF2142">
        <w:t>Überwachung von Anlagenkomponen</w:t>
      </w:r>
      <w:r>
        <w:t>ten</w:t>
      </w:r>
      <w:bookmarkEnd w:id="641"/>
      <w:r w:rsidRPr="00FF2142">
        <w:t xml:space="preserve"> </w:t>
      </w:r>
      <w:bookmarkEnd w:id="64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2996FC69" w14:textId="77777777" w:rsidTr="00BA4581">
        <w:tc>
          <w:tcPr>
            <w:tcW w:w="0" w:type="auto"/>
          </w:tcPr>
          <w:p w14:paraId="495706E4" w14:textId="77777777" w:rsidR="00706E4C" w:rsidRDefault="00706E4C" w:rsidP="00103F19">
            <w:pPr>
              <w:pStyle w:val="Aufzhlung"/>
              <w:numPr>
                <w:ilvl w:val="0"/>
                <w:numId w:val="0"/>
              </w:numPr>
              <w:spacing w:after="90"/>
              <w:ind w:right="0"/>
            </w:pPr>
            <w:r>
              <w:t>Anlagenkomponenten bzw. Messprozessequipment sollen wo möglich im Zuge von „</w:t>
            </w:r>
            <w:proofErr w:type="spellStart"/>
            <w:r>
              <w:t>Predictive</w:t>
            </w:r>
            <w:proofErr w:type="spellEnd"/>
            <w:r>
              <w:t xml:space="preserve"> Maintenance“ aktiv überwacht werden und damit ungeplante Produktionsausfälle minimiert werden. Dies betrifft z.B. Plasmaprozesskomponenten, Antriebskomponenten, </w:t>
            </w:r>
            <w:proofErr w:type="spellStart"/>
            <w:r>
              <w:t>Pneumatikzylinder</w:t>
            </w:r>
            <w:proofErr w:type="spellEnd"/>
            <w:r>
              <w:t>, Laserprozessequipment, elektrische Messtechnik, Pumpentechnik oder Lüftertechnik. Die Überwachung kann z.B. über Laufzeiten, Schaltspiele, Leistungsmessungen, Stromaufnahmen oder einer Kombination daraus erfolgen und ist jeweils geeignet für die zu überwachende Komponente zu wählen. Für die Überwachung ist eine komponentenabhängige zusätzlich notwendige Hardware einzuplanen sowie mittels Anlagenprogramm auf bevorstehende Ausfälle zu reagieren. Dazu müssen vom AN regelmäßige Abstimmung mit dem AG erfolgen.</w:t>
            </w:r>
          </w:p>
          <w:p w14:paraId="2AB04733" w14:textId="066C8CCC" w:rsidR="00706E4C" w:rsidRPr="009079F6" w:rsidRDefault="00706E4C" w:rsidP="00103F19">
            <w:pPr>
              <w:pStyle w:val="Aufzhlung"/>
              <w:numPr>
                <w:ilvl w:val="0"/>
                <w:numId w:val="0"/>
              </w:numPr>
              <w:spacing w:after="90"/>
              <w:ind w:right="0"/>
            </w:pPr>
            <w:r>
              <w:t xml:space="preserve">Überwachungs-/Warngrenzen müssen über HMI einstellbar sein. Ebenso wird eine manuelle Rücksetzfunktion für die Überwachungsfunktion </w:t>
            </w:r>
            <w:r w:rsidR="00BB19E8">
              <w:t>benötigt</w:t>
            </w:r>
            <w:r>
              <w:t>.</w:t>
            </w:r>
          </w:p>
        </w:tc>
      </w:tr>
    </w:tbl>
    <w:p w14:paraId="205E0DAE" w14:textId="4EAEFD26" w:rsidR="000E3797" w:rsidRPr="001E4CD3" w:rsidRDefault="000E3797" w:rsidP="000E3797">
      <w:pPr>
        <w:pStyle w:val="berschrift3"/>
      </w:pPr>
      <w:bookmarkStart w:id="643" w:name="_Toc112915248"/>
      <w:bookmarkStart w:id="644" w:name="_Toc89696137"/>
      <w:r w:rsidRPr="001E4CD3">
        <w:lastRenderedPageBreak/>
        <w:t>Bauteilidentifizierung</w:t>
      </w:r>
      <w:bookmarkEnd w:id="643"/>
      <w:r w:rsidRPr="001E4CD3">
        <w:t xml:space="preserve"> </w:t>
      </w:r>
      <w:bookmarkEnd w:id="6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577BDE92" w14:textId="77777777" w:rsidTr="00BA4581">
        <w:tc>
          <w:tcPr>
            <w:tcW w:w="0" w:type="auto"/>
          </w:tcPr>
          <w:p w14:paraId="533F9544" w14:textId="77777777" w:rsidR="00706E4C" w:rsidRPr="009079F6" w:rsidRDefault="00706E4C" w:rsidP="00103F19">
            <w:pPr>
              <w:pStyle w:val="Aufzhlung"/>
              <w:numPr>
                <w:ilvl w:val="0"/>
                <w:numId w:val="0"/>
              </w:numPr>
              <w:spacing w:after="90"/>
              <w:ind w:right="0"/>
            </w:pPr>
            <w:r>
              <w:t>Es muss zu jeder Zeit eine eindeutige prozesssichere Bauteilidentifizierung möglich sein, um die Datenqualität des Systems IPM zu gewährleisten. Techniken wie Schieberegister sind hierzu nicht erlaubt. Der AN ist verantwortlich sich mit dem AG im Detail abzustimmen.</w:t>
            </w:r>
          </w:p>
        </w:tc>
      </w:tr>
    </w:tbl>
    <w:p w14:paraId="4616746F" w14:textId="615550CB" w:rsidR="000E3797" w:rsidRPr="007225DD" w:rsidRDefault="000E3797" w:rsidP="000E3797">
      <w:pPr>
        <w:pStyle w:val="berschrift3"/>
      </w:pPr>
      <w:bookmarkStart w:id="645" w:name="_Toc112915249"/>
      <w:bookmarkStart w:id="646" w:name="_Toc89696138"/>
      <w:r w:rsidRPr="007225DD">
        <w:t>Datenhaltung auf Linienebene</w:t>
      </w:r>
      <w:bookmarkEnd w:id="645"/>
      <w:r w:rsidRPr="007225DD">
        <w:t xml:space="preserve"> </w:t>
      </w:r>
      <w:bookmarkEnd w:id="64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02A80951" w14:textId="77777777" w:rsidTr="00BA4581">
        <w:tc>
          <w:tcPr>
            <w:tcW w:w="0" w:type="auto"/>
          </w:tcPr>
          <w:p w14:paraId="667DA7A7" w14:textId="77777777" w:rsidR="00706E4C" w:rsidRDefault="00706E4C" w:rsidP="00103F19">
            <w:pPr>
              <w:pStyle w:val="Aufzhlung"/>
              <w:numPr>
                <w:ilvl w:val="0"/>
                <w:numId w:val="0"/>
              </w:numPr>
              <w:spacing w:after="90"/>
              <w:ind w:right="0"/>
            </w:pPr>
            <w:r>
              <w:t xml:space="preserve">Es muss über die Linie hinweg ein Datenhaltungskonzept erarbeitet und mit der </w:t>
            </w:r>
            <w:proofErr w:type="gramStart"/>
            <w:r>
              <w:t>BMW Steuerungsplanung</w:t>
            </w:r>
            <w:proofErr w:type="gramEnd"/>
            <w:r>
              <w:t xml:space="preserve"> abgestimmt werden. SPS übergreifend müssen mindestens folgende Information mit dem Produkt in der Anlagendatenhaltung auf Linienebene mitgeführt werden:</w:t>
            </w:r>
          </w:p>
          <w:p w14:paraId="7D95AFFE" w14:textId="77777777" w:rsidR="00706E4C" w:rsidRDefault="00706E4C" w:rsidP="00103F19">
            <w:pPr>
              <w:pStyle w:val="Aufzhlung"/>
            </w:pPr>
            <w:r>
              <w:t>IPS-C Auftragsnummer</w:t>
            </w:r>
          </w:p>
          <w:p w14:paraId="728DACEA" w14:textId="77777777" w:rsidR="00706E4C" w:rsidRDefault="00706E4C" w:rsidP="00103F19">
            <w:pPr>
              <w:pStyle w:val="Aufzhlung"/>
            </w:pPr>
            <w:r>
              <w:t>Produktidentnummer</w:t>
            </w:r>
          </w:p>
          <w:p w14:paraId="402F80C6" w14:textId="77777777" w:rsidR="00706E4C" w:rsidRDefault="00706E4C" w:rsidP="00103F19">
            <w:pPr>
              <w:pStyle w:val="Aufzhlung"/>
            </w:pPr>
            <w:r>
              <w:t>Produkttyp</w:t>
            </w:r>
          </w:p>
          <w:p w14:paraId="796BF7D4" w14:textId="77777777" w:rsidR="00706E4C" w:rsidRDefault="00706E4C" w:rsidP="00103F19">
            <w:pPr>
              <w:pStyle w:val="Aufzhlung"/>
            </w:pPr>
            <w:r>
              <w:t>Produktstatus</w:t>
            </w:r>
          </w:p>
          <w:p w14:paraId="3E0F804B" w14:textId="77777777" w:rsidR="00706E4C" w:rsidRPr="009079F6" w:rsidRDefault="00706E4C" w:rsidP="00103F19">
            <w:pPr>
              <w:pStyle w:val="Aufzhlung"/>
            </w:pPr>
            <w:r>
              <w:t>Soll-Sachnummern inkl. AI, Auswertekennung und Teilefamilie/Typ- Informationen</w:t>
            </w:r>
          </w:p>
        </w:tc>
      </w:tr>
    </w:tbl>
    <w:p w14:paraId="037A1D8E" w14:textId="0B59A0F1" w:rsidR="000E3797" w:rsidRPr="001E4CD3" w:rsidRDefault="000E3797" w:rsidP="000E3797">
      <w:pPr>
        <w:pStyle w:val="berschrift3"/>
      </w:pPr>
      <w:bookmarkStart w:id="647" w:name="_Toc112915250"/>
      <w:bookmarkStart w:id="648" w:name="_Toc89696139"/>
      <w:r>
        <w:t xml:space="preserve">Anforderung </w:t>
      </w:r>
      <w:proofErr w:type="spellStart"/>
      <w:r>
        <w:t>Referenzierung</w:t>
      </w:r>
      <w:proofErr w:type="spellEnd"/>
      <w:r>
        <w:t xml:space="preserve"> Achsen</w:t>
      </w:r>
      <w:bookmarkEnd w:id="647"/>
      <w:r w:rsidRPr="001E4CD3">
        <w:t xml:space="preserve"> </w:t>
      </w:r>
      <w:bookmarkEnd w:id="64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tblGrid>
      <w:tr w:rsidR="00706E4C" w:rsidRPr="005D65A2" w14:paraId="6D17440D" w14:textId="77777777" w:rsidTr="00BA4581">
        <w:tc>
          <w:tcPr>
            <w:tcW w:w="0" w:type="auto"/>
          </w:tcPr>
          <w:p w14:paraId="3EB3E68B" w14:textId="1C78A107" w:rsidR="00706E4C" w:rsidRPr="009079F6" w:rsidRDefault="00AB1034" w:rsidP="00103F19">
            <w:pPr>
              <w:pStyle w:val="Aufzhlung1"/>
              <w:numPr>
                <w:ilvl w:val="0"/>
                <w:numId w:val="0"/>
              </w:numPr>
            </w:pPr>
            <w:r>
              <w:t>Nicht notwend</w:t>
            </w:r>
            <w:r w:rsidR="002D13ED">
              <w:t>ig</w:t>
            </w:r>
          </w:p>
        </w:tc>
      </w:tr>
    </w:tbl>
    <w:p w14:paraId="309A9877" w14:textId="47DE1DA4" w:rsidR="000E3797" w:rsidRPr="009079F6" w:rsidRDefault="000E3797" w:rsidP="000E3797">
      <w:pPr>
        <w:pStyle w:val="berschrift2"/>
        <w:spacing w:after="120"/>
        <w:ind w:left="578" w:hanging="578"/>
      </w:pPr>
      <w:bookmarkStart w:id="649" w:name="_Toc112915251"/>
      <w:bookmarkStart w:id="650" w:name="_Toc89696140"/>
      <w:r w:rsidRPr="00F534C4">
        <w:t>Sicherheitseinrichtungen</w:t>
      </w:r>
      <w:bookmarkEnd w:id="628"/>
      <w:bookmarkEnd w:id="629"/>
      <w:bookmarkEnd w:id="630"/>
      <w:bookmarkEnd w:id="649"/>
      <w:r w:rsidRPr="00F534C4">
        <w:t xml:space="preserve"> </w:t>
      </w:r>
      <w:bookmarkEnd w:id="650"/>
    </w:p>
    <w:p w14:paraId="35D7DCE1" w14:textId="2F23EFD3" w:rsidR="000E3797" w:rsidRPr="009079F6" w:rsidRDefault="000E3797" w:rsidP="000E3797">
      <w:pPr>
        <w:pStyle w:val="berschrift3"/>
        <w:spacing w:after="120"/>
      </w:pPr>
      <w:bookmarkStart w:id="651" w:name="_Toc268096138"/>
      <w:bookmarkStart w:id="652" w:name="_Toc268097161"/>
      <w:bookmarkStart w:id="653" w:name="_Toc268097495"/>
      <w:bookmarkStart w:id="654" w:name="_Toc268097829"/>
      <w:bookmarkStart w:id="655" w:name="_Toc268098163"/>
      <w:bookmarkStart w:id="656" w:name="_Toc268098497"/>
      <w:bookmarkStart w:id="657" w:name="_Toc268098832"/>
      <w:bookmarkStart w:id="658" w:name="_Toc268099168"/>
      <w:bookmarkStart w:id="659" w:name="_Toc268099503"/>
      <w:bookmarkStart w:id="660" w:name="_Toc268173736"/>
      <w:bookmarkStart w:id="661" w:name="_Toc268174111"/>
      <w:bookmarkStart w:id="662" w:name="_Toc268174484"/>
      <w:bookmarkStart w:id="663" w:name="_Toc268174858"/>
      <w:bookmarkStart w:id="664" w:name="_Toc268175604"/>
      <w:bookmarkStart w:id="665" w:name="_Toc268175973"/>
      <w:bookmarkStart w:id="666" w:name="_Toc268176344"/>
      <w:bookmarkStart w:id="667" w:name="_Toc268176711"/>
      <w:bookmarkStart w:id="668" w:name="_Toc268177078"/>
      <w:bookmarkStart w:id="669" w:name="_Toc268177445"/>
      <w:bookmarkStart w:id="670" w:name="_Toc268177812"/>
      <w:bookmarkStart w:id="671" w:name="_Toc268178180"/>
      <w:bookmarkStart w:id="672" w:name="_Toc268178547"/>
      <w:bookmarkStart w:id="673" w:name="_Toc268178914"/>
      <w:bookmarkStart w:id="674" w:name="_Toc268179282"/>
      <w:bookmarkStart w:id="675" w:name="_Toc268179648"/>
      <w:bookmarkStart w:id="676" w:name="_Toc268246990"/>
      <w:bookmarkStart w:id="677" w:name="_Toc273958018"/>
      <w:bookmarkStart w:id="678" w:name="_Toc273958459"/>
      <w:bookmarkStart w:id="679" w:name="_Toc273958898"/>
      <w:bookmarkStart w:id="680" w:name="_Toc273959337"/>
      <w:bookmarkStart w:id="681" w:name="_Toc273959776"/>
      <w:bookmarkStart w:id="682" w:name="_Toc273959385"/>
      <w:bookmarkStart w:id="683" w:name="_Toc273960274"/>
      <w:bookmarkStart w:id="684" w:name="_Toc273960716"/>
      <w:bookmarkStart w:id="685" w:name="_Toc273961153"/>
      <w:bookmarkStart w:id="686" w:name="_Toc273961591"/>
      <w:bookmarkStart w:id="687" w:name="_Toc273962031"/>
      <w:bookmarkStart w:id="688" w:name="_Toc273962468"/>
      <w:bookmarkStart w:id="689" w:name="_Toc261864188"/>
      <w:bookmarkStart w:id="690" w:name="_Toc261864642"/>
      <w:bookmarkStart w:id="691" w:name="_Toc268096143"/>
      <w:bookmarkStart w:id="692" w:name="_Toc268097166"/>
      <w:bookmarkStart w:id="693" w:name="_Toc268097500"/>
      <w:bookmarkStart w:id="694" w:name="_Toc268097834"/>
      <w:bookmarkStart w:id="695" w:name="_Toc268098168"/>
      <w:bookmarkStart w:id="696" w:name="_Toc268098502"/>
      <w:bookmarkStart w:id="697" w:name="_Toc268098837"/>
      <w:bookmarkStart w:id="698" w:name="_Toc268099173"/>
      <w:bookmarkStart w:id="699" w:name="_Toc268099508"/>
      <w:bookmarkStart w:id="700" w:name="_Toc268173741"/>
      <w:bookmarkStart w:id="701" w:name="_Toc268174116"/>
      <w:bookmarkStart w:id="702" w:name="_Toc268174489"/>
      <w:bookmarkStart w:id="703" w:name="_Toc268174863"/>
      <w:bookmarkStart w:id="704" w:name="_Toc268175609"/>
      <w:bookmarkStart w:id="705" w:name="_Toc268175978"/>
      <w:bookmarkStart w:id="706" w:name="_Toc268176349"/>
      <w:bookmarkStart w:id="707" w:name="_Toc268176716"/>
      <w:bookmarkStart w:id="708" w:name="_Toc268177083"/>
      <w:bookmarkStart w:id="709" w:name="_Toc268177450"/>
      <w:bookmarkStart w:id="710" w:name="_Toc268177817"/>
      <w:bookmarkStart w:id="711" w:name="_Toc268178185"/>
      <w:bookmarkStart w:id="712" w:name="_Toc268178552"/>
      <w:bookmarkStart w:id="713" w:name="_Toc268178919"/>
      <w:bookmarkStart w:id="714" w:name="_Toc268179287"/>
      <w:bookmarkStart w:id="715" w:name="_Toc268179653"/>
      <w:bookmarkStart w:id="716" w:name="_Toc268246995"/>
      <w:bookmarkStart w:id="717" w:name="_Toc273958023"/>
      <w:bookmarkStart w:id="718" w:name="_Toc273958464"/>
      <w:bookmarkStart w:id="719" w:name="_Toc273958903"/>
      <w:bookmarkStart w:id="720" w:name="_Toc273959342"/>
      <w:bookmarkStart w:id="721" w:name="_Toc273959781"/>
      <w:bookmarkStart w:id="722" w:name="_Toc273959394"/>
      <w:bookmarkStart w:id="723" w:name="_Toc273960279"/>
      <w:bookmarkStart w:id="724" w:name="_Toc273960721"/>
      <w:bookmarkStart w:id="725" w:name="_Toc273961158"/>
      <w:bookmarkStart w:id="726" w:name="_Toc273961596"/>
      <w:bookmarkStart w:id="727" w:name="_Toc273962036"/>
      <w:bookmarkStart w:id="728" w:name="_Toc273962473"/>
      <w:bookmarkStart w:id="729" w:name="_Toc261864191"/>
      <w:bookmarkStart w:id="730" w:name="_Toc261864645"/>
      <w:bookmarkStart w:id="731" w:name="_Toc268096146"/>
      <w:bookmarkStart w:id="732" w:name="_Toc268097169"/>
      <w:bookmarkStart w:id="733" w:name="_Toc268097503"/>
      <w:bookmarkStart w:id="734" w:name="_Toc268097837"/>
      <w:bookmarkStart w:id="735" w:name="_Toc268098171"/>
      <w:bookmarkStart w:id="736" w:name="_Toc268098505"/>
      <w:bookmarkStart w:id="737" w:name="_Toc268098840"/>
      <w:bookmarkStart w:id="738" w:name="_Toc268099176"/>
      <w:bookmarkStart w:id="739" w:name="_Toc268099511"/>
      <w:bookmarkStart w:id="740" w:name="_Toc268173744"/>
      <w:bookmarkStart w:id="741" w:name="_Toc268174119"/>
      <w:bookmarkStart w:id="742" w:name="_Toc268174492"/>
      <w:bookmarkStart w:id="743" w:name="_Toc268174866"/>
      <w:bookmarkStart w:id="744" w:name="_Toc268175612"/>
      <w:bookmarkStart w:id="745" w:name="_Toc268175981"/>
      <w:bookmarkStart w:id="746" w:name="_Toc268176352"/>
      <w:bookmarkStart w:id="747" w:name="_Toc268176719"/>
      <w:bookmarkStart w:id="748" w:name="_Toc268177086"/>
      <w:bookmarkStart w:id="749" w:name="_Toc268177453"/>
      <w:bookmarkStart w:id="750" w:name="_Toc268177820"/>
      <w:bookmarkStart w:id="751" w:name="_Toc268178188"/>
      <w:bookmarkStart w:id="752" w:name="_Toc268178555"/>
      <w:bookmarkStart w:id="753" w:name="_Toc268178922"/>
      <w:bookmarkStart w:id="754" w:name="_Toc268179290"/>
      <w:bookmarkStart w:id="755" w:name="_Toc268179656"/>
      <w:bookmarkStart w:id="756" w:name="_Toc268246998"/>
      <w:bookmarkStart w:id="757" w:name="_Toc273958026"/>
      <w:bookmarkStart w:id="758" w:name="_Toc273958467"/>
      <w:bookmarkStart w:id="759" w:name="_Toc273958906"/>
      <w:bookmarkStart w:id="760" w:name="_Toc273959345"/>
      <w:bookmarkStart w:id="761" w:name="_Toc273959784"/>
      <w:bookmarkStart w:id="762" w:name="_Toc273959399"/>
      <w:bookmarkStart w:id="763" w:name="_Toc273960282"/>
      <w:bookmarkStart w:id="764" w:name="_Toc273960724"/>
      <w:bookmarkStart w:id="765" w:name="_Toc273961161"/>
      <w:bookmarkStart w:id="766" w:name="_Toc273961599"/>
      <w:bookmarkStart w:id="767" w:name="_Toc273962039"/>
      <w:bookmarkStart w:id="768" w:name="_Toc273962476"/>
      <w:bookmarkStart w:id="769" w:name="_Toc261864194"/>
      <w:bookmarkStart w:id="770" w:name="_Toc261864648"/>
      <w:bookmarkStart w:id="771" w:name="_Toc268096149"/>
      <w:bookmarkStart w:id="772" w:name="_Toc268097172"/>
      <w:bookmarkStart w:id="773" w:name="_Toc268097506"/>
      <w:bookmarkStart w:id="774" w:name="_Toc268097840"/>
      <w:bookmarkStart w:id="775" w:name="_Toc268098174"/>
      <w:bookmarkStart w:id="776" w:name="_Toc268098508"/>
      <w:bookmarkStart w:id="777" w:name="_Toc268098843"/>
      <w:bookmarkStart w:id="778" w:name="_Toc268099179"/>
      <w:bookmarkStart w:id="779" w:name="_Toc268099514"/>
      <w:bookmarkStart w:id="780" w:name="_Toc268173747"/>
      <w:bookmarkStart w:id="781" w:name="_Toc268174122"/>
      <w:bookmarkStart w:id="782" w:name="_Toc268174495"/>
      <w:bookmarkStart w:id="783" w:name="_Toc268174869"/>
      <w:bookmarkStart w:id="784" w:name="_Toc268175615"/>
      <w:bookmarkStart w:id="785" w:name="_Toc268175984"/>
      <w:bookmarkStart w:id="786" w:name="_Toc268176355"/>
      <w:bookmarkStart w:id="787" w:name="_Toc268176722"/>
      <w:bookmarkStart w:id="788" w:name="_Toc268177089"/>
      <w:bookmarkStart w:id="789" w:name="_Toc268177456"/>
      <w:bookmarkStart w:id="790" w:name="_Toc268177823"/>
      <w:bookmarkStart w:id="791" w:name="_Toc268178191"/>
      <w:bookmarkStart w:id="792" w:name="_Toc268178558"/>
      <w:bookmarkStart w:id="793" w:name="_Toc268178925"/>
      <w:bookmarkStart w:id="794" w:name="_Toc268179293"/>
      <w:bookmarkStart w:id="795" w:name="_Toc268179659"/>
      <w:bookmarkStart w:id="796" w:name="_Toc268247001"/>
      <w:bookmarkStart w:id="797" w:name="_Toc273958029"/>
      <w:bookmarkStart w:id="798" w:name="_Toc273958470"/>
      <w:bookmarkStart w:id="799" w:name="_Toc273958909"/>
      <w:bookmarkStart w:id="800" w:name="_Toc273959348"/>
      <w:bookmarkStart w:id="801" w:name="_Toc273959787"/>
      <w:bookmarkStart w:id="802" w:name="_Toc273959404"/>
      <w:bookmarkStart w:id="803" w:name="_Toc273960285"/>
      <w:bookmarkStart w:id="804" w:name="_Toc273960727"/>
      <w:bookmarkStart w:id="805" w:name="_Toc273961164"/>
      <w:bookmarkStart w:id="806" w:name="_Toc273961602"/>
      <w:bookmarkStart w:id="807" w:name="_Toc273962042"/>
      <w:bookmarkStart w:id="808" w:name="_Toc273962479"/>
      <w:bookmarkStart w:id="809" w:name="_Toc261864195"/>
      <w:bookmarkStart w:id="810" w:name="_Toc261864649"/>
      <w:bookmarkStart w:id="811" w:name="_Toc268096150"/>
      <w:bookmarkStart w:id="812" w:name="_Toc268097173"/>
      <w:bookmarkStart w:id="813" w:name="_Toc268097507"/>
      <w:bookmarkStart w:id="814" w:name="_Toc268097841"/>
      <w:bookmarkStart w:id="815" w:name="_Toc268098175"/>
      <w:bookmarkStart w:id="816" w:name="_Toc268098509"/>
      <w:bookmarkStart w:id="817" w:name="_Toc268098844"/>
      <w:bookmarkStart w:id="818" w:name="_Toc268099180"/>
      <w:bookmarkStart w:id="819" w:name="_Toc268099515"/>
      <w:bookmarkStart w:id="820" w:name="_Toc268173748"/>
      <w:bookmarkStart w:id="821" w:name="_Toc268174123"/>
      <w:bookmarkStart w:id="822" w:name="_Toc268174496"/>
      <w:bookmarkStart w:id="823" w:name="_Toc268174870"/>
      <w:bookmarkStart w:id="824" w:name="_Toc268175616"/>
      <w:bookmarkStart w:id="825" w:name="_Toc268175985"/>
      <w:bookmarkStart w:id="826" w:name="_Toc268176356"/>
      <w:bookmarkStart w:id="827" w:name="_Toc268176723"/>
      <w:bookmarkStart w:id="828" w:name="_Toc268177090"/>
      <w:bookmarkStart w:id="829" w:name="_Toc268177457"/>
      <w:bookmarkStart w:id="830" w:name="_Toc268177824"/>
      <w:bookmarkStart w:id="831" w:name="_Toc268178192"/>
      <w:bookmarkStart w:id="832" w:name="_Toc268178559"/>
      <w:bookmarkStart w:id="833" w:name="_Toc268178926"/>
      <w:bookmarkStart w:id="834" w:name="_Toc268179294"/>
      <w:bookmarkStart w:id="835" w:name="_Toc268179660"/>
      <w:bookmarkStart w:id="836" w:name="_Toc268247002"/>
      <w:bookmarkStart w:id="837" w:name="_Toc273958030"/>
      <w:bookmarkStart w:id="838" w:name="_Toc273958471"/>
      <w:bookmarkStart w:id="839" w:name="_Toc273958910"/>
      <w:bookmarkStart w:id="840" w:name="_Toc273959349"/>
      <w:bookmarkStart w:id="841" w:name="_Toc273959788"/>
      <w:bookmarkStart w:id="842" w:name="_Toc273959844"/>
      <w:bookmarkStart w:id="843" w:name="_Toc273960286"/>
      <w:bookmarkStart w:id="844" w:name="_Toc273960728"/>
      <w:bookmarkStart w:id="845" w:name="_Toc273961165"/>
      <w:bookmarkStart w:id="846" w:name="_Toc273961603"/>
      <w:bookmarkStart w:id="847" w:name="_Toc273962043"/>
      <w:bookmarkStart w:id="848" w:name="_Toc273962480"/>
      <w:bookmarkStart w:id="849" w:name="_Toc261864196"/>
      <w:bookmarkStart w:id="850" w:name="_Toc261864650"/>
      <w:bookmarkStart w:id="851" w:name="_Toc268096151"/>
      <w:bookmarkStart w:id="852" w:name="_Toc268097174"/>
      <w:bookmarkStart w:id="853" w:name="_Toc268097508"/>
      <w:bookmarkStart w:id="854" w:name="_Toc268097842"/>
      <w:bookmarkStart w:id="855" w:name="_Toc268098176"/>
      <w:bookmarkStart w:id="856" w:name="_Toc268098510"/>
      <w:bookmarkStart w:id="857" w:name="_Toc268098845"/>
      <w:bookmarkStart w:id="858" w:name="_Toc268099181"/>
      <w:bookmarkStart w:id="859" w:name="_Toc268099516"/>
      <w:bookmarkStart w:id="860" w:name="_Toc268173749"/>
      <w:bookmarkStart w:id="861" w:name="_Toc268174124"/>
      <w:bookmarkStart w:id="862" w:name="_Toc268174497"/>
      <w:bookmarkStart w:id="863" w:name="_Toc268174871"/>
      <w:bookmarkStart w:id="864" w:name="_Toc268175617"/>
      <w:bookmarkStart w:id="865" w:name="_Toc268175986"/>
      <w:bookmarkStart w:id="866" w:name="_Toc268176357"/>
      <w:bookmarkStart w:id="867" w:name="_Toc268176724"/>
      <w:bookmarkStart w:id="868" w:name="_Toc268177091"/>
      <w:bookmarkStart w:id="869" w:name="_Toc268177458"/>
      <w:bookmarkStart w:id="870" w:name="_Toc268177825"/>
      <w:bookmarkStart w:id="871" w:name="_Toc268178193"/>
      <w:bookmarkStart w:id="872" w:name="_Toc268178560"/>
      <w:bookmarkStart w:id="873" w:name="_Toc268178927"/>
      <w:bookmarkStart w:id="874" w:name="_Toc268179295"/>
      <w:bookmarkStart w:id="875" w:name="_Toc268179661"/>
      <w:bookmarkStart w:id="876" w:name="_Toc268247003"/>
      <w:bookmarkStart w:id="877" w:name="_Toc273958031"/>
      <w:bookmarkStart w:id="878" w:name="_Toc273958472"/>
      <w:bookmarkStart w:id="879" w:name="_Toc273958911"/>
      <w:bookmarkStart w:id="880" w:name="_Toc273959350"/>
      <w:bookmarkStart w:id="881" w:name="_Toc273959789"/>
      <w:bookmarkStart w:id="882" w:name="_Toc273959845"/>
      <w:bookmarkStart w:id="883" w:name="_Toc273960287"/>
      <w:bookmarkStart w:id="884" w:name="_Toc273960729"/>
      <w:bookmarkStart w:id="885" w:name="_Toc273961166"/>
      <w:bookmarkStart w:id="886" w:name="_Toc273961604"/>
      <w:bookmarkStart w:id="887" w:name="_Toc273962044"/>
      <w:bookmarkStart w:id="888" w:name="_Toc273962481"/>
      <w:bookmarkStart w:id="889" w:name="_Toc261864197"/>
      <w:bookmarkStart w:id="890" w:name="_Toc261864651"/>
      <w:bookmarkStart w:id="891" w:name="_Toc268096152"/>
      <w:bookmarkStart w:id="892" w:name="_Toc268097175"/>
      <w:bookmarkStart w:id="893" w:name="_Toc268097509"/>
      <w:bookmarkStart w:id="894" w:name="_Toc268097843"/>
      <w:bookmarkStart w:id="895" w:name="_Toc268098177"/>
      <w:bookmarkStart w:id="896" w:name="_Toc268098511"/>
      <w:bookmarkStart w:id="897" w:name="_Toc268098846"/>
      <w:bookmarkStart w:id="898" w:name="_Toc268099182"/>
      <w:bookmarkStart w:id="899" w:name="_Toc268099517"/>
      <w:bookmarkStart w:id="900" w:name="_Toc268173750"/>
      <w:bookmarkStart w:id="901" w:name="_Toc268174125"/>
      <w:bookmarkStart w:id="902" w:name="_Toc268174498"/>
      <w:bookmarkStart w:id="903" w:name="_Toc268174872"/>
      <w:bookmarkStart w:id="904" w:name="_Toc268175618"/>
      <w:bookmarkStart w:id="905" w:name="_Toc268175987"/>
      <w:bookmarkStart w:id="906" w:name="_Toc268176358"/>
      <w:bookmarkStart w:id="907" w:name="_Toc268176725"/>
      <w:bookmarkStart w:id="908" w:name="_Toc268177092"/>
      <w:bookmarkStart w:id="909" w:name="_Toc268177459"/>
      <w:bookmarkStart w:id="910" w:name="_Toc268177826"/>
      <w:bookmarkStart w:id="911" w:name="_Toc268178194"/>
      <w:bookmarkStart w:id="912" w:name="_Toc268178561"/>
      <w:bookmarkStart w:id="913" w:name="_Toc268178928"/>
      <w:bookmarkStart w:id="914" w:name="_Toc268179296"/>
      <w:bookmarkStart w:id="915" w:name="_Toc268179662"/>
      <w:bookmarkStart w:id="916" w:name="_Toc268247004"/>
      <w:bookmarkStart w:id="917" w:name="_Toc273958032"/>
      <w:bookmarkStart w:id="918" w:name="_Toc273958473"/>
      <w:bookmarkStart w:id="919" w:name="_Toc273958912"/>
      <w:bookmarkStart w:id="920" w:name="_Toc273959351"/>
      <w:bookmarkStart w:id="921" w:name="_Toc273959790"/>
      <w:bookmarkStart w:id="922" w:name="_Toc273959846"/>
      <w:bookmarkStart w:id="923" w:name="_Toc273960288"/>
      <w:bookmarkStart w:id="924" w:name="_Toc273960730"/>
      <w:bookmarkStart w:id="925" w:name="_Toc273961167"/>
      <w:bookmarkStart w:id="926" w:name="_Toc273961605"/>
      <w:bookmarkStart w:id="927" w:name="_Toc273962045"/>
      <w:bookmarkStart w:id="928" w:name="_Toc273962482"/>
      <w:bookmarkStart w:id="929" w:name="_Toc261864198"/>
      <w:bookmarkStart w:id="930" w:name="_Toc261864652"/>
      <w:bookmarkStart w:id="931" w:name="_Toc268096153"/>
      <w:bookmarkStart w:id="932" w:name="_Toc268097176"/>
      <w:bookmarkStart w:id="933" w:name="_Toc268097510"/>
      <w:bookmarkStart w:id="934" w:name="_Toc268097844"/>
      <w:bookmarkStart w:id="935" w:name="_Toc268098178"/>
      <w:bookmarkStart w:id="936" w:name="_Toc268098512"/>
      <w:bookmarkStart w:id="937" w:name="_Toc268098847"/>
      <w:bookmarkStart w:id="938" w:name="_Toc268099183"/>
      <w:bookmarkStart w:id="939" w:name="_Toc268099518"/>
      <w:bookmarkStart w:id="940" w:name="_Toc268173751"/>
      <w:bookmarkStart w:id="941" w:name="_Toc268174126"/>
      <w:bookmarkStart w:id="942" w:name="_Toc268174499"/>
      <w:bookmarkStart w:id="943" w:name="_Toc268174873"/>
      <w:bookmarkStart w:id="944" w:name="_Toc268175619"/>
      <w:bookmarkStart w:id="945" w:name="_Toc268175988"/>
      <w:bookmarkStart w:id="946" w:name="_Toc268176359"/>
      <w:bookmarkStart w:id="947" w:name="_Toc268176726"/>
      <w:bookmarkStart w:id="948" w:name="_Toc268177093"/>
      <w:bookmarkStart w:id="949" w:name="_Toc268177460"/>
      <w:bookmarkStart w:id="950" w:name="_Toc268177827"/>
      <w:bookmarkStart w:id="951" w:name="_Toc268178195"/>
      <w:bookmarkStart w:id="952" w:name="_Toc268178562"/>
      <w:bookmarkStart w:id="953" w:name="_Toc268178929"/>
      <w:bookmarkStart w:id="954" w:name="_Toc268179297"/>
      <w:bookmarkStart w:id="955" w:name="_Toc268179663"/>
      <w:bookmarkStart w:id="956" w:name="_Toc268247005"/>
      <w:bookmarkStart w:id="957" w:name="_Toc273958033"/>
      <w:bookmarkStart w:id="958" w:name="_Toc273958474"/>
      <w:bookmarkStart w:id="959" w:name="_Toc273958913"/>
      <w:bookmarkStart w:id="960" w:name="_Toc273959352"/>
      <w:bookmarkStart w:id="961" w:name="_Toc273959791"/>
      <w:bookmarkStart w:id="962" w:name="_Toc273959847"/>
      <w:bookmarkStart w:id="963" w:name="_Toc273960289"/>
      <w:bookmarkStart w:id="964" w:name="_Toc273960731"/>
      <w:bookmarkStart w:id="965" w:name="_Toc273961168"/>
      <w:bookmarkStart w:id="966" w:name="_Toc273961606"/>
      <w:bookmarkStart w:id="967" w:name="_Toc273962046"/>
      <w:bookmarkStart w:id="968" w:name="_Toc273962483"/>
      <w:bookmarkStart w:id="969" w:name="_Toc261864200"/>
      <w:bookmarkStart w:id="970" w:name="_Toc261864654"/>
      <w:bookmarkStart w:id="971" w:name="_Toc268096155"/>
      <w:bookmarkStart w:id="972" w:name="_Toc268097178"/>
      <w:bookmarkStart w:id="973" w:name="_Toc268097512"/>
      <w:bookmarkStart w:id="974" w:name="_Toc268097846"/>
      <w:bookmarkStart w:id="975" w:name="_Toc268098180"/>
      <w:bookmarkStart w:id="976" w:name="_Toc268098514"/>
      <w:bookmarkStart w:id="977" w:name="_Toc268098849"/>
      <w:bookmarkStart w:id="978" w:name="_Toc268099185"/>
      <w:bookmarkStart w:id="979" w:name="_Toc268099520"/>
      <w:bookmarkStart w:id="980" w:name="_Toc268173753"/>
      <w:bookmarkStart w:id="981" w:name="_Toc268174128"/>
      <w:bookmarkStart w:id="982" w:name="_Toc268174501"/>
      <w:bookmarkStart w:id="983" w:name="_Toc268174875"/>
      <w:bookmarkStart w:id="984" w:name="_Toc268175621"/>
      <w:bookmarkStart w:id="985" w:name="_Toc268175990"/>
      <w:bookmarkStart w:id="986" w:name="_Toc268176361"/>
      <w:bookmarkStart w:id="987" w:name="_Toc268176728"/>
      <w:bookmarkStart w:id="988" w:name="_Toc268177095"/>
      <w:bookmarkStart w:id="989" w:name="_Toc268177462"/>
      <w:bookmarkStart w:id="990" w:name="_Toc268177829"/>
      <w:bookmarkStart w:id="991" w:name="_Toc268178197"/>
      <w:bookmarkStart w:id="992" w:name="_Toc268178564"/>
      <w:bookmarkStart w:id="993" w:name="_Toc268178931"/>
      <w:bookmarkStart w:id="994" w:name="_Toc268179299"/>
      <w:bookmarkStart w:id="995" w:name="_Toc268179665"/>
      <w:bookmarkStart w:id="996" w:name="_Toc268247007"/>
      <w:bookmarkStart w:id="997" w:name="_Toc273958035"/>
      <w:bookmarkStart w:id="998" w:name="_Toc273958476"/>
      <w:bookmarkStart w:id="999" w:name="_Toc273958915"/>
      <w:bookmarkStart w:id="1000" w:name="_Toc273959354"/>
      <w:bookmarkStart w:id="1001" w:name="_Toc273959793"/>
      <w:bookmarkStart w:id="1002" w:name="_Toc273959849"/>
      <w:bookmarkStart w:id="1003" w:name="_Toc273960291"/>
      <w:bookmarkStart w:id="1004" w:name="_Toc273960733"/>
      <w:bookmarkStart w:id="1005" w:name="_Toc273961170"/>
      <w:bookmarkStart w:id="1006" w:name="_Toc273961608"/>
      <w:bookmarkStart w:id="1007" w:name="_Toc273962048"/>
      <w:bookmarkStart w:id="1008" w:name="_Toc273962485"/>
      <w:bookmarkStart w:id="1009" w:name="_Toc473533671"/>
      <w:bookmarkStart w:id="1010" w:name="_Toc485131005"/>
      <w:bookmarkStart w:id="1011" w:name="_Toc112915252"/>
      <w:bookmarkStart w:id="1012" w:name="_Toc89696141"/>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r w:rsidRPr="009079F6">
        <w:t>Allgemein</w:t>
      </w:r>
      <w:bookmarkEnd w:id="1009"/>
      <w:bookmarkEnd w:id="1010"/>
      <w:bookmarkEnd w:id="1011"/>
      <w:r w:rsidRPr="009079F6">
        <w:t xml:space="preserve"> </w:t>
      </w:r>
      <w:bookmarkEnd w:id="101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6FA0D26A" w14:textId="77777777" w:rsidTr="00BA4581">
        <w:tc>
          <w:tcPr>
            <w:tcW w:w="0" w:type="auto"/>
          </w:tcPr>
          <w:p w14:paraId="354180CD" w14:textId="77777777" w:rsidR="00706E4C" w:rsidRPr="00682E91" w:rsidRDefault="00706E4C" w:rsidP="00103F19">
            <w:pPr>
              <w:rPr>
                <w:rFonts w:cs="BMWType V2 Light"/>
              </w:rPr>
            </w:pPr>
            <w:r w:rsidRPr="00682E91">
              <w:t>Bei der Anlagenkonzeption ist zwingend die Norm DIN EN ISO 13849 anzuwenden.</w:t>
            </w:r>
          </w:p>
          <w:p w14:paraId="2CF702E1" w14:textId="77777777" w:rsidR="00706E4C" w:rsidRPr="00682E91" w:rsidRDefault="00706E4C" w:rsidP="00103F19">
            <w:pPr>
              <w:rPr>
                <w:rFonts w:cs="BMWType V2 Light"/>
              </w:rPr>
            </w:pPr>
            <w:r w:rsidRPr="00682E91">
              <w:t>Die Sicherheitstechnik ist mit der Software SISTEMA zu projektieren, die Projektdatei ist mit in der Dokumentation zu übergeben. Die Bauteile sind so zu dimensionieren, dass Bauteilwechselzyklen nicht kleiner als 4 Jahre sind.</w:t>
            </w:r>
          </w:p>
          <w:p w14:paraId="1B363361" w14:textId="77777777" w:rsidR="00706E4C" w:rsidRPr="00682E91" w:rsidRDefault="00706E4C" w:rsidP="00103F19">
            <w:pPr>
              <w:rPr>
                <w:rFonts w:cs="BMWType V2 Light"/>
              </w:rPr>
            </w:pPr>
            <w:r w:rsidRPr="00682E91">
              <w:t>Neben der Norm DIN EN ISO 13849 existiert die Norm DIN EN 62061, die angewendet werden kann, wenn eine Maschine Anlage ausschließlich elektrisch/elektronisch gesteuert ist.</w:t>
            </w:r>
          </w:p>
        </w:tc>
      </w:tr>
    </w:tbl>
    <w:p w14:paraId="07B5121D" w14:textId="7210B3AD" w:rsidR="000E3797" w:rsidRPr="00682E91" w:rsidRDefault="000E3797" w:rsidP="000E3797">
      <w:pPr>
        <w:pStyle w:val="berschrift3"/>
        <w:spacing w:after="120"/>
      </w:pPr>
      <w:bookmarkStart w:id="1013" w:name="_Toc473533672"/>
      <w:bookmarkStart w:id="1014" w:name="_Toc485131006"/>
      <w:bookmarkStart w:id="1015" w:name="_Toc112915253"/>
      <w:bookmarkStart w:id="1016" w:name="_Toc89696142"/>
      <w:r w:rsidRPr="00682E91">
        <w:t>Steuerungstechnische Schutzeinrichtungen</w:t>
      </w:r>
      <w:bookmarkEnd w:id="1013"/>
      <w:bookmarkEnd w:id="1014"/>
      <w:bookmarkEnd w:id="1015"/>
      <w:r w:rsidRPr="00682E91">
        <w:t xml:space="preserve"> </w:t>
      </w:r>
      <w:bookmarkEnd w:id="101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0290B92A" w14:textId="77777777" w:rsidTr="00BA4581">
        <w:tc>
          <w:tcPr>
            <w:tcW w:w="0" w:type="auto"/>
          </w:tcPr>
          <w:p w14:paraId="4884A1B3"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r w:rsidRPr="00682E91">
              <w:t>NOT-HALT Einrichtungen</w:t>
            </w:r>
          </w:p>
          <w:p w14:paraId="233C2E97"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r w:rsidRPr="00682E91">
              <w:t>Sicherheitsabschaltungen</w:t>
            </w:r>
          </w:p>
          <w:p w14:paraId="56D4132C"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proofErr w:type="spellStart"/>
            <w:r w:rsidRPr="00682E91">
              <w:t>optoelektrische</w:t>
            </w:r>
            <w:proofErr w:type="spellEnd"/>
            <w:r w:rsidRPr="00682E91">
              <w:t xml:space="preserve"> Schutzeinrichtungen (PLS, Sicherheitslichtschranken etc.)</w:t>
            </w:r>
          </w:p>
          <w:p w14:paraId="20F0614B"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r w:rsidRPr="00682E91">
              <w:t>Maschinenschutz</w:t>
            </w:r>
          </w:p>
          <w:p w14:paraId="40D139B6" w14:textId="77777777" w:rsidR="00706E4C" w:rsidRPr="00682E91" w:rsidRDefault="00706E4C" w:rsidP="00103F19">
            <w:pPr>
              <w:rPr>
                <w:rFonts w:cs="BMWType V2 Light"/>
                <w:sz w:val="19"/>
                <w:szCs w:val="19"/>
              </w:rPr>
            </w:pPr>
          </w:p>
          <w:p w14:paraId="359FCF30" w14:textId="77777777" w:rsidR="00706E4C" w:rsidRDefault="00706E4C" w:rsidP="00103F19">
            <w:r w:rsidRPr="00682E91">
              <w:t>Alle erforderlichen Sicherheitseinrichtungen sind im Lieferumfang der Mechanik enthalten z.B. Schutztüren.</w:t>
            </w:r>
          </w:p>
          <w:p w14:paraId="4EDC36A2" w14:textId="77777777" w:rsidR="00706E4C" w:rsidRDefault="00706E4C" w:rsidP="00103F19"/>
          <w:p w14:paraId="7128C8A7" w14:textId="77777777" w:rsidR="00706E4C" w:rsidRPr="001362D6" w:rsidRDefault="00706E4C" w:rsidP="00103F19">
            <w:pPr>
              <w:rPr>
                <w:rFonts w:cs="BMWType V2 Light"/>
                <w:b/>
              </w:rPr>
            </w:pPr>
            <w:r w:rsidRPr="001362D6">
              <w:rPr>
                <w:rFonts w:cs="BMWType V2 Light"/>
                <w:b/>
              </w:rPr>
              <w:t>An Schutztüren oder min. im Umkreis von 1</w:t>
            </w:r>
            <w:r>
              <w:rPr>
                <w:rFonts w:cs="BMWType V2 Light"/>
                <w:b/>
              </w:rPr>
              <w:t>m um Schutztüren muss ein Not-Halt</w:t>
            </w:r>
            <w:r w:rsidRPr="001362D6">
              <w:rPr>
                <w:rFonts w:cs="BMWType V2 Light"/>
                <w:b/>
              </w:rPr>
              <w:t xml:space="preserve"> platziert werden, wenn in der Station ein Roboter oder eine NC-Achse/ein Portal sind.</w:t>
            </w:r>
          </w:p>
          <w:p w14:paraId="44A6ACC6" w14:textId="77777777" w:rsidR="00706E4C" w:rsidRPr="00682E91" w:rsidRDefault="00706E4C" w:rsidP="00103F19">
            <w:pPr>
              <w:rPr>
                <w:rFonts w:cs="BMWType V2 Light"/>
              </w:rPr>
            </w:pPr>
          </w:p>
          <w:p w14:paraId="493EF661" w14:textId="77777777" w:rsidR="00706E4C" w:rsidRPr="00682E91" w:rsidRDefault="00706E4C" w:rsidP="00103F19">
            <w:pPr>
              <w:rPr>
                <w:rFonts w:cs="BMWType V2 Light"/>
              </w:rPr>
            </w:pPr>
            <w:r w:rsidRPr="00682E91">
              <w:t>NOT-HALT-Verkettungen zu tangierenden Anlagen sind mittels selbstquittierender Verschaltung über PN/ PN-Koppler mit der Fremdanlage auszuführen.</w:t>
            </w:r>
          </w:p>
          <w:p w14:paraId="0F7EC7E6" w14:textId="77777777" w:rsidR="00706E4C" w:rsidRDefault="00706E4C" w:rsidP="00103F19">
            <w:r w:rsidRPr="00682E91">
              <w:t>Bei Fremd NOT-HALT wird die Lastspannung weggeschaltet, der Auto-Start der Anlage bleibt erhalten. Nach dem sich der Fremd NOT-HALT quittiert hat, muss die Anlage automatisch weiterlaufen.</w:t>
            </w:r>
          </w:p>
          <w:p w14:paraId="0DC7822C" w14:textId="77777777" w:rsidR="00706E4C" w:rsidRDefault="00706E4C" w:rsidP="00103F19">
            <w:pPr>
              <w:rPr>
                <w:rFonts w:cs="BMWType V2 Light"/>
              </w:rPr>
            </w:pPr>
          </w:p>
          <w:p w14:paraId="39D98DA1" w14:textId="77777777" w:rsidR="00706E4C" w:rsidRPr="00682E91" w:rsidRDefault="00706E4C" w:rsidP="00103F19">
            <w:pPr>
              <w:rPr>
                <w:rFonts w:cs="BMWType V2 Light"/>
              </w:rPr>
            </w:pPr>
            <w:r>
              <w:rPr>
                <w:rFonts w:cs="BMWType V2 Light"/>
              </w:rPr>
              <w:lastRenderedPageBreak/>
              <w:t xml:space="preserve">NOT-HALT Einrichtungen (Rot-gelbe Ausführung mit Einhaltung des notwendigen Performance Levels) von Subkomponenten müssen nach Möglichkeit voll in den NOT-HALT-Kreis der Maschine/Anlage/Linien eingebunden werden und unterliegen den allgemeinen Anforderungen bzgl. Wirk-Sichtbereich, </w:t>
            </w:r>
            <w:proofErr w:type="spellStart"/>
            <w:r>
              <w:rPr>
                <w:rFonts w:cs="BMWType V2 Light"/>
              </w:rPr>
              <w:t>SafetyMatrix</w:t>
            </w:r>
            <w:proofErr w:type="spellEnd"/>
            <w:r>
              <w:rPr>
                <w:rFonts w:cs="BMWType V2 Light"/>
              </w:rPr>
              <w:t xml:space="preserve">, SISTEMA, etc. NOT-HALT Einrichtungen von </w:t>
            </w:r>
            <w:proofErr w:type="gramStart"/>
            <w:r>
              <w:rPr>
                <w:rFonts w:cs="BMWType V2 Light"/>
              </w:rPr>
              <w:t>Subkomponenten</w:t>
            </w:r>
            <w:proofErr w:type="gramEnd"/>
            <w:r>
              <w:rPr>
                <w:rFonts w:cs="BMWType V2 Light"/>
              </w:rPr>
              <w:t xml:space="preserve"> welche eine Integration in den Maschinen-Not-Halt-Kreis erlauben, sind eindeutig dahingehend zu kennzeichnen. Eine detaillierte Abstimmung mit dem AG muss erfolgen.</w:t>
            </w:r>
          </w:p>
        </w:tc>
      </w:tr>
    </w:tbl>
    <w:p w14:paraId="051C1F35" w14:textId="01168D2B" w:rsidR="000E3797" w:rsidRPr="00682E91" w:rsidRDefault="000E3797" w:rsidP="000E3797">
      <w:pPr>
        <w:pStyle w:val="berschrift3"/>
        <w:spacing w:after="120"/>
      </w:pPr>
      <w:bookmarkStart w:id="1017" w:name="_Toc473533673"/>
      <w:bookmarkStart w:id="1018" w:name="_Toc485131007"/>
      <w:bookmarkStart w:id="1019" w:name="_Toc112915254"/>
      <w:bookmarkStart w:id="1020" w:name="_Toc89696143"/>
      <w:r w:rsidRPr="00682E91">
        <w:lastRenderedPageBreak/>
        <w:t>Erstellung Sicherheitskonzept</w:t>
      </w:r>
      <w:bookmarkEnd w:id="1017"/>
      <w:bookmarkEnd w:id="1018"/>
      <w:bookmarkEnd w:id="1019"/>
      <w:r w:rsidRPr="00682E91">
        <w:t xml:space="preserve"> </w:t>
      </w:r>
      <w:bookmarkEnd w:id="10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1FA14B8C" w14:textId="77777777" w:rsidTr="00BA4581">
        <w:tc>
          <w:tcPr>
            <w:tcW w:w="0" w:type="auto"/>
          </w:tcPr>
          <w:p w14:paraId="22E5E869" w14:textId="77777777" w:rsidR="00706E4C" w:rsidRPr="00BA0C69" w:rsidRDefault="00706E4C" w:rsidP="00103F19">
            <w:pPr>
              <w:rPr>
                <w:rStyle w:val="Fett"/>
                <w:b w:val="0"/>
                <w:bCs w:val="0"/>
              </w:rPr>
            </w:pPr>
            <w:r w:rsidRPr="00682E91">
              <w:t xml:space="preserve">In </w:t>
            </w:r>
            <w:r w:rsidRPr="00DC1DA1">
              <w:t xml:space="preserve">der </w:t>
            </w:r>
            <w:r w:rsidRPr="00BA0C69">
              <w:rPr>
                <w:rStyle w:val="Fett"/>
                <w:b w:val="0"/>
                <w:bCs w:val="0"/>
              </w:rPr>
              <w:t xml:space="preserve">Planungsphase ist ein Sicherheitskonzept für Mechanik, Pneumatik und Elektrik zu erstellen. Weiterhin ist eine NOT-HALT Matrix zu erarbeiten, aus welcher die durch die ausgelöste Schutzeinrichtung abgeschalteten Anlagenteile, -funktionsgruppen, und -sicherheitskreise hervorgehen. Die NOT-HALT Matrix ist mit der Planung und der </w:t>
            </w:r>
            <w:proofErr w:type="gramStart"/>
            <w:r w:rsidRPr="00BA0C69">
              <w:rPr>
                <w:rStyle w:val="Fett"/>
                <w:b w:val="0"/>
                <w:bCs w:val="0"/>
              </w:rPr>
              <w:t>BMW Arbeitssicherheit</w:t>
            </w:r>
            <w:proofErr w:type="gramEnd"/>
            <w:r w:rsidRPr="00BA0C69">
              <w:rPr>
                <w:rStyle w:val="Fett"/>
                <w:b w:val="0"/>
                <w:bCs w:val="0"/>
              </w:rPr>
              <w:t xml:space="preserve"> abzustimmen. Die Abschaltungsfunktionen aller Schutzeinrichtungen müssen während der Inbetriebnahme (vor Teil-/Endabnahme) außerhalb der Produktion durch den AN in Begleitung durch den AG (Planung/ Arbeitssicherheit) getestet und dokumentiert werden.</w:t>
            </w:r>
          </w:p>
          <w:p w14:paraId="6911B86F" w14:textId="77777777" w:rsidR="00706E4C" w:rsidRDefault="00706E4C" w:rsidP="00103F19">
            <w:r w:rsidRPr="00BA0C69">
              <w:rPr>
                <w:rStyle w:val="Fett"/>
                <w:b w:val="0"/>
                <w:bCs w:val="0"/>
              </w:rPr>
              <w:t>Für die Sicherheitsmatrix</w:t>
            </w:r>
            <w:r w:rsidRPr="00682E91">
              <w:t xml:space="preserve"> siehe Konstruktionsrichtlinie Steuerungstechnik/ </w:t>
            </w:r>
            <w:proofErr w:type="gramStart"/>
            <w:r w:rsidRPr="00682E91">
              <w:t>Standard Steuerungstechnik</w:t>
            </w:r>
            <w:proofErr w:type="gramEnd"/>
            <w:r w:rsidRPr="00682E91">
              <w:t>.</w:t>
            </w:r>
          </w:p>
          <w:p w14:paraId="67DD6309" w14:textId="77777777" w:rsidR="00706E4C" w:rsidRDefault="00706E4C" w:rsidP="00103F19">
            <w:pPr>
              <w:rPr>
                <w:rFonts w:cs="BMWType V2 Light"/>
              </w:rPr>
            </w:pPr>
          </w:p>
          <w:p w14:paraId="332D3739" w14:textId="34485F45" w:rsidR="00706E4C" w:rsidRDefault="00706E4C" w:rsidP="00103F19">
            <w:pPr>
              <w:rPr>
                <w:rFonts w:cs="BMWType V2 Light"/>
              </w:rPr>
            </w:pPr>
            <w:r>
              <w:rPr>
                <w:rFonts w:cs="BMWType V2 Light"/>
              </w:rPr>
              <w:t xml:space="preserve">Weiterhin ist zur BBÜ (mit 4 Wochen Vorlauf) eine Funktionsprüfung und </w:t>
            </w:r>
            <w:proofErr w:type="spellStart"/>
            <w:r>
              <w:rPr>
                <w:rFonts w:cs="BMWType V2 Light"/>
              </w:rPr>
              <w:t>Auflsitung</w:t>
            </w:r>
            <w:proofErr w:type="spellEnd"/>
            <w:r>
              <w:rPr>
                <w:rFonts w:cs="BMWType V2 Light"/>
              </w:rPr>
              <w:t xml:space="preserve"> aller Schutzeinrichtungen nach EN60204 vorzulegen, incl. Prüfsummen und </w:t>
            </w:r>
            <w:proofErr w:type="spellStart"/>
            <w:r>
              <w:rPr>
                <w:rFonts w:cs="BMWType V2 Light"/>
              </w:rPr>
              <w:t>Unterschirften</w:t>
            </w:r>
            <w:proofErr w:type="spellEnd"/>
            <w:r>
              <w:rPr>
                <w:rFonts w:cs="BMWType V2 Light"/>
              </w:rPr>
              <w:t xml:space="preserve"> in elektronischer Form (siehe Dokument E03.01.3_FORM_JJJJMMTT_Funktionsprüfung_EN60204_DE.docx). </w:t>
            </w:r>
            <w:proofErr w:type="gramStart"/>
            <w:r>
              <w:rPr>
                <w:rFonts w:cs="BMWType V2 Light"/>
              </w:rPr>
              <w:t>Diese Dokum</w:t>
            </w:r>
            <w:r w:rsidR="00CF4855">
              <w:rPr>
                <w:rFonts w:cs="BMWType V2 Light"/>
              </w:rPr>
              <w:t>e</w:t>
            </w:r>
            <w:r>
              <w:rPr>
                <w:rFonts w:cs="BMWType V2 Light"/>
              </w:rPr>
              <w:t>nt</w:t>
            </w:r>
            <w:proofErr w:type="gramEnd"/>
            <w:r>
              <w:rPr>
                <w:rFonts w:cs="BMWType V2 Light"/>
              </w:rPr>
              <w:t xml:space="preserve"> ist als PDF (mit </w:t>
            </w:r>
            <w:proofErr w:type="spellStart"/>
            <w:r>
              <w:rPr>
                <w:rFonts w:cs="BMWType V2 Light"/>
              </w:rPr>
              <w:t>Unterschirften</w:t>
            </w:r>
            <w:proofErr w:type="spellEnd"/>
            <w:r>
              <w:rPr>
                <w:rFonts w:cs="BMWType V2 Light"/>
              </w:rPr>
              <w:t>) und DOCX zu liefern.</w:t>
            </w:r>
          </w:p>
          <w:p w14:paraId="68AC4F36" w14:textId="77777777" w:rsidR="00706E4C" w:rsidRDefault="00706E4C" w:rsidP="00103F19">
            <w:pPr>
              <w:rPr>
                <w:rFonts w:cs="BMWType V2 Light"/>
              </w:rPr>
            </w:pPr>
          </w:p>
          <w:p w14:paraId="3567ABBA" w14:textId="17801CE5" w:rsidR="00706E4C" w:rsidRPr="00682E91" w:rsidRDefault="00706E4C" w:rsidP="00103F19">
            <w:pPr>
              <w:rPr>
                <w:rFonts w:cs="BMWType V2 Light"/>
              </w:rPr>
            </w:pPr>
            <w:r>
              <w:rPr>
                <w:rFonts w:cs="BMWType V2 Light"/>
              </w:rPr>
              <w:t xml:space="preserve">Ein sicherer Einrichtbetrieb ist </w:t>
            </w:r>
            <w:proofErr w:type="gramStart"/>
            <w:r>
              <w:rPr>
                <w:rFonts w:cs="BMWType V2 Light"/>
              </w:rPr>
              <w:t>mittels Dokument</w:t>
            </w:r>
            <w:proofErr w:type="gramEnd"/>
            <w:r>
              <w:rPr>
                <w:rFonts w:cs="BMWType V2 Light"/>
              </w:rPr>
              <w:t xml:space="preserve"> „Verhinderung von Manipulationsgefahr der DGUV“ </w:t>
            </w:r>
            <w:r w:rsidR="73470544" w:rsidRPr="4C8FC889">
              <w:rPr>
                <w:rFonts w:cs="BMWType V2 Light"/>
              </w:rPr>
              <w:t>durch</w:t>
            </w:r>
            <w:r>
              <w:rPr>
                <w:rFonts w:cs="BMWType V2 Light"/>
              </w:rPr>
              <w:t xml:space="preserve"> den AN nachzuweisen.</w:t>
            </w:r>
          </w:p>
        </w:tc>
      </w:tr>
    </w:tbl>
    <w:p w14:paraId="09DBFC66" w14:textId="51390400" w:rsidR="000E3797" w:rsidRPr="00DC1DA1" w:rsidRDefault="000E3797" w:rsidP="000E3797">
      <w:pPr>
        <w:pStyle w:val="berschrift3"/>
        <w:spacing w:after="120"/>
      </w:pPr>
      <w:bookmarkStart w:id="1021" w:name="_Toc112915255"/>
      <w:bookmarkStart w:id="1022" w:name="_Toc89696144"/>
      <w:bookmarkStart w:id="1023" w:name="_Toc473533674"/>
      <w:bookmarkStart w:id="1024" w:name="_Toc485131008"/>
      <w:r w:rsidRPr="00DC1DA1">
        <w:t>Sicherheit von NC-A</w:t>
      </w:r>
      <w:r>
        <w:t>c</w:t>
      </w:r>
      <w:r w:rsidRPr="00DC1DA1">
        <w:t>hsen</w:t>
      </w:r>
      <w:bookmarkEnd w:id="1021"/>
      <w:r w:rsidRPr="00DC1DA1">
        <w:t xml:space="preserve"> </w:t>
      </w:r>
      <w:bookmarkEnd w:id="102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682E91" w14:paraId="391B73BF" w14:textId="77777777" w:rsidTr="00BA4581">
        <w:tc>
          <w:tcPr>
            <w:tcW w:w="0" w:type="auto"/>
          </w:tcPr>
          <w:p w14:paraId="576E93EB" w14:textId="77777777" w:rsidR="00706E4C" w:rsidRDefault="00706E4C" w:rsidP="00103F19">
            <w:r>
              <w:t xml:space="preserve">Es ist bei allen Achsen ein Hardwareendschalter zum Maschinenschutz einzusetzen. Von der </w:t>
            </w:r>
            <w:proofErr w:type="spellStart"/>
            <w:r>
              <w:t>Mechanikkonstruktion</w:t>
            </w:r>
            <w:proofErr w:type="spellEnd"/>
            <w:r>
              <w:t xml:space="preserve"> ist der entsprechende Abstand zwischen Hardwareendschalter und Endanschlag zum Stillsetzen des Antriebes vorzusehen.</w:t>
            </w:r>
          </w:p>
          <w:p w14:paraId="482D876C" w14:textId="77777777" w:rsidR="00706E4C" w:rsidRDefault="00706E4C" w:rsidP="00103F19">
            <w:r>
              <w:t>Mögliche Ausnahmen sind zur Genehmigung vorzulegen.</w:t>
            </w:r>
          </w:p>
          <w:p w14:paraId="15B1070A" w14:textId="77777777" w:rsidR="00706E4C" w:rsidRDefault="00706E4C" w:rsidP="00103F19"/>
          <w:p w14:paraId="4367C514" w14:textId="3BA10BC5" w:rsidR="00706E4C" w:rsidRDefault="00706E4C" w:rsidP="00103F19">
            <w:r>
              <w:t>Bei allen schwerkraftbelasteten Achsen ist eine Klemmung zu integrieren. Zusätzlich muss f</w:t>
            </w:r>
            <w:r w:rsidR="00CF4855">
              <w:t xml:space="preserve">ür </w:t>
            </w:r>
            <w:proofErr w:type="spellStart"/>
            <w:r w:rsidR="00CF4855">
              <w:t>Wartungsmassnahmen</w:t>
            </w:r>
            <w:proofErr w:type="spellEnd"/>
            <w:r w:rsidR="00CF4855">
              <w:t xml:space="preserve"> eine Abstu</w:t>
            </w:r>
            <w:r>
              <w:t>rzsicherung integriert werden.</w:t>
            </w:r>
          </w:p>
          <w:p w14:paraId="7F005DD0" w14:textId="77777777" w:rsidR="00706E4C" w:rsidRDefault="00706E4C" w:rsidP="00103F19"/>
          <w:p w14:paraId="4C1BF4B1" w14:textId="77777777" w:rsidR="00706E4C" w:rsidRDefault="00706E4C" w:rsidP="00103F19">
            <w:r>
              <w:t>Grundsätzlich wird vom AG ein täglicher, automatisch durchgeführter Bremsentest für alle Achsen empfohlen (auch wenn eine Klemmung integriert ist). Die Notwendigkeit wird durch die Risikoanalyse des Herstellers festgelegt.</w:t>
            </w:r>
          </w:p>
          <w:p w14:paraId="6786F527" w14:textId="77777777" w:rsidR="00706E4C" w:rsidRDefault="00706E4C" w:rsidP="00103F19"/>
          <w:p w14:paraId="3F77C49E" w14:textId="77777777" w:rsidR="00706E4C" w:rsidRDefault="00706E4C" w:rsidP="00103F19">
            <w:r>
              <w:t xml:space="preserve">Der Bremsentest wird über IPS-T </w:t>
            </w:r>
            <w:proofErr w:type="spellStart"/>
            <w:r>
              <w:t>angetriggert</w:t>
            </w:r>
            <w:proofErr w:type="spellEnd"/>
            <w:r>
              <w:t xml:space="preserve"> und muss manuell angewählt werden können.</w:t>
            </w:r>
          </w:p>
          <w:p w14:paraId="70BEA701" w14:textId="77777777" w:rsidR="00706E4C" w:rsidRDefault="00706E4C" w:rsidP="00103F19"/>
          <w:p w14:paraId="5D19C7C0" w14:textId="77777777" w:rsidR="00706E4C" w:rsidRPr="00DC1DA1" w:rsidRDefault="00706E4C" w:rsidP="00103F19">
            <w:r>
              <w:t xml:space="preserve">Es ist für jede Achse der automatisch generierbare </w:t>
            </w:r>
            <w:proofErr w:type="spellStart"/>
            <w:r>
              <w:t>Safety</w:t>
            </w:r>
            <w:proofErr w:type="spellEnd"/>
            <w:r>
              <w:t xml:space="preserve"> Report aus der Starter-Software auszuleiten und der Dokumentation beizulegen. Analoges Vorgehen bei SEW.</w:t>
            </w:r>
          </w:p>
        </w:tc>
      </w:tr>
    </w:tbl>
    <w:p w14:paraId="6D343AE7" w14:textId="2824ACFF" w:rsidR="000E3797" w:rsidRPr="00682E91" w:rsidRDefault="000E3797" w:rsidP="000E3797">
      <w:pPr>
        <w:pStyle w:val="berschrift2"/>
        <w:spacing w:after="120"/>
        <w:ind w:left="578" w:hanging="578"/>
      </w:pPr>
      <w:bookmarkStart w:id="1025" w:name="_Toc112915256"/>
      <w:bookmarkStart w:id="1026" w:name="_Toc89696145"/>
      <w:r w:rsidRPr="00682E91">
        <w:t>Befähigungsnachweis</w:t>
      </w:r>
      <w:bookmarkEnd w:id="1023"/>
      <w:bookmarkEnd w:id="1024"/>
      <w:bookmarkEnd w:id="1025"/>
      <w:r>
        <w:t xml:space="preserve"> </w:t>
      </w:r>
      <w:bookmarkEnd w:id="102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42DA00E1" w14:textId="77777777" w:rsidTr="00BA4581">
        <w:tc>
          <w:tcPr>
            <w:tcW w:w="0" w:type="auto"/>
          </w:tcPr>
          <w:p w14:paraId="07C4ABEE" w14:textId="0B877AB1" w:rsidR="00706E4C" w:rsidRDefault="00706E4C" w:rsidP="00103F19">
            <w:r w:rsidRPr="00A2465B">
              <w:t>In der Angebotsphase sind mit der zuständigen Fachgruppe Steuerungstechnik Unterlieferanten für die Ausführung der Steuerungstechnik abzustimmen und freigeben zu lassen.</w:t>
            </w:r>
          </w:p>
          <w:p w14:paraId="1F046E41" w14:textId="77777777" w:rsidR="00706E4C" w:rsidRPr="00A2465B" w:rsidRDefault="00706E4C" w:rsidP="00103F19"/>
          <w:p w14:paraId="08066E36" w14:textId="2E7395BB" w:rsidR="00706E4C" w:rsidRDefault="00706E4C" w:rsidP="00103F19">
            <w:r w:rsidRPr="00A2465B">
              <w:t xml:space="preserve">Die Unterlieferanten sind vom AN im Angebot auszuweisen. Ein späterer </w:t>
            </w:r>
            <w:r w:rsidR="00CF4855">
              <w:t>Wechsel des Subliefe</w:t>
            </w:r>
            <w:r w:rsidRPr="00A2465B">
              <w:t>ranten ist nur mit Zustimmung von BMW zulässig.</w:t>
            </w:r>
          </w:p>
          <w:p w14:paraId="79BEC2BD" w14:textId="77777777" w:rsidR="00706E4C" w:rsidRPr="00A2465B" w:rsidRDefault="00706E4C" w:rsidP="00103F19"/>
          <w:p w14:paraId="2641C48C" w14:textId="131C4448" w:rsidR="00706E4C" w:rsidRDefault="00706E4C" w:rsidP="00103F19">
            <w:r w:rsidRPr="00A2465B">
              <w:lastRenderedPageBreak/>
              <w:t xml:space="preserve">Handelt es sich um einen, im jeweiligen </w:t>
            </w:r>
            <w:proofErr w:type="gramStart"/>
            <w:r w:rsidRPr="00A2465B">
              <w:t>BMW Standort</w:t>
            </w:r>
            <w:proofErr w:type="gramEnd"/>
            <w:r w:rsidRPr="00A2465B">
              <w:t>, nicht bekannten Sublieferanten, sind Referenzprojekte im BMW Konzern zu benennen, anhand derer das Leistungsportfolio des Sublieferanten geprüft werden kann. BMW behält sich vor, Sublieferanten ohne Angabe von Gründen abzulehnen.</w:t>
            </w:r>
          </w:p>
          <w:p w14:paraId="441DFA50" w14:textId="77777777" w:rsidR="00706E4C" w:rsidRPr="00A2465B" w:rsidRDefault="00706E4C" w:rsidP="00103F19"/>
          <w:p w14:paraId="4D18A587" w14:textId="05CB0168" w:rsidR="00706E4C" w:rsidRDefault="00706E4C" w:rsidP="00103F19">
            <w:r w:rsidRPr="00A2465B">
              <w:t xml:space="preserve">Der Lieferant für die Steuerungstechnik weist die Befähigung zur Anwendung des </w:t>
            </w:r>
            <w:proofErr w:type="gramStart"/>
            <w:r w:rsidRPr="00A2465B">
              <w:t>TMO Steuerungstechnik</w:t>
            </w:r>
            <w:proofErr w:type="gramEnd"/>
            <w:r w:rsidRPr="00A2465B">
              <w:t xml:space="preserve">-Standards anhand einem </w:t>
            </w:r>
            <w:r w:rsidR="698867D7">
              <w:t>erfolgreichen</w:t>
            </w:r>
            <w:r w:rsidRPr="00A2465B">
              <w:t xml:space="preserve"> Besuch von Schulungen bis zu einem im </w:t>
            </w:r>
            <w:r w:rsidR="698867D7">
              <w:t>Angebot</w:t>
            </w:r>
            <w:r w:rsidRPr="00A2465B">
              <w:t xml:space="preserve"> anzugebenden Termin (max. 6 Monate nach Vergabe) und ggf. bereits realisierter </w:t>
            </w:r>
            <w:r w:rsidR="698867D7">
              <w:t>Projekte</w:t>
            </w:r>
            <w:r w:rsidRPr="00A2465B">
              <w:t xml:space="preserve"> mit TMO V3-Standard nach:</w:t>
            </w:r>
          </w:p>
          <w:p w14:paraId="45931D69" w14:textId="77777777" w:rsidR="00706E4C" w:rsidRPr="00A2465B" w:rsidRDefault="00706E4C" w:rsidP="00103F19"/>
          <w:p w14:paraId="37DC182A" w14:textId="2273FB46" w:rsidR="00706E4C" w:rsidRPr="000E3797" w:rsidRDefault="00706E4C" w:rsidP="00103F19">
            <w:pPr>
              <w:rPr>
                <w:lang w:val="en-US"/>
              </w:rPr>
            </w:pPr>
            <w:r w:rsidRPr="000E3797">
              <w:rPr>
                <w:lang w:val="en-US"/>
              </w:rPr>
              <w:t xml:space="preserve">- EPLAN </w:t>
            </w:r>
            <w:r w:rsidR="0840A3D8" w:rsidRPr="4C8FC889">
              <w:rPr>
                <w:lang w:val="en-US"/>
              </w:rPr>
              <w:t>2023</w:t>
            </w:r>
          </w:p>
          <w:p w14:paraId="1197E6FE" w14:textId="0BE72132" w:rsidR="00706E4C" w:rsidRPr="000E3797" w:rsidRDefault="00706E4C" w:rsidP="00103F19">
            <w:pPr>
              <w:rPr>
                <w:lang w:val="en-US"/>
              </w:rPr>
            </w:pPr>
            <w:r w:rsidRPr="000E3797">
              <w:rPr>
                <w:lang w:val="en-US"/>
              </w:rPr>
              <w:t xml:space="preserve">- SIEMENS TIA </w:t>
            </w:r>
            <w:r w:rsidR="2DF61D54" w:rsidRPr="4C8FC889">
              <w:rPr>
                <w:lang w:val="en-US"/>
              </w:rPr>
              <w:t>V17</w:t>
            </w:r>
            <w:r w:rsidR="698867D7" w:rsidRPr="4C8FC889">
              <w:rPr>
                <w:lang w:val="en-US"/>
              </w:rPr>
              <w:t xml:space="preserve"> </w:t>
            </w:r>
            <w:r w:rsidRPr="000E3797">
              <w:rPr>
                <w:lang w:val="en-US"/>
              </w:rPr>
              <w:t>Portal (S7, WinCC, Safety)</w:t>
            </w:r>
          </w:p>
          <w:p w14:paraId="0B8548B0" w14:textId="77777777" w:rsidR="00706E4C" w:rsidRPr="00B76E84" w:rsidRDefault="00706E4C" w:rsidP="00103F19">
            <w:r w:rsidRPr="00B76E84">
              <w:t xml:space="preserve">- </w:t>
            </w:r>
            <w:proofErr w:type="spellStart"/>
            <w:r>
              <w:t>SmartAutomationSuite</w:t>
            </w:r>
            <w:proofErr w:type="spellEnd"/>
            <w:r>
              <w:t xml:space="preserve"> (SAS)</w:t>
            </w:r>
          </w:p>
          <w:p w14:paraId="13423413" w14:textId="77777777" w:rsidR="00706E4C" w:rsidRDefault="00706E4C" w:rsidP="00103F19">
            <w:r w:rsidRPr="00A2465B">
              <w:t>- TMO-Standard V3 (Programmierung und IBN)</w:t>
            </w:r>
          </w:p>
          <w:p w14:paraId="6DD46FDA" w14:textId="77777777" w:rsidR="00706E4C" w:rsidRPr="00A2465B" w:rsidRDefault="00706E4C" w:rsidP="00103F19"/>
          <w:p w14:paraId="09D3EBD2" w14:textId="77777777" w:rsidR="00706E4C" w:rsidRPr="00682E91" w:rsidRDefault="00706E4C" w:rsidP="00103F19">
            <w:r w:rsidRPr="00A2465B">
              <w:t>Ein möglicher Schulungszeitraum und die Anzahl der Teilnehmer ist vom Lieferanten bei Angebots-legung zu nennen.</w:t>
            </w:r>
          </w:p>
        </w:tc>
      </w:tr>
    </w:tbl>
    <w:p w14:paraId="678A57FA" w14:textId="198A5EE8" w:rsidR="000E3797" w:rsidRPr="00AC1D9B" w:rsidRDefault="000E3797" w:rsidP="000E3797">
      <w:pPr>
        <w:overflowPunct/>
        <w:autoSpaceDE/>
        <w:autoSpaceDN/>
        <w:adjustRightInd/>
        <w:jc w:val="left"/>
        <w:textAlignment w:val="auto"/>
        <w:rPr>
          <w:rFonts w:eastAsia="Calibri" w:cs="BMWType V2 Light"/>
          <w:szCs w:val="22"/>
        </w:rPr>
      </w:pPr>
      <w:r w:rsidRPr="00103F19">
        <w:rPr>
          <w:szCs w:val="22"/>
        </w:rPr>
        <w:lastRenderedPageBreak/>
        <w:br w:type="page"/>
      </w:r>
    </w:p>
    <w:p w14:paraId="4344F4CA" w14:textId="0750C92A" w:rsidR="007F40FF" w:rsidRDefault="007F40FF" w:rsidP="00544ED0">
      <w:pPr>
        <w:pStyle w:val="berschrift1"/>
      </w:pPr>
      <w:bookmarkStart w:id="1027" w:name="_Toc485131009"/>
      <w:bookmarkStart w:id="1028" w:name="_Toc112915257"/>
      <w:r>
        <w:lastRenderedPageBreak/>
        <w:t xml:space="preserve">Projektorganisation und </w:t>
      </w:r>
      <w:r w:rsidR="007123BE">
        <w:t>–</w:t>
      </w:r>
      <w:proofErr w:type="spellStart"/>
      <w:r>
        <w:t>ablauf</w:t>
      </w:r>
      <w:bookmarkEnd w:id="1027"/>
      <w:bookmarkEnd w:id="1028"/>
      <w:proofErr w:type="spellEnd"/>
      <w:r w:rsidR="007123BE">
        <w:t xml:space="preserve"> </w:t>
      </w:r>
    </w:p>
    <w:p w14:paraId="476FC95E" w14:textId="41420F93" w:rsidR="007F40FF" w:rsidRPr="00805450" w:rsidRDefault="007F40FF" w:rsidP="00544ED0">
      <w:pPr>
        <w:pStyle w:val="berschrift2"/>
      </w:pPr>
      <w:bookmarkStart w:id="1029" w:name="_Toc485131010"/>
      <w:bookmarkStart w:id="1030" w:name="_Toc112915258"/>
      <w:r w:rsidRPr="00805450">
        <w:t>Verantwortung und Organisation</w:t>
      </w:r>
      <w:bookmarkEnd w:id="1029"/>
      <w:bookmarkEnd w:id="1030"/>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ED96A45" w14:textId="77777777" w:rsidTr="004657C8">
        <w:tc>
          <w:tcPr>
            <w:tcW w:w="0" w:type="auto"/>
          </w:tcPr>
          <w:p w14:paraId="268CE8C7" w14:textId="77777777" w:rsidR="007F40FF" w:rsidRPr="0008341C" w:rsidRDefault="007B72B9" w:rsidP="007F40FF">
            <w:r>
              <w:t>Der AN</w:t>
            </w:r>
            <w:r w:rsidR="007B6E1E">
              <w:t xml:space="preserve"> verantwortet die rechtzeitige und vollständige</w:t>
            </w:r>
            <w:r w:rsidR="007F40FF" w:rsidRPr="0008341C">
              <w:t xml:space="preserve"> Klärung von Unklarheiten während der Ausschreibung und der Auftragsabarbeitung.</w:t>
            </w:r>
          </w:p>
          <w:p w14:paraId="06CAD4AA" w14:textId="77777777" w:rsidR="007F40FF" w:rsidRPr="0008341C" w:rsidRDefault="007F40FF" w:rsidP="007F40FF"/>
          <w:p w14:paraId="2E4D4457" w14:textId="77777777" w:rsidR="007F40FF" w:rsidRDefault="007F40FF" w:rsidP="007F40FF">
            <w:r w:rsidRPr="0008341C">
              <w:t>Der AN und der AG benennen jeweils einen verantwort</w:t>
            </w:r>
            <w:r w:rsidR="007B72B9">
              <w:t>lichen Projektleiter. Absprachen werden zwischen d</w:t>
            </w:r>
            <w:r w:rsidRPr="0008341C">
              <w:t>en beiden Proj</w:t>
            </w:r>
            <w:r w:rsidR="007B72B9">
              <w:t>ektverantwortlichen oder</w:t>
            </w:r>
            <w:r w:rsidRPr="0008341C">
              <w:t xml:space="preserve"> </w:t>
            </w:r>
            <w:r w:rsidR="007B72B9">
              <w:t>den einzelnen</w:t>
            </w:r>
            <w:r w:rsidRPr="0008341C">
              <w:t xml:space="preserve"> Fachst</w:t>
            </w:r>
            <w:r w:rsidR="007B72B9">
              <w:t>ellen getroffen</w:t>
            </w:r>
            <w:r w:rsidRPr="0008341C">
              <w:t xml:space="preserve">. </w:t>
            </w:r>
            <w:r w:rsidR="007B72B9">
              <w:t xml:space="preserve">Alle </w:t>
            </w:r>
            <w:r w:rsidRPr="0008341C">
              <w:t>Freigaben</w:t>
            </w:r>
            <w:r w:rsidR="007B72B9">
              <w:t xml:space="preserve"> müssen schriftlich dokumentiert werd</w:t>
            </w:r>
            <w:r w:rsidRPr="0008341C">
              <w:t>en.</w:t>
            </w:r>
          </w:p>
          <w:p w14:paraId="65439B7D" w14:textId="77777777" w:rsidR="007B72B9" w:rsidRPr="0008341C" w:rsidRDefault="007B72B9" w:rsidP="007F40FF"/>
          <w:p w14:paraId="6DB0FB1A" w14:textId="4A45C302" w:rsidR="007F40FF" w:rsidRDefault="007F40FF" w:rsidP="007F40FF">
            <w:r w:rsidRPr="0008341C">
              <w:t>Der AN nimmt an regelmäßi</w:t>
            </w:r>
            <w:r w:rsidR="007B72B9">
              <w:t xml:space="preserve">gen </w:t>
            </w:r>
            <w:r w:rsidRPr="0008341C">
              <w:t>Projektbesprechungen teil. Diese können onl</w:t>
            </w:r>
            <w:r w:rsidR="007B6E1E">
              <w:t xml:space="preserve">ine oder auf Wunsch des AG auch </w:t>
            </w:r>
            <w:r w:rsidR="003F38B5">
              <w:t xml:space="preserve">vor Ort </w:t>
            </w:r>
            <w:r w:rsidR="007B6E1E">
              <w:t xml:space="preserve">in </w:t>
            </w:r>
            <w:r w:rsidR="009F23E1">
              <w:t>Leipzig</w:t>
            </w:r>
            <w:r w:rsidRPr="0008341C">
              <w:t xml:space="preserve"> erfolgen.</w:t>
            </w:r>
          </w:p>
          <w:p w14:paraId="399DF57A" w14:textId="77777777" w:rsidR="007B72B9" w:rsidRPr="0008341C" w:rsidRDefault="007B72B9" w:rsidP="007F40FF"/>
          <w:p w14:paraId="7A6E8720" w14:textId="1AC9BB0F" w:rsidR="007F40FF" w:rsidRDefault="007F40FF" w:rsidP="007F40FF">
            <w:r w:rsidRPr="0008341C">
              <w:t xml:space="preserve">Der AN hat über jede Besprechung ein Protokoll nach Vorgabe des AG zu verfassen. Darüber hinaus pflegt er eine Liste offener Punkte (LOP). Die </w:t>
            </w:r>
            <w:proofErr w:type="spellStart"/>
            <w:r w:rsidRPr="0008341C">
              <w:t>Durchsprache</w:t>
            </w:r>
            <w:proofErr w:type="spellEnd"/>
            <w:r w:rsidRPr="0008341C">
              <w:t xml:space="preserve"> ist Teil der Projektbesprechung, die Liste wird dem AG jederzeit zur Verfügung gestellt.</w:t>
            </w:r>
            <w:r w:rsidR="003C6B7B">
              <w:t xml:space="preserve"> </w:t>
            </w:r>
          </w:p>
          <w:p w14:paraId="6A30CDF6" w14:textId="77777777" w:rsidR="00F147E3" w:rsidRDefault="00F147E3" w:rsidP="007F40FF"/>
          <w:p w14:paraId="3CA40B83" w14:textId="293C80E3" w:rsidR="00F147E3" w:rsidRDefault="00F147E3" w:rsidP="007F40FF">
            <w:r w:rsidRPr="00DC4AD3">
              <w:t xml:space="preserve">Der AN hat zum jeweiligen </w:t>
            </w:r>
            <w:r w:rsidR="007A033B" w:rsidRPr="00DC4AD3">
              <w:t>Meilenstein</w:t>
            </w:r>
            <w:r w:rsidRPr="00DC4AD3">
              <w:t xml:space="preserve"> die</w:t>
            </w:r>
            <w:r w:rsidR="007A033B" w:rsidRPr="00DC4AD3">
              <w:t xml:space="preserve"> Abnahme</w:t>
            </w:r>
            <w:r w:rsidR="00062638" w:rsidRPr="00DC4AD3">
              <w:t>-</w:t>
            </w:r>
            <w:r w:rsidRPr="00DC4AD3">
              <w:t xml:space="preserve">Checkliste </w:t>
            </w:r>
            <w:proofErr w:type="spellStart"/>
            <w:r w:rsidR="007A033B" w:rsidRPr="00DC4AD3">
              <w:t>vorzubefüllen</w:t>
            </w:r>
            <w:proofErr w:type="spellEnd"/>
            <w:r w:rsidR="007A033B" w:rsidRPr="00DC4AD3">
              <w:t xml:space="preserve"> und dann mit dem AG durchzusprechen. Die angepasste Vorlage für dieses Projekt erhält der AN vom AG.</w:t>
            </w:r>
            <w:r w:rsidR="007A033B">
              <w:t xml:space="preserve"> </w:t>
            </w:r>
          </w:p>
          <w:p w14:paraId="7BDF2BD9" w14:textId="77777777" w:rsidR="00D44E25" w:rsidRPr="0008341C" w:rsidRDefault="00D44E25" w:rsidP="007F40FF"/>
        </w:tc>
        <w:tc>
          <w:tcPr>
            <w:tcW w:w="0" w:type="auto"/>
          </w:tcPr>
          <w:p w14:paraId="06C5018E" w14:textId="1E5C408A" w:rsidR="007F40FF" w:rsidRPr="00FB111E" w:rsidRDefault="007F40FF" w:rsidP="007123BE"/>
        </w:tc>
      </w:tr>
    </w:tbl>
    <w:p w14:paraId="05CEB010" w14:textId="037EEB7D" w:rsidR="007F40FF" w:rsidRPr="00990DD2" w:rsidRDefault="007F40FF" w:rsidP="00544ED0">
      <w:pPr>
        <w:pStyle w:val="berschrift2"/>
      </w:pPr>
      <w:bookmarkStart w:id="1031" w:name="_Toc485131011"/>
      <w:bookmarkStart w:id="1032" w:name="_Toc112915259"/>
      <w:r w:rsidRPr="00990DD2">
        <w:t>Umgang mit Änderungen</w:t>
      </w:r>
      <w:bookmarkEnd w:id="1031"/>
      <w:bookmarkEnd w:id="1032"/>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B9C0757" w14:textId="77777777" w:rsidTr="004657C8">
        <w:tc>
          <w:tcPr>
            <w:tcW w:w="0" w:type="auto"/>
          </w:tcPr>
          <w:p w14:paraId="654504DE" w14:textId="77777777" w:rsidR="007F40FF" w:rsidRPr="00990DD2" w:rsidRDefault="007F40FF" w:rsidP="007F40FF">
            <w:r w:rsidRPr="00E15D26">
              <w:t xml:space="preserve">Alle Änderungen gegenüber dem ursprünglich bestellten Stand müssen schriftlich vereinbart werden. </w:t>
            </w:r>
            <w:r>
              <w:t>Wenn Änderungen zu Mehr- oder Minderkosten führen, ist dies unverzüglich vom AN aufzuzeigen</w:t>
            </w:r>
            <w:r w:rsidRPr="00E15D26">
              <w:t>. Ein Angebot ist sofort zu erstellen.</w:t>
            </w:r>
            <w:r>
              <w:t xml:space="preserve"> </w:t>
            </w:r>
            <w:r w:rsidRPr="00990DD2">
              <w:t xml:space="preserve">Später genannte und </w:t>
            </w:r>
            <w:r w:rsidRPr="00990DD2">
              <w:rPr>
                <w:bCs/>
              </w:rPr>
              <w:t>nicht vom AG genehmigte Mehrkosten werden nicht anerkannt!</w:t>
            </w:r>
          </w:p>
          <w:p w14:paraId="23D89530" w14:textId="77777777" w:rsidR="007F40FF" w:rsidRDefault="007F40FF" w:rsidP="007F40FF">
            <w:r w:rsidRPr="00990DD2">
              <w:t xml:space="preserve">Kostenaussagen kommen ausschließlich vom AN (GU) </w:t>
            </w:r>
            <w:r w:rsidR="005A66EA">
              <w:t>und sind immer Gesamtkosten (ink</w:t>
            </w:r>
            <w:r w:rsidRPr="00990DD2">
              <w:t>l. Elektrik, Versand, etc.).</w:t>
            </w:r>
          </w:p>
        </w:tc>
        <w:tc>
          <w:tcPr>
            <w:tcW w:w="0" w:type="auto"/>
          </w:tcPr>
          <w:p w14:paraId="1D2FBE16" w14:textId="371CC545" w:rsidR="007F40FF" w:rsidRPr="00FB111E" w:rsidRDefault="007F40FF" w:rsidP="007123BE"/>
        </w:tc>
      </w:tr>
    </w:tbl>
    <w:p w14:paraId="3BD27B08" w14:textId="77777777" w:rsidR="007F40FF" w:rsidRPr="00FB111E" w:rsidRDefault="007F40FF" w:rsidP="007F40FF"/>
    <w:p w14:paraId="14C6C75D" w14:textId="65C8BE02" w:rsidR="007F40FF" w:rsidRPr="00805450" w:rsidRDefault="007F40FF" w:rsidP="00544ED0">
      <w:pPr>
        <w:pStyle w:val="berschrift2"/>
      </w:pPr>
      <w:bookmarkStart w:id="1033" w:name="_Toc485131012"/>
      <w:bookmarkStart w:id="1034" w:name="_Toc112915260"/>
      <w:r w:rsidRPr="00805450">
        <w:t>Terminplanung</w:t>
      </w:r>
      <w:bookmarkEnd w:id="1033"/>
      <w:bookmarkEnd w:id="1034"/>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414"/>
      </w:tblGrid>
      <w:tr w:rsidR="007F40FF" w:rsidRPr="00BF4A30" w14:paraId="6CD37F2E" w14:textId="77777777" w:rsidTr="005C2A6C">
        <w:tc>
          <w:tcPr>
            <w:tcW w:w="8647" w:type="dxa"/>
          </w:tcPr>
          <w:p w14:paraId="28DAEC04" w14:textId="0D0166D7" w:rsidR="007F40FF" w:rsidRDefault="007F40FF" w:rsidP="007F40FF">
            <w:r w:rsidRPr="00C011A3">
              <w:t>Nach Auftragsvergabe hat der AN</w:t>
            </w:r>
            <w:r w:rsidR="00AB0376">
              <w:t xml:space="preserve"> einen detaillierten Terminplan </w:t>
            </w:r>
            <w:r w:rsidRPr="00C011A3">
              <w:t>zu erstellen</w:t>
            </w:r>
            <w:r>
              <w:t>, dem AG zu übergeben</w:t>
            </w:r>
            <w:r w:rsidRPr="00C011A3">
              <w:t xml:space="preserve"> und mit dem AG abzustimmen. Wesentliche </w:t>
            </w:r>
            <w:r>
              <w:t>Inhalte</w:t>
            </w:r>
            <w:r w:rsidRPr="00C011A3">
              <w:t xml:space="preserve"> des Terminplans </w:t>
            </w:r>
            <w:r>
              <w:t>sind</w:t>
            </w:r>
            <w:r w:rsidR="00D02C10">
              <w:t>:</w:t>
            </w:r>
          </w:p>
          <w:p w14:paraId="719D15E4" w14:textId="77777777" w:rsidR="007F40FF" w:rsidRPr="00755E5A" w:rsidRDefault="007F40FF" w:rsidP="007F40FF">
            <w:pPr>
              <w:pStyle w:val="Aufzhlung"/>
              <w:numPr>
                <w:ilvl w:val="0"/>
                <w:numId w:val="13"/>
              </w:numPr>
              <w:spacing w:after="0"/>
              <w:ind w:right="0"/>
              <w:textboxTightWrap w:val="allLines"/>
            </w:pPr>
            <w:r>
              <w:t>Ablaufsimulation</w:t>
            </w:r>
          </w:p>
          <w:p w14:paraId="325DADC3" w14:textId="77777777" w:rsidR="007F40FF" w:rsidRDefault="007F40FF" w:rsidP="007F40FF">
            <w:pPr>
              <w:pStyle w:val="Aufzhlung"/>
              <w:numPr>
                <w:ilvl w:val="0"/>
                <w:numId w:val="13"/>
              </w:numPr>
              <w:spacing w:after="0"/>
              <w:ind w:right="0"/>
              <w:textboxTightWrap w:val="allLines"/>
            </w:pPr>
            <w:r>
              <w:t>Konstruktionsfreigaben</w:t>
            </w:r>
          </w:p>
          <w:p w14:paraId="4EDFD4E6" w14:textId="77777777" w:rsidR="007F40FF" w:rsidRDefault="007F40FF" w:rsidP="007F40FF">
            <w:pPr>
              <w:pStyle w:val="Aufzhlung"/>
              <w:numPr>
                <w:ilvl w:val="0"/>
                <w:numId w:val="13"/>
              </w:numPr>
              <w:spacing w:after="0"/>
              <w:ind w:right="0"/>
              <w:textboxTightWrap w:val="allLines"/>
            </w:pPr>
            <w:r>
              <w:t>Fertigung und Beschaffung</w:t>
            </w:r>
          </w:p>
          <w:p w14:paraId="7BF76B32" w14:textId="77777777" w:rsidR="007F40FF" w:rsidRDefault="007F40FF" w:rsidP="007F40FF">
            <w:pPr>
              <w:pStyle w:val="Aufzhlung"/>
              <w:numPr>
                <w:ilvl w:val="0"/>
                <w:numId w:val="13"/>
              </w:numPr>
              <w:spacing w:after="0"/>
              <w:ind w:right="0"/>
              <w:textboxTightWrap w:val="allLines"/>
            </w:pPr>
            <w:r>
              <w:t>Anlagenaufbau und –</w:t>
            </w:r>
            <w:proofErr w:type="spellStart"/>
            <w:r>
              <w:t>inbetriebnahme</w:t>
            </w:r>
            <w:proofErr w:type="spellEnd"/>
            <w:r>
              <w:t xml:space="preserve"> beim AN</w:t>
            </w:r>
          </w:p>
          <w:p w14:paraId="5DD84FBA" w14:textId="77777777" w:rsidR="007F40FF" w:rsidRDefault="007F40FF" w:rsidP="007F40FF">
            <w:pPr>
              <w:pStyle w:val="Aufzhlung"/>
              <w:numPr>
                <w:ilvl w:val="0"/>
                <w:numId w:val="13"/>
              </w:numPr>
              <w:spacing w:after="0"/>
              <w:ind w:right="0"/>
              <w:textboxTightWrap w:val="allLines"/>
            </w:pPr>
            <w:r>
              <w:t>Simulation IT-Anbindungen</w:t>
            </w:r>
          </w:p>
          <w:p w14:paraId="4E77886F" w14:textId="77777777" w:rsidR="007F40FF" w:rsidRPr="006C714D" w:rsidRDefault="007F40FF" w:rsidP="007F40FF">
            <w:pPr>
              <w:pStyle w:val="Aufzhlung"/>
              <w:numPr>
                <w:ilvl w:val="0"/>
                <w:numId w:val="13"/>
              </w:numPr>
              <w:spacing w:after="0"/>
              <w:ind w:right="0"/>
              <w:textboxTightWrap w:val="allLines"/>
            </w:pPr>
            <w:r w:rsidRPr="006C714D">
              <w:t>Vorabnahme</w:t>
            </w:r>
          </w:p>
          <w:p w14:paraId="5AB9D972" w14:textId="77777777" w:rsidR="007F40FF" w:rsidRDefault="007F40FF" w:rsidP="007F40FF">
            <w:pPr>
              <w:pStyle w:val="Aufzhlung"/>
              <w:numPr>
                <w:ilvl w:val="0"/>
                <w:numId w:val="13"/>
              </w:numPr>
              <w:spacing w:after="0"/>
              <w:ind w:right="0"/>
              <w:textboxTightWrap w:val="allLines"/>
            </w:pPr>
            <w:r w:rsidRPr="006C714D">
              <w:t>Lieferung und Wiederinbetriebnahme beim AG</w:t>
            </w:r>
          </w:p>
          <w:p w14:paraId="26D7E36D" w14:textId="77777777" w:rsidR="007F40FF" w:rsidRPr="006C714D" w:rsidRDefault="007F40FF" w:rsidP="007F40FF">
            <w:pPr>
              <w:pStyle w:val="Aufzhlung"/>
              <w:numPr>
                <w:ilvl w:val="0"/>
                <w:numId w:val="13"/>
              </w:numPr>
              <w:spacing w:after="0"/>
              <w:ind w:right="0"/>
              <w:textboxTightWrap w:val="allLines"/>
            </w:pPr>
            <w:r>
              <w:t>Einweisung des AG-Personals</w:t>
            </w:r>
          </w:p>
          <w:p w14:paraId="433C8D7C" w14:textId="77777777" w:rsidR="007F40FF" w:rsidRDefault="007F40FF" w:rsidP="007F40FF">
            <w:pPr>
              <w:pStyle w:val="Aufzhlung"/>
              <w:numPr>
                <w:ilvl w:val="0"/>
                <w:numId w:val="13"/>
              </w:numPr>
              <w:spacing w:after="0"/>
              <w:ind w:right="0"/>
              <w:textboxTightWrap w:val="allLines"/>
            </w:pPr>
            <w:r w:rsidRPr="006C714D">
              <w:t>Durchführung MFU und MSA</w:t>
            </w:r>
          </w:p>
          <w:p w14:paraId="050CB36E" w14:textId="77777777" w:rsidR="007F40FF" w:rsidRPr="006C714D" w:rsidRDefault="007F40FF" w:rsidP="007F40FF">
            <w:pPr>
              <w:pStyle w:val="Aufzhlung"/>
              <w:numPr>
                <w:ilvl w:val="0"/>
                <w:numId w:val="13"/>
              </w:numPr>
              <w:spacing w:after="0"/>
              <w:ind w:right="0"/>
              <w:textboxTightWrap w:val="allLines"/>
            </w:pPr>
            <w:r>
              <w:t>Anlauf- und Optimierungsphase</w:t>
            </w:r>
          </w:p>
          <w:p w14:paraId="534C2D38" w14:textId="77777777" w:rsidR="007F40FF" w:rsidRPr="00C011A3" w:rsidRDefault="007F40FF" w:rsidP="007F40FF">
            <w:pPr>
              <w:pStyle w:val="Aufzhlung"/>
              <w:numPr>
                <w:ilvl w:val="0"/>
                <w:numId w:val="13"/>
              </w:numPr>
              <w:spacing w:after="0"/>
              <w:ind w:right="0"/>
              <w:textboxTightWrap w:val="allLines"/>
            </w:pPr>
            <w:r w:rsidRPr="006C714D">
              <w:t>Verfügbarkeitstests</w:t>
            </w:r>
          </w:p>
          <w:p w14:paraId="2C6FA845" w14:textId="77777777" w:rsidR="004A0D95" w:rsidRDefault="004A0D95" w:rsidP="007F40FF"/>
          <w:p w14:paraId="52971A42" w14:textId="77777777" w:rsidR="007F40FF" w:rsidRDefault="007F40FF" w:rsidP="007F40FF">
            <w:r>
              <w:t>Der Terminplan muss im Projektverlauf regelmäßig aktualisiert werden, Terminverschiebungen sind dem AN frühzeitig schriftlich aufzuzeigen.</w:t>
            </w:r>
          </w:p>
          <w:p w14:paraId="09D742DA" w14:textId="77777777" w:rsidR="007F40FF" w:rsidRDefault="007F40FF" w:rsidP="007F40FF">
            <w:r>
              <w:t>Im Laufe des Projektes ist der Terminplan in Absprache mit dem AG auf Einzelstations-/ Prozessebene herunterzubrechen.</w:t>
            </w:r>
          </w:p>
        </w:tc>
        <w:tc>
          <w:tcPr>
            <w:tcW w:w="414" w:type="dxa"/>
          </w:tcPr>
          <w:p w14:paraId="419ADB15" w14:textId="612E39AD" w:rsidR="007F40FF" w:rsidRPr="00FB111E" w:rsidRDefault="007F40FF" w:rsidP="007123BE"/>
        </w:tc>
      </w:tr>
    </w:tbl>
    <w:p w14:paraId="08C2FDA7" w14:textId="456791B7" w:rsidR="007F40FF" w:rsidRPr="00805450" w:rsidRDefault="007F40FF" w:rsidP="00544ED0">
      <w:pPr>
        <w:pStyle w:val="berschrift2"/>
      </w:pPr>
      <w:bookmarkStart w:id="1035" w:name="_Toc485131013"/>
      <w:bookmarkStart w:id="1036" w:name="_Toc112915261"/>
      <w:r w:rsidRPr="00805450">
        <w:lastRenderedPageBreak/>
        <w:t>Musterteile</w:t>
      </w:r>
      <w:bookmarkEnd w:id="1035"/>
      <w:bookmarkEnd w:id="1036"/>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D4E0131" w14:textId="77777777" w:rsidTr="004657C8">
        <w:tc>
          <w:tcPr>
            <w:tcW w:w="0" w:type="auto"/>
          </w:tcPr>
          <w:p w14:paraId="3B899F8C" w14:textId="77777777" w:rsidR="007F40FF" w:rsidRDefault="007F40FF" w:rsidP="007F40FF">
            <w:r>
              <w:t xml:space="preserve">Der Bedarf an Erprobungsteilen ist mit der Abgabe der Angebote vom AN zu definieren. Die Musterteile müssen durch den AN rechtzeitig beim AG angefordert werden. </w:t>
            </w:r>
          </w:p>
          <w:p w14:paraId="29BA9A53" w14:textId="77777777" w:rsidR="007F40FF" w:rsidRDefault="007F40FF" w:rsidP="007F40FF">
            <w:r>
              <w:t xml:space="preserve">Sollten Musterteile nicht oder nicht in ausreichender Anzahl verfügbar sein, ist die Fertigstellung der Anlage trotzdem bestmöglich </w:t>
            </w:r>
            <w:proofErr w:type="gramStart"/>
            <w:r>
              <w:t>voran zu bringen</w:t>
            </w:r>
            <w:proofErr w:type="gramEnd"/>
            <w:r>
              <w:t>.</w:t>
            </w:r>
          </w:p>
        </w:tc>
        <w:tc>
          <w:tcPr>
            <w:tcW w:w="0" w:type="auto"/>
          </w:tcPr>
          <w:p w14:paraId="1C824998" w14:textId="314DFA97" w:rsidR="007F40FF" w:rsidRPr="00FB111E" w:rsidRDefault="007F40FF" w:rsidP="007123BE"/>
        </w:tc>
      </w:tr>
      <w:tr w:rsidR="007F40FF" w:rsidRPr="00BF4A30" w14:paraId="22228E22" w14:textId="77777777" w:rsidTr="004657C8">
        <w:tc>
          <w:tcPr>
            <w:tcW w:w="0" w:type="auto"/>
          </w:tcPr>
          <w:p w14:paraId="44909EC0" w14:textId="77777777" w:rsidR="007F40FF" w:rsidRPr="00FB111E" w:rsidRDefault="007F40FF" w:rsidP="007F40FF"/>
        </w:tc>
        <w:tc>
          <w:tcPr>
            <w:tcW w:w="0" w:type="auto"/>
          </w:tcPr>
          <w:p w14:paraId="7B26FF71" w14:textId="77777777" w:rsidR="007F40FF" w:rsidRPr="00FB111E" w:rsidRDefault="007F40FF" w:rsidP="007123BE"/>
        </w:tc>
      </w:tr>
    </w:tbl>
    <w:p w14:paraId="22B38066" w14:textId="7390CD18" w:rsidR="007F40FF" w:rsidRPr="00805450" w:rsidRDefault="007F40FF" w:rsidP="00544ED0">
      <w:pPr>
        <w:pStyle w:val="berschrift2"/>
      </w:pPr>
      <w:bookmarkStart w:id="1037" w:name="_Ref483301014"/>
      <w:bookmarkStart w:id="1038" w:name="_Toc485131015"/>
      <w:bookmarkStart w:id="1039" w:name="_Toc112915262"/>
      <w:r w:rsidRPr="00805450">
        <w:t>Anlagen FMEA</w:t>
      </w:r>
      <w:bookmarkEnd w:id="1037"/>
      <w:bookmarkEnd w:id="1038"/>
      <w:bookmarkEnd w:id="1039"/>
      <w:r w:rsidR="007123BE">
        <w:t xml:space="preserve"> </w:t>
      </w:r>
      <w:r w:rsidR="00BD33E1">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CB1C87" w:rsidRPr="00BF4A30" w14:paraId="504DCF83" w14:textId="77777777" w:rsidTr="004657C8">
        <w:tc>
          <w:tcPr>
            <w:tcW w:w="0" w:type="auto"/>
          </w:tcPr>
          <w:p w14:paraId="6483CF39" w14:textId="153FEC99" w:rsidR="006350D8" w:rsidRDefault="00DB4616" w:rsidP="00CB1C87">
            <w:r>
              <w:t xml:space="preserve">Zu </w:t>
            </w:r>
            <w:r w:rsidR="00F45979">
              <w:t>eine</w:t>
            </w:r>
            <w:r w:rsidR="000C6701">
              <w:t>m</w:t>
            </w:r>
            <w:r w:rsidR="00F45979">
              <w:t xml:space="preserve"> definierten Meilenstein wird der AN </w:t>
            </w:r>
            <w:r w:rsidR="00CB1C87">
              <w:t xml:space="preserve">zusammen mit AG die bestehende FMEA </w:t>
            </w:r>
            <w:r w:rsidR="000F7B2E">
              <w:t xml:space="preserve">überarbeiten. Dies geschieht durch den AG. </w:t>
            </w:r>
          </w:p>
        </w:tc>
        <w:tc>
          <w:tcPr>
            <w:tcW w:w="0" w:type="auto"/>
          </w:tcPr>
          <w:p w14:paraId="5A10C476" w14:textId="058841A8" w:rsidR="001C1691" w:rsidRPr="00FB111E" w:rsidRDefault="001C1691" w:rsidP="001C1691">
            <w:pPr>
              <w:pStyle w:val="Listenabsatz"/>
              <w:numPr>
                <w:ilvl w:val="0"/>
                <w:numId w:val="12"/>
              </w:numPr>
            </w:pPr>
          </w:p>
        </w:tc>
      </w:tr>
    </w:tbl>
    <w:p w14:paraId="541EBCF7" w14:textId="115C04C5" w:rsidR="007F40FF" w:rsidRPr="00805450" w:rsidRDefault="007F40FF" w:rsidP="00544ED0">
      <w:pPr>
        <w:pStyle w:val="berschrift2"/>
      </w:pPr>
      <w:bookmarkStart w:id="1040" w:name="_Toc485131016"/>
      <w:bookmarkStart w:id="1041" w:name="_Toc112915263"/>
      <w:r w:rsidRPr="00805450">
        <w:t>Ausgewählte Meilensteine</w:t>
      </w:r>
      <w:bookmarkEnd w:id="1040"/>
      <w:bookmarkEnd w:id="1041"/>
    </w:p>
    <w:p w14:paraId="3A442A8B" w14:textId="122FAFAB" w:rsidR="007F40FF" w:rsidRPr="00805450" w:rsidRDefault="007F40FF" w:rsidP="00544ED0">
      <w:pPr>
        <w:pStyle w:val="berschrift3"/>
      </w:pPr>
      <w:bookmarkStart w:id="1042" w:name="_Ref484613342"/>
      <w:bookmarkStart w:id="1043" w:name="_Toc485131018"/>
      <w:bookmarkStart w:id="1044" w:name="_Toc112915264"/>
      <w:r w:rsidRPr="00805450">
        <w:t>Konstruktionsfreigaben</w:t>
      </w:r>
      <w:bookmarkEnd w:id="1042"/>
      <w:bookmarkEnd w:id="1043"/>
      <w:bookmarkEnd w:id="1044"/>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1CA7AA38" w14:textId="77777777" w:rsidTr="004657C8">
        <w:tc>
          <w:tcPr>
            <w:tcW w:w="0" w:type="auto"/>
          </w:tcPr>
          <w:p w14:paraId="6420F607" w14:textId="77777777" w:rsidR="007F40FF" w:rsidRPr="00B57D0B" w:rsidRDefault="007F40FF" w:rsidP="007F40FF">
            <w:pPr>
              <w:rPr>
                <w:b/>
              </w:rPr>
            </w:pPr>
            <w:r w:rsidRPr="00B57D0B">
              <w:rPr>
                <w:b/>
              </w:rPr>
              <w:t>Konstruktionsfreigaben</w:t>
            </w:r>
            <w:r>
              <w:rPr>
                <w:b/>
              </w:rPr>
              <w:t xml:space="preserve"> Mechanik</w:t>
            </w:r>
            <w:r w:rsidRPr="00B57D0B">
              <w:rPr>
                <w:b/>
              </w:rPr>
              <w:t>:</w:t>
            </w:r>
          </w:p>
          <w:p w14:paraId="5F8B5B15" w14:textId="77777777" w:rsidR="007F40FF" w:rsidRPr="00C011A3" w:rsidRDefault="007F40FF" w:rsidP="007F40FF">
            <w:r>
              <w:t xml:space="preserve">Bevor Anlagenteile bestellt oder gefertigt werden, muss die Konstruktion durch den AG freigegeben werden. Für die </w:t>
            </w:r>
            <w:proofErr w:type="spellStart"/>
            <w:r>
              <w:t>Konstruktionsdurchsprache</w:t>
            </w:r>
            <w:proofErr w:type="spellEnd"/>
            <w:r>
              <w:t xml:space="preserve"> müssen </w:t>
            </w:r>
            <w:r w:rsidRPr="00C011A3">
              <w:t>folgende Punkte voll</w:t>
            </w:r>
            <w:r>
              <w:t>ständig nach BMW-Standard vorliegen</w:t>
            </w:r>
            <w:r w:rsidRPr="00C011A3">
              <w:t>:</w:t>
            </w:r>
          </w:p>
          <w:p w14:paraId="00322E18" w14:textId="77777777" w:rsidR="007F40FF" w:rsidRDefault="007F40FF" w:rsidP="007F40FF">
            <w:pPr>
              <w:pStyle w:val="Aufzhlung"/>
              <w:numPr>
                <w:ilvl w:val="0"/>
                <w:numId w:val="13"/>
              </w:numPr>
              <w:spacing w:after="0"/>
              <w:ind w:right="0"/>
              <w:textboxTightWrap w:val="allLines"/>
            </w:pPr>
            <w:r w:rsidRPr="00C011A3">
              <w:t>Layout</w:t>
            </w:r>
          </w:p>
          <w:p w14:paraId="201EECB1" w14:textId="77777777" w:rsidR="007F40FF" w:rsidRPr="00C011A3" w:rsidRDefault="007F40FF" w:rsidP="007F40FF">
            <w:pPr>
              <w:pStyle w:val="Aufzhlung"/>
              <w:numPr>
                <w:ilvl w:val="0"/>
                <w:numId w:val="13"/>
              </w:numPr>
              <w:spacing w:after="0"/>
              <w:ind w:right="0"/>
              <w:textboxTightWrap w:val="allLines"/>
            </w:pPr>
            <w:r>
              <w:t>Anlagen-FMEA</w:t>
            </w:r>
          </w:p>
          <w:p w14:paraId="5D6B0EF4" w14:textId="77777777" w:rsidR="007F40FF" w:rsidRPr="00CD7089" w:rsidRDefault="007F40FF" w:rsidP="007F40FF">
            <w:pPr>
              <w:pStyle w:val="Aufzhlung"/>
              <w:numPr>
                <w:ilvl w:val="0"/>
                <w:numId w:val="13"/>
              </w:numPr>
              <w:spacing w:after="0"/>
              <w:ind w:right="0"/>
              <w:textboxTightWrap w:val="allLines"/>
            </w:pPr>
            <w:r w:rsidRPr="00CD7089">
              <w:t xml:space="preserve">Gefahrenanalyse &amp; Sicherheitskonzept </w:t>
            </w:r>
            <w:r w:rsidRPr="00CD7089">
              <w:rPr>
                <w:color w:val="000000"/>
              </w:rPr>
              <w:t>(Layout SG mit Schutztüren, BWS usw.)</w:t>
            </w:r>
          </w:p>
          <w:p w14:paraId="6F2987E5" w14:textId="77777777" w:rsidR="007F40FF" w:rsidRDefault="007F40FF" w:rsidP="007F40FF">
            <w:pPr>
              <w:pStyle w:val="Aufzhlung"/>
              <w:numPr>
                <w:ilvl w:val="0"/>
                <w:numId w:val="13"/>
              </w:numPr>
              <w:spacing w:after="0"/>
              <w:ind w:right="0"/>
              <w:textboxTightWrap w:val="allLines"/>
            </w:pPr>
            <w:r w:rsidRPr="00C011A3">
              <w:t>Ablaufbeschreibung</w:t>
            </w:r>
            <w:r>
              <w:t xml:space="preserve"> inkl. Sonderprozessen (</w:t>
            </w:r>
            <w:proofErr w:type="spellStart"/>
            <w:r>
              <w:t>niO</w:t>
            </w:r>
            <w:proofErr w:type="spellEnd"/>
            <w:r>
              <w:t>, Ausschleusen, Notstrategieabläufe…)</w:t>
            </w:r>
          </w:p>
          <w:p w14:paraId="274F538E" w14:textId="77777777" w:rsidR="007F40FF" w:rsidRDefault="007F40FF" w:rsidP="007F40FF">
            <w:pPr>
              <w:pStyle w:val="Aufzhlung"/>
              <w:numPr>
                <w:ilvl w:val="0"/>
                <w:numId w:val="13"/>
              </w:numPr>
              <w:spacing w:after="0"/>
              <w:ind w:right="0"/>
              <w:textboxTightWrap w:val="allLines"/>
            </w:pPr>
            <w:r>
              <w:t>Taktzeitdiagramm</w:t>
            </w:r>
          </w:p>
          <w:p w14:paraId="29452FB3" w14:textId="77777777" w:rsidR="007F40FF" w:rsidRDefault="007F40FF" w:rsidP="007F40FF">
            <w:pPr>
              <w:pStyle w:val="Aufzhlung"/>
              <w:numPr>
                <w:ilvl w:val="0"/>
                <w:numId w:val="13"/>
              </w:numPr>
              <w:spacing w:after="0"/>
              <w:ind w:right="0"/>
              <w:textboxTightWrap w:val="allLines"/>
            </w:pPr>
            <w:r w:rsidRPr="00C011A3">
              <w:t xml:space="preserve">Hersteller und Typ </w:t>
            </w:r>
            <w:r>
              <w:t>der eingesetzten Bauteile</w:t>
            </w:r>
          </w:p>
          <w:p w14:paraId="5E43B9F2" w14:textId="77777777" w:rsidR="007F40FF" w:rsidRPr="00E7526C" w:rsidRDefault="007F40FF" w:rsidP="007F40FF">
            <w:pPr>
              <w:pStyle w:val="Aufzhlung"/>
              <w:numPr>
                <w:ilvl w:val="0"/>
                <w:numId w:val="13"/>
              </w:numPr>
              <w:spacing w:after="0"/>
              <w:ind w:right="0"/>
              <w:textboxTightWrap w:val="allLines"/>
            </w:pPr>
            <w:r>
              <w:t>Vorschläge zu Ersatz- und Verschleißteilen</w:t>
            </w:r>
            <w:r w:rsidRPr="00E7526C">
              <w:t xml:space="preserve"> gemäß Abschnitt „</w:t>
            </w:r>
            <w:r>
              <w:t>Instandhaltung der Anlage</w:t>
            </w:r>
            <w:r w:rsidRPr="00E7526C">
              <w:t>“</w:t>
            </w:r>
          </w:p>
          <w:p w14:paraId="67416389" w14:textId="77777777" w:rsidR="007F40FF" w:rsidRDefault="007F40FF" w:rsidP="007F40FF">
            <w:pPr>
              <w:pStyle w:val="Aufzhlung"/>
              <w:numPr>
                <w:ilvl w:val="0"/>
                <w:numId w:val="13"/>
              </w:numPr>
              <w:spacing w:after="0"/>
              <w:ind w:right="0"/>
              <w:textboxTightWrap w:val="allLines"/>
            </w:pPr>
            <w:r>
              <w:t>Robotersimulation</w:t>
            </w:r>
          </w:p>
          <w:p w14:paraId="52946AD1" w14:textId="77777777" w:rsidR="007F40FF" w:rsidRDefault="007F40FF" w:rsidP="007F40FF">
            <w:pPr>
              <w:pStyle w:val="Aufzhlung"/>
              <w:numPr>
                <w:ilvl w:val="0"/>
                <w:numId w:val="13"/>
              </w:numPr>
              <w:spacing w:after="0"/>
              <w:ind w:right="0"/>
              <w:textboxTightWrap w:val="allLines"/>
            </w:pPr>
            <w:r w:rsidRPr="00C011A3">
              <w:t>Angaben über erforderliche Maßnahmen (Medien</w:t>
            </w:r>
            <w:r>
              <w:t>anschlüsse</w:t>
            </w:r>
            <w:r w:rsidRPr="00C011A3">
              <w:t xml:space="preserve"> etc.) durch den AG</w:t>
            </w:r>
          </w:p>
          <w:p w14:paraId="22D2AAEB" w14:textId="77777777" w:rsidR="007F40FF" w:rsidRDefault="007F40FF" w:rsidP="007F40FF">
            <w:pPr>
              <w:pStyle w:val="Aufzhlung"/>
              <w:numPr>
                <w:ilvl w:val="0"/>
                <w:numId w:val="13"/>
              </w:numPr>
              <w:spacing w:after="0"/>
              <w:ind w:right="0"/>
              <w:textboxTightWrap w:val="allLines"/>
            </w:pPr>
            <w:r>
              <w:t>Kritische Maßketten mit Einfluss auf die Produktqualität</w:t>
            </w:r>
          </w:p>
          <w:p w14:paraId="06F3CECB" w14:textId="77777777" w:rsidR="007F40FF" w:rsidRDefault="007F40FF" w:rsidP="007F40FF">
            <w:r>
              <w:t xml:space="preserve">Die </w:t>
            </w:r>
            <w:proofErr w:type="spellStart"/>
            <w:r>
              <w:t>Konstruktionsdurchsprache</w:t>
            </w:r>
            <w:proofErr w:type="spellEnd"/>
            <w:r>
              <w:t xml:space="preserve"> erfolgt anhand von CAD-Daten und einer Ablaufbeschreibung (PDF mit Bildern und Details je Prozessschritt). </w:t>
            </w:r>
          </w:p>
          <w:p w14:paraId="5250F7EB" w14:textId="77777777" w:rsidR="007F40FF" w:rsidRDefault="007F40FF" w:rsidP="007F40FF"/>
          <w:p w14:paraId="0743D8BA" w14:textId="77777777" w:rsidR="007F40FF" w:rsidRPr="00B57D0B" w:rsidRDefault="007F40FF" w:rsidP="007F40FF">
            <w:pPr>
              <w:rPr>
                <w:b/>
              </w:rPr>
            </w:pPr>
            <w:r w:rsidRPr="00B57D0B">
              <w:rPr>
                <w:b/>
              </w:rPr>
              <w:t>Konstruktionsfreigaben</w:t>
            </w:r>
            <w:r>
              <w:rPr>
                <w:b/>
              </w:rPr>
              <w:t xml:space="preserve"> Steuerung</w:t>
            </w:r>
            <w:r w:rsidRPr="00B57D0B">
              <w:rPr>
                <w:b/>
              </w:rPr>
              <w:t>:</w:t>
            </w:r>
          </w:p>
          <w:p w14:paraId="50DE0FB1" w14:textId="77777777" w:rsidR="007F40FF" w:rsidRPr="00CD7089" w:rsidRDefault="007F40FF" w:rsidP="007F40FF">
            <w:r w:rsidRPr="00CD7089">
              <w:t>Bevor mit Hardwareinstallation oder Programmierung gestartet wird</w:t>
            </w:r>
            <w:r>
              <w:t>,</w:t>
            </w:r>
            <w:r w:rsidRPr="00CD7089">
              <w:t xml:space="preserve"> sind folgende Punkte vom AN freizugeben:</w:t>
            </w:r>
          </w:p>
          <w:p w14:paraId="720CD503" w14:textId="77777777" w:rsidR="007F40FF" w:rsidRPr="00CD7089" w:rsidRDefault="007F40FF" w:rsidP="007F40FF">
            <w:pPr>
              <w:pStyle w:val="Aufzhlung"/>
              <w:numPr>
                <w:ilvl w:val="0"/>
                <w:numId w:val="13"/>
              </w:numPr>
              <w:spacing w:after="0"/>
              <w:ind w:right="0"/>
              <w:textboxTightWrap w:val="allLines"/>
            </w:pPr>
            <w:r w:rsidRPr="00CD7089">
              <w:t>Hardwareplan (EPLAN) in</w:t>
            </w:r>
            <w:r w:rsidR="004A7724">
              <w:t>kl. Schaltschrankaufbauentwürfe</w:t>
            </w:r>
          </w:p>
          <w:p w14:paraId="7154BA84" w14:textId="77777777" w:rsidR="007F40FF" w:rsidRPr="00CD7089" w:rsidRDefault="007F40FF" w:rsidP="007F40FF">
            <w:pPr>
              <w:pStyle w:val="Aufzhlung"/>
              <w:numPr>
                <w:ilvl w:val="0"/>
                <w:numId w:val="13"/>
              </w:numPr>
              <w:spacing w:after="0"/>
              <w:ind w:right="0"/>
              <w:textboxTightWrap w:val="allLines"/>
            </w:pPr>
            <w:r w:rsidRPr="00CD7089">
              <w:t>Hersteller und</w:t>
            </w:r>
            <w:r w:rsidRPr="00C011A3">
              <w:t xml:space="preserve"> Typ </w:t>
            </w:r>
            <w:r>
              <w:t>der eingesetzten Bauteile</w:t>
            </w:r>
          </w:p>
          <w:p w14:paraId="5A843F7B" w14:textId="77777777" w:rsidR="007F40FF" w:rsidRDefault="007F40FF" w:rsidP="007F40FF">
            <w:pPr>
              <w:pStyle w:val="Aufzhlung"/>
              <w:numPr>
                <w:ilvl w:val="0"/>
                <w:numId w:val="13"/>
              </w:numPr>
              <w:spacing w:after="0"/>
              <w:ind w:right="0"/>
              <w:textboxTightWrap w:val="allLines"/>
            </w:pPr>
            <w:r>
              <w:t>Anlagen-Visualisierungskonzept</w:t>
            </w:r>
          </w:p>
          <w:p w14:paraId="1E843052" w14:textId="77777777" w:rsidR="007F40FF" w:rsidRPr="00222FFD" w:rsidRDefault="007F40FF" w:rsidP="007F40FF">
            <w:pPr>
              <w:pStyle w:val="Aufzhlung"/>
              <w:numPr>
                <w:ilvl w:val="0"/>
                <w:numId w:val="13"/>
              </w:numPr>
              <w:tabs>
                <w:tab w:val="left" w:pos="708"/>
              </w:tabs>
              <w:adjustRightInd/>
              <w:spacing w:after="0"/>
              <w:ind w:right="0"/>
              <w:textAlignment w:val="auto"/>
            </w:pPr>
            <w:r w:rsidRPr="00222FFD">
              <w:rPr>
                <w:color w:val="000000"/>
              </w:rPr>
              <w:t>IP-Adressen und IP-Namen (Zuteilung der Adressbereiche erfolgt durch den AG)</w:t>
            </w:r>
          </w:p>
          <w:p w14:paraId="503E7D13" w14:textId="77777777" w:rsidR="007F40FF" w:rsidRPr="00222FFD" w:rsidRDefault="007F40FF" w:rsidP="007F40FF">
            <w:pPr>
              <w:pStyle w:val="Aufzhlung"/>
              <w:numPr>
                <w:ilvl w:val="0"/>
                <w:numId w:val="13"/>
              </w:numPr>
              <w:spacing w:after="0"/>
              <w:ind w:right="0"/>
              <w:textboxTightWrap w:val="allLines"/>
            </w:pPr>
            <w:r w:rsidRPr="00222FFD">
              <w:t>Definition der Störmeldungen nach dem BMW-Störmeldekonzept</w:t>
            </w:r>
          </w:p>
          <w:p w14:paraId="08512017" w14:textId="77777777" w:rsidR="007F40FF" w:rsidRDefault="007F40FF" w:rsidP="007F40FF">
            <w:pPr>
              <w:pStyle w:val="Aufzhlung"/>
              <w:numPr>
                <w:ilvl w:val="0"/>
                <w:numId w:val="0"/>
              </w:numPr>
              <w:spacing w:after="0"/>
              <w:ind w:right="0"/>
              <w:textboxTightWrap w:val="allLines"/>
              <w:rPr>
                <w:highlight w:val="magenta"/>
              </w:rPr>
            </w:pPr>
          </w:p>
          <w:p w14:paraId="2B48D232" w14:textId="77777777" w:rsidR="004A0D95" w:rsidRDefault="004A0D95" w:rsidP="007F40FF"/>
          <w:p w14:paraId="23B498B7" w14:textId="77777777" w:rsidR="007F40FF" w:rsidRDefault="007F40FF" w:rsidP="007F40FF">
            <w:r w:rsidRPr="00222FFD">
              <w:t>Die Freigaben durch den AG entbinden den AN nicht von der Gesamtverantwortung.</w:t>
            </w:r>
          </w:p>
        </w:tc>
        <w:tc>
          <w:tcPr>
            <w:tcW w:w="0" w:type="auto"/>
          </w:tcPr>
          <w:p w14:paraId="60E3C273" w14:textId="4A72EC24" w:rsidR="007F40FF" w:rsidRPr="00FB111E" w:rsidRDefault="007F40FF" w:rsidP="007123BE"/>
        </w:tc>
      </w:tr>
    </w:tbl>
    <w:p w14:paraId="6739E428" w14:textId="35DA03AF" w:rsidR="007F40FF" w:rsidRPr="00805450" w:rsidRDefault="007F40FF" w:rsidP="00544ED0">
      <w:pPr>
        <w:pStyle w:val="berschrift3"/>
        <w:rPr>
          <w:lang w:val="en-US"/>
        </w:rPr>
      </w:pPr>
      <w:bookmarkStart w:id="1045" w:name="_Toc485131019"/>
      <w:bookmarkStart w:id="1046" w:name="_Toc112915265"/>
      <w:r w:rsidRPr="00805450">
        <w:rPr>
          <w:lang w:val="en-US"/>
        </w:rPr>
        <w:t>Simulation IT-</w:t>
      </w:r>
      <w:proofErr w:type="spellStart"/>
      <w:r w:rsidRPr="00805450">
        <w:rPr>
          <w:lang w:val="en-US"/>
        </w:rPr>
        <w:t>Anbindungen</w:t>
      </w:r>
      <w:bookmarkEnd w:id="1045"/>
      <w:bookmarkEnd w:id="1046"/>
      <w:proofErr w:type="spellEnd"/>
      <w:r w:rsidR="007123BE">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33B3C8AF" w14:textId="77777777" w:rsidTr="004657C8">
        <w:tc>
          <w:tcPr>
            <w:tcW w:w="0" w:type="auto"/>
          </w:tcPr>
          <w:p w14:paraId="32F2CD1D" w14:textId="77777777" w:rsidR="007F40FF" w:rsidRDefault="007F40FF" w:rsidP="007F40FF">
            <w:r>
              <w:t>I</w:t>
            </w:r>
            <w:r w:rsidRPr="00C011A3">
              <w:t>n Zusammenarbeit mit der Steuerungsplanung</w:t>
            </w:r>
            <w:r>
              <w:t xml:space="preserve"> sind z</w:t>
            </w:r>
            <w:r w:rsidRPr="00C011A3">
              <w:t>ur Anlagen-Vorabnahme unter Verwendung einer Simulationssoftware (</w:t>
            </w:r>
            <w:r>
              <w:t>AG-Beistellung</w:t>
            </w:r>
            <w:r w:rsidRPr="00C011A3">
              <w:t>) die IPS-C sowie die IPM-Anbindung funktionell aufzuzeigen.</w:t>
            </w:r>
          </w:p>
        </w:tc>
        <w:tc>
          <w:tcPr>
            <w:tcW w:w="0" w:type="auto"/>
          </w:tcPr>
          <w:p w14:paraId="27B3B1AC" w14:textId="07CC2BEA" w:rsidR="007F40FF" w:rsidRPr="00FB111E" w:rsidRDefault="007F40FF" w:rsidP="007F40FF"/>
        </w:tc>
      </w:tr>
    </w:tbl>
    <w:p w14:paraId="1326BA11" w14:textId="3EBD7398" w:rsidR="007F40FF" w:rsidRPr="007123BE" w:rsidRDefault="007F40FF" w:rsidP="00544ED0">
      <w:pPr>
        <w:pStyle w:val="berschrift3"/>
        <w:rPr>
          <w:lang w:val="en-US"/>
        </w:rPr>
      </w:pPr>
      <w:bookmarkStart w:id="1047" w:name="_Toc112915266"/>
      <w:proofErr w:type="spellStart"/>
      <w:r w:rsidRPr="007123BE">
        <w:rPr>
          <w:lang w:val="en-US"/>
        </w:rPr>
        <w:lastRenderedPageBreak/>
        <w:t>Technische</w:t>
      </w:r>
      <w:proofErr w:type="spellEnd"/>
      <w:r w:rsidRPr="007123BE">
        <w:rPr>
          <w:lang w:val="en-US"/>
        </w:rPr>
        <w:t xml:space="preserve"> </w:t>
      </w:r>
      <w:proofErr w:type="spellStart"/>
      <w:r w:rsidRPr="007123BE">
        <w:rPr>
          <w:lang w:val="en-US"/>
        </w:rPr>
        <w:t>Vorabnahme</w:t>
      </w:r>
      <w:proofErr w:type="spellEnd"/>
      <w:r w:rsidRPr="007123BE">
        <w:rPr>
          <w:lang w:val="en-US"/>
        </w:rPr>
        <w:t xml:space="preserve"> und </w:t>
      </w:r>
      <w:proofErr w:type="spellStart"/>
      <w:r w:rsidRPr="007123BE">
        <w:rPr>
          <w:lang w:val="en-US"/>
        </w:rPr>
        <w:t>Lieferfreigabe</w:t>
      </w:r>
      <w:bookmarkEnd w:id="1047"/>
      <w:proofErr w:type="spellEnd"/>
      <w:r w:rsidR="007123BE" w:rsidRPr="007123BE">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BAF773D" w14:textId="77777777" w:rsidTr="004657C8">
        <w:tc>
          <w:tcPr>
            <w:tcW w:w="0" w:type="auto"/>
          </w:tcPr>
          <w:p w14:paraId="4FBCE582" w14:textId="77777777" w:rsidR="007F40FF" w:rsidRPr="0008341C" w:rsidRDefault="007F40FF" w:rsidP="007F40FF">
            <w:r w:rsidRPr="0008341C">
              <w:t>Die Technische Vorabnahme ist Bestandteil der Begutachtung beim AN. Voraussetzung für die technische Vorabnahme ist, dass der vorabzunehmende Umfang betriebs- und funktionsbereit ist. Bei sämtlichen technischen Vorabnahmen werden insbesondere folgende Umfänge geprüft:</w:t>
            </w:r>
          </w:p>
          <w:p w14:paraId="1CBD8312" w14:textId="77777777" w:rsidR="007F40FF" w:rsidRPr="0008341C" w:rsidRDefault="007F40FF" w:rsidP="007F40FF">
            <w:pPr>
              <w:pStyle w:val="Aufzhlung1"/>
            </w:pPr>
            <w:r w:rsidRPr="0008341C">
              <w:t>Funktionen</w:t>
            </w:r>
          </w:p>
          <w:p w14:paraId="2D5A1106" w14:textId="77777777" w:rsidR="007F40FF" w:rsidRPr="0008341C" w:rsidRDefault="007F40FF" w:rsidP="007F40FF">
            <w:pPr>
              <w:pStyle w:val="Aufzhlung1"/>
            </w:pPr>
            <w:r w:rsidRPr="0008341C">
              <w:t>Einhaltung Spezifikationen</w:t>
            </w:r>
          </w:p>
          <w:p w14:paraId="734BD198" w14:textId="77777777" w:rsidR="007F40FF" w:rsidRPr="0008341C" w:rsidRDefault="007F40FF" w:rsidP="007F40FF">
            <w:pPr>
              <w:pStyle w:val="Aufzhlung1"/>
            </w:pPr>
            <w:r w:rsidRPr="0008341C">
              <w:t>Fertigungs- und Montagequalität</w:t>
            </w:r>
          </w:p>
          <w:p w14:paraId="3EB499D2" w14:textId="77777777" w:rsidR="007F40FF" w:rsidRPr="0008341C" w:rsidRDefault="007F40FF" w:rsidP="007F40FF">
            <w:pPr>
              <w:pStyle w:val="Aufzhlung1"/>
            </w:pPr>
            <w:r w:rsidRPr="0008341C">
              <w:t xml:space="preserve">Aspekte der Arbeitssicherheit. </w:t>
            </w:r>
          </w:p>
          <w:p w14:paraId="317DF2D1" w14:textId="77777777" w:rsidR="004A0D95" w:rsidRPr="0008341C" w:rsidRDefault="004A0D95" w:rsidP="007F40FF"/>
          <w:p w14:paraId="47D91A7C" w14:textId="77777777" w:rsidR="007F40FF" w:rsidRPr="0008341C" w:rsidRDefault="007F40FF" w:rsidP="007F40FF">
            <w:r w:rsidRPr="0008341C">
              <w:t xml:space="preserve">Die technische Vorabnahme erfolgt sowohl für einzelne Stationen als auch für den Verbund der Gesamtanlage. Werden einzelne Linienteile oder Anlagen an verschiedenen Standorten gefertigt, so müssen diese für eine gemeinsame technische Vorabnahme an einem Ort zusammen aufgebaut und für die technische Vorabnahme in Betrieb genommen werden. </w:t>
            </w:r>
          </w:p>
          <w:p w14:paraId="6ED9E9BA" w14:textId="77777777" w:rsidR="007F40FF" w:rsidRPr="0008341C" w:rsidRDefault="007F40FF" w:rsidP="0008341C">
            <w:r w:rsidRPr="0008341C">
              <w:t xml:space="preserve">Im Rahmen der Vorabnahme sind </w:t>
            </w:r>
            <w:r w:rsidR="0008341C" w:rsidRPr="0008341C">
              <w:t xml:space="preserve">eine durch den AG vorgegebene Anzahl an </w:t>
            </w:r>
            <w:r w:rsidRPr="0008341C">
              <w:t>Teile</w:t>
            </w:r>
            <w:r w:rsidR="0008341C" w:rsidRPr="0008341C">
              <w:t>n</w:t>
            </w:r>
            <w:r w:rsidRPr="0008341C">
              <w:t xml:space="preserve"> zu fertigen</w:t>
            </w:r>
            <w:r w:rsidR="0008341C" w:rsidRPr="0008341C">
              <w:t>.</w:t>
            </w:r>
          </w:p>
          <w:p w14:paraId="38E866E1" w14:textId="77777777" w:rsidR="007F40FF" w:rsidRPr="0008341C" w:rsidRDefault="007F40FF" w:rsidP="007F40FF"/>
          <w:p w14:paraId="46BF8534" w14:textId="77777777" w:rsidR="007F40FF" w:rsidRPr="0008341C" w:rsidRDefault="007F40FF" w:rsidP="007F40FF">
            <w:r w:rsidRPr="0008341C">
              <w:t xml:space="preserve">Der Termin der technischen Vorabnahme muss vom AN so geplant werden, dass vor Auslieferung noch ausreichend Zeit besteht eventuelle Beanstandungen zu beheben. </w:t>
            </w:r>
          </w:p>
          <w:p w14:paraId="3C65EFF6" w14:textId="77777777" w:rsidR="007F40FF" w:rsidRPr="0008341C" w:rsidRDefault="007F40FF" w:rsidP="007F40FF">
            <w:r w:rsidRPr="0008341C">
              <w:t xml:space="preserve">Die technische Vorabnahme und Lieferfreigabe </w:t>
            </w:r>
            <w:proofErr w:type="gramStart"/>
            <w:r w:rsidRPr="0008341C">
              <w:t>wird</w:t>
            </w:r>
            <w:proofErr w:type="gramEnd"/>
            <w:r w:rsidRPr="0008341C">
              <w:t xml:space="preserve"> seitens AG mittels einer Checkliste (siehe Anlagen) bewertet.</w:t>
            </w:r>
          </w:p>
          <w:p w14:paraId="2DB38291" w14:textId="77777777" w:rsidR="007F40FF" w:rsidRPr="0008341C" w:rsidRDefault="007F40FF" w:rsidP="007F40FF"/>
          <w:p w14:paraId="5AA4B21E" w14:textId="77777777" w:rsidR="007F40FF" w:rsidRPr="0008341C" w:rsidRDefault="007F40FF" w:rsidP="007F40FF">
            <w:r w:rsidRPr="0008341C">
              <w:t>Der AG behält sich außerdem vor, ggf. auch Kontrollen und Zwischenabnahmen bei Sublieferanten durchzuführen.</w:t>
            </w:r>
          </w:p>
        </w:tc>
        <w:tc>
          <w:tcPr>
            <w:tcW w:w="0" w:type="auto"/>
          </w:tcPr>
          <w:p w14:paraId="41008307" w14:textId="050861EB" w:rsidR="007F40FF" w:rsidRPr="00FB111E" w:rsidRDefault="007F40FF" w:rsidP="007123BE"/>
        </w:tc>
      </w:tr>
    </w:tbl>
    <w:p w14:paraId="257E34E1" w14:textId="0C30BA80" w:rsidR="007F40FF" w:rsidRPr="00805450" w:rsidRDefault="00AC1D9B" w:rsidP="00544ED0">
      <w:pPr>
        <w:pStyle w:val="berschrift3"/>
      </w:pPr>
      <w:bookmarkStart w:id="1048" w:name="_Toc485131021"/>
      <w:bookmarkStart w:id="1049" w:name="_Toc112915267"/>
      <w:r>
        <w:t>Anlagena</w:t>
      </w:r>
      <w:r w:rsidR="007F40FF" w:rsidRPr="00805450">
        <w:t>ufbau und Wiederinbetriebnahme</w:t>
      </w:r>
      <w:bookmarkEnd w:id="1048"/>
      <w:bookmarkEnd w:id="1049"/>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6C96AF4B" w14:textId="77777777" w:rsidTr="004657C8">
        <w:tc>
          <w:tcPr>
            <w:tcW w:w="0" w:type="auto"/>
          </w:tcPr>
          <w:p w14:paraId="75BF6DC8" w14:textId="77777777" w:rsidR="007F40FF" w:rsidRPr="00C011A3" w:rsidRDefault="007F40FF" w:rsidP="007F40FF">
            <w:r w:rsidRPr="00C011A3">
              <w:t xml:space="preserve">Der AN erstellt 4 Wochen vor Montagebeginn einen taggenauen Terminplan über den detaillierten Montage- und </w:t>
            </w:r>
            <w:proofErr w:type="spellStart"/>
            <w:r w:rsidRPr="00C011A3">
              <w:t>Inbetriebnahmeablauf</w:t>
            </w:r>
            <w:proofErr w:type="spellEnd"/>
            <w:r w:rsidRPr="00C011A3">
              <w:t xml:space="preserve"> und benennt letztmöglich Subunternehmer für die Montage.</w:t>
            </w:r>
            <w:r w:rsidRPr="00FD695E">
              <w:t xml:space="preserve"> </w:t>
            </w:r>
            <w:r w:rsidRPr="00C011A3">
              <w:t>Zeitgleich zum detaillierten Terminplan ist ein Personal</w:t>
            </w:r>
            <w:r>
              <w:t>einsatz</w:t>
            </w:r>
            <w:r w:rsidRPr="00C011A3">
              <w:t>plan</w:t>
            </w:r>
            <w:r>
              <w:t xml:space="preserve"> (nach Vorlage des AG)</w:t>
            </w:r>
            <w:r w:rsidRPr="00C011A3">
              <w:t xml:space="preserve"> vorzulegen</w:t>
            </w:r>
            <w:r>
              <w:t>, der</w:t>
            </w:r>
            <w:r w:rsidRPr="00C011A3">
              <w:t xml:space="preserve"> </w:t>
            </w:r>
            <w:r>
              <w:t>Namen</w:t>
            </w:r>
            <w:r w:rsidRPr="00C011A3">
              <w:t xml:space="preserve"> und Aufgabe</w:t>
            </w:r>
            <w:r>
              <w:t>n</w:t>
            </w:r>
            <w:r w:rsidRPr="00C011A3">
              <w:t xml:space="preserve"> der eingesetzten Mitarbeiter beinhaltet.</w:t>
            </w:r>
            <w:r w:rsidRPr="00352CE4">
              <w:t xml:space="preserve"> </w:t>
            </w:r>
            <w:r w:rsidRPr="00C011A3">
              <w:t xml:space="preserve">Mit Start der ersten Maßnahmen muss die Projektleitung </w:t>
            </w:r>
            <w:r>
              <w:t xml:space="preserve">des AN </w:t>
            </w:r>
            <w:r w:rsidRPr="00C011A3">
              <w:t xml:space="preserve">bzw. </w:t>
            </w:r>
            <w:r>
              <w:t>eine</w:t>
            </w:r>
            <w:r w:rsidRPr="00C011A3">
              <w:t xml:space="preserve"> Vertretung </w:t>
            </w:r>
            <w:r>
              <w:t>mit Entscheidungsbefugnissen</w:t>
            </w:r>
            <w:r w:rsidRPr="00C011A3">
              <w:t xml:space="preserve"> ständig vor Ort sein.</w:t>
            </w:r>
          </w:p>
          <w:p w14:paraId="4BE38DE3" w14:textId="77777777" w:rsidR="001C1C95" w:rsidRDefault="001C1C95" w:rsidP="007F40FF"/>
          <w:p w14:paraId="73C71D98" w14:textId="77777777" w:rsidR="007F40FF" w:rsidRDefault="007F40FF" w:rsidP="007F40FF">
            <w:r w:rsidRPr="00C011A3">
              <w:t xml:space="preserve">Falls der Lieferant einen Baucontainer mitbringt, ist dies 6 Wochen vor Baubeginn zur Klärung der Standortfrage mitzuteilen. Über die Aufstellung wird seitens </w:t>
            </w:r>
            <w:r>
              <w:t>AG</w:t>
            </w:r>
            <w:r w:rsidRPr="00C011A3">
              <w:t xml:space="preserve"> entschieden. </w:t>
            </w:r>
          </w:p>
          <w:p w14:paraId="38C75225" w14:textId="77777777" w:rsidR="004A0D95" w:rsidRDefault="004A0D95" w:rsidP="007F40FF"/>
          <w:p w14:paraId="51A72E15" w14:textId="77777777" w:rsidR="004A0D95" w:rsidRDefault="004A0D95" w:rsidP="007F40FF"/>
          <w:p w14:paraId="159FB0E6" w14:textId="77777777" w:rsidR="007F40FF" w:rsidRDefault="007F40FF" w:rsidP="007F40FF">
            <w:r>
              <w:t>Im Rahmen der regelmäßigen Baustellenbesprechungen muss der AN den Baufortschritt, evtl. Abweichungen unter Einbeziehung aller umgebenden Gewerke und deren Auswirkungen auf den Projektablauf darstellen.</w:t>
            </w:r>
          </w:p>
          <w:p w14:paraId="2A523628" w14:textId="77777777" w:rsidR="00105D07" w:rsidRDefault="007F40FF" w:rsidP="007F40FF">
            <w:r>
              <w:t xml:space="preserve">Bei Behinderung der Montage- und </w:t>
            </w:r>
            <w:proofErr w:type="spellStart"/>
            <w:r>
              <w:t>Inbetriebnahmearbeiten</w:t>
            </w:r>
            <w:proofErr w:type="spellEnd"/>
            <w:r>
              <w:t xml:space="preserve"> im üblichen Umfang muss der Baustellenleiter bereit sein, kurzfristig sein Personal in anderen Teilbereichen seines Realisierungsumfanges nach Absprache und Aufforderung durch</w:t>
            </w:r>
            <w:r w:rsidR="00105D07">
              <w:t xml:space="preserve"> die AG-Bauleitung einzusetzen.</w:t>
            </w:r>
          </w:p>
          <w:p w14:paraId="70CA6A93" w14:textId="77777777" w:rsidR="004A0D95" w:rsidRDefault="004A0D95" w:rsidP="007F40FF"/>
          <w:p w14:paraId="20676C29" w14:textId="77777777" w:rsidR="004A0D95" w:rsidRDefault="004A0D95" w:rsidP="007F40FF"/>
          <w:p w14:paraId="3AAD23F5" w14:textId="77777777" w:rsidR="007F40FF" w:rsidRDefault="007F40FF" w:rsidP="007F40FF">
            <w:r>
              <w:t>Den Anordnungen des AG (insbesondere Werksschutz und Sicherheitsbeauftragter) ist Folge zu leisten. Vor Beginn der Arbeiten beim AG muss vom AN die Sicherheit der IT-Endgeräte gemäß der „</w:t>
            </w:r>
            <w:r w:rsidRPr="009F3787">
              <w:t>Betriebsmittelvorschrift IT-Sicherheit PEG</w:t>
            </w:r>
            <w:r>
              <w:t xml:space="preserve">“ </w:t>
            </w:r>
            <w:r>
              <w:rPr>
                <w:noProof/>
                <w:color w:val="2B579A"/>
                <w:shd w:val="clear" w:color="auto" w:fill="E6E6E6"/>
                <w:lang w:eastAsia="de-DE"/>
              </w:rPr>
              <w:drawing>
                <wp:inline distT="0" distB="0" distL="0" distR="0" wp14:anchorId="03826219" wp14:editId="3BFA0B36">
                  <wp:extent cx="147329" cy="150809"/>
                  <wp:effectExtent l="0" t="0" r="5080" b="190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t xml:space="preserve"> nachgewiesen werden.</w:t>
            </w:r>
          </w:p>
          <w:p w14:paraId="1F493749" w14:textId="77777777" w:rsidR="007F40FF" w:rsidRDefault="007F40FF" w:rsidP="007F40FF">
            <w:r w:rsidRPr="000D2945">
              <w:t>Die Einhaltung der gesetzlichen Regelungen zu Feiertagsarbeit und Höchstarbeitszeiten</w:t>
            </w:r>
            <w:r>
              <w:t xml:space="preserve"> (auch durch Unterlieferanten)</w:t>
            </w:r>
            <w:r w:rsidRPr="000D2945">
              <w:t xml:space="preserve"> ist durch den AN sicherzustellen.</w:t>
            </w:r>
          </w:p>
          <w:p w14:paraId="56DAB7B8" w14:textId="77777777" w:rsidR="007F40FF" w:rsidRDefault="007F40FF" w:rsidP="007F40FF">
            <w:r w:rsidRPr="00C011A3">
              <w:t>Sonn- und Feiertagsarbeit ist mit dem AG abzustimmen. Notwendige Sonn- und Feiertagsarbeit ist fristgemäß zu beantragen</w:t>
            </w:r>
            <w:r>
              <w:t>.</w:t>
            </w:r>
          </w:p>
          <w:p w14:paraId="1FC703A2" w14:textId="77777777" w:rsidR="007F40FF" w:rsidRPr="00C011A3" w:rsidRDefault="007F40FF" w:rsidP="007F40FF">
            <w:r w:rsidRPr="00C011A3">
              <w:lastRenderedPageBreak/>
              <w:t>Umbauten und Montagen an den vorhandenen Anlagen sollten außerhalb der Produktionszeit und in Abstimmung mit dem Betreiber durchgeführt werden. Es muss sichergestellt sein, dass nach Umbauten die Produktion reibungslos wieder anläuft. Ansonsten können alle Umfänge, sofern sie den Produktionsbetrieb nicht behindern, in der normalen Arbeitszeit durchgeführt werden.</w:t>
            </w:r>
          </w:p>
          <w:p w14:paraId="1535F17F" w14:textId="77777777" w:rsidR="004A0D95" w:rsidRDefault="004A0D95" w:rsidP="007F40FF"/>
          <w:p w14:paraId="517E55A6" w14:textId="77777777" w:rsidR="004A0D95" w:rsidRDefault="004A0D95" w:rsidP="007F40FF"/>
          <w:p w14:paraId="76A8AA34" w14:textId="77777777" w:rsidR="007F40FF" w:rsidRPr="00C011A3" w:rsidRDefault="007F40FF" w:rsidP="007F40FF">
            <w:r w:rsidRPr="00C011A3">
              <w:t xml:space="preserve">Der Auftragnehmer muss alle Transporte auf der Baustelle in eigener Verantwortung </w:t>
            </w:r>
            <w:r>
              <w:t>durchführen lassen.</w:t>
            </w:r>
          </w:p>
          <w:p w14:paraId="3F96721E" w14:textId="4AB31466" w:rsidR="007F40FF" w:rsidRPr="00C011A3" w:rsidRDefault="007F40FF" w:rsidP="007F40FF">
            <w:r w:rsidRPr="00C011A3">
              <w:t xml:space="preserve">Bei der Montage in geschlossenen Räumen dürfen nur Elektrostapler eingesetzt werden. Dabei sind werk- und hallenspezifische Vorgaben bezüglich Reifenfarbe </w:t>
            </w:r>
            <w:r w:rsidRPr="0008341C">
              <w:t xml:space="preserve">(Werk </w:t>
            </w:r>
            <w:r w:rsidR="009E2E53">
              <w:t>7.10</w:t>
            </w:r>
            <w:r w:rsidRPr="0008341C">
              <w:t xml:space="preserve">: </w:t>
            </w:r>
            <w:r w:rsidR="00725C44">
              <w:t>schwarz</w:t>
            </w:r>
            <w:r w:rsidRPr="0008341C">
              <w:t>) zu beachten</w:t>
            </w:r>
            <w:r w:rsidRPr="00C011A3">
              <w:t>.</w:t>
            </w:r>
          </w:p>
          <w:p w14:paraId="09A4D207" w14:textId="77777777" w:rsidR="007F40FF" w:rsidRPr="00C011A3" w:rsidRDefault="007F40FF" w:rsidP="007F40FF">
            <w:r w:rsidRPr="00C011A3">
              <w:t>Feuergefährliche Arbeiten sind generell genehmigungspfl</w:t>
            </w:r>
            <w:r>
              <w:t xml:space="preserve">ichtig. Die </w:t>
            </w:r>
            <w:r w:rsidRPr="00C011A3">
              <w:t xml:space="preserve">brandschutztechnische Freigabe </w:t>
            </w:r>
            <w:r>
              <w:t xml:space="preserve">erfolgt </w:t>
            </w:r>
            <w:r w:rsidRPr="00C011A3">
              <w:t>durch die Werkfeuerwehr</w:t>
            </w:r>
            <w:r>
              <w:t xml:space="preserve"> und muss durch den AN organisiert werden.</w:t>
            </w:r>
          </w:p>
          <w:p w14:paraId="131A03F4" w14:textId="77777777" w:rsidR="007F40FF" w:rsidRPr="00352CE4" w:rsidRDefault="007F40FF" w:rsidP="007F40FF">
            <w:pPr>
              <w:rPr>
                <w:strike/>
              </w:rPr>
            </w:pPr>
            <w:r w:rsidRPr="00040783">
              <w:t>Material und Werkzeuge sind auf der Baustelle durch den AN gegen Diebstahl zu sichern. Grundsätzlich ist der AN aufgefordert, für Sauberkeit und Ordnung auf der Baustelle und in</w:t>
            </w:r>
            <w:r>
              <w:t xml:space="preserve"> </w:t>
            </w:r>
            <w:r w:rsidRPr="00040783">
              <w:t>den Aufenthaltsräumen zu sorgen.</w:t>
            </w:r>
          </w:p>
          <w:p w14:paraId="68165DF6" w14:textId="77777777" w:rsidR="007F40FF" w:rsidRDefault="007F40FF" w:rsidP="007F40FF">
            <w:pPr>
              <w:rPr>
                <w:b/>
              </w:rPr>
            </w:pPr>
            <w:r w:rsidRPr="00C011A3">
              <w:t xml:space="preserve">Bei dem AN und seinen Subunternehmern muss eine problemlose durchgängige Kommunikation auf der Baustelle gewährleistet sein, ggf. ist eine </w:t>
            </w:r>
            <w:proofErr w:type="spellStart"/>
            <w:r w:rsidRPr="00C011A3">
              <w:t>Koordinatorenorganisation</w:t>
            </w:r>
            <w:proofErr w:type="spellEnd"/>
            <w:r w:rsidRPr="00C011A3">
              <w:t xml:space="preserve"> zu veranlassen und zu dokumentieren.</w:t>
            </w:r>
          </w:p>
          <w:p w14:paraId="3D1F9AA8" w14:textId="77777777" w:rsidR="007F40FF" w:rsidRDefault="007F40FF" w:rsidP="007F40FF">
            <w:r w:rsidRPr="000C1E4E">
              <w:t xml:space="preserve">Der AN sollte sich vor Baubeginn </w:t>
            </w:r>
            <w:r>
              <w:t xml:space="preserve">über mögliche Sublieferanten vor Ort </w:t>
            </w:r>
            <w:r w:rsidRPr="000C1E4E">
              <w:t xml:space="preserve">informieren, </w:t>
            </w:r>
            <w:r>
              <w:t>um kurzfristig z.B. Teile mechanisch bearbeiten zu können.</w:t>
            </w:r>
          </w:p>
          <w:p w14:paraId="007CF547" w14:textId="77777777" w:rsidR="007F40FF" w:rsidRDefault="007F40FF" w:rsidP="007F40FF"/>
          <w:p w14:paraId="54DA5AE4" w14:textId="77777777" w:rsidR="007F40FF" w:rsidRDefault="007F40FF" w:rsidP="007F40FF">
            <w:r>
              <w:rPr>
                <w:b/>
              </w:rPr>
              <w:t xml:space="preserve">Hinweis: </w:t>
            </w:r>
            <w:r w:rsidRPr="000C1E4E">
              <w:t xml:space="preserve">Der AG stellt auf der Baustelle </w:t>
            </w:r>
            <w:r w:rsidRPr="000C1E4E">
              <w:rPr>
                <w:u w:val="single"/>
              </w:rPr>
              <w:t>keinerlei</w:t>
            </w:r>
            <w:r w:rsidRPr="000C1E4E">
              <w:t xml:space="preserve"> Werkzeug oder Personal zur Verfügung.</w:t>
            </w:r>
          </w:p>
          <w:p w14:paraId="57DDBC36" w14:textId="77777777" w:rsidR="007F40FF" w:rsidRDefault="007F40FF" w:rsidP="007F40FF">
            <w:pPr>
              <w:rPr>
                <w:b/>
              </w:rPr>
            </w:pPr>
          </w:p>
          <w:p w14:paraId="708A51AF" w14:textId="77777777" w:rsidR="007F40FF" w:rsidRPr="00C011A3" w:rsidRDefault="007F40FF" w:rsidP="007F40FF">
            <w:r>
              <w:t xml:space="preserve">Der AN ist für die Sicherung der Baustelle (Absperrungen durch Bauzäune etc./ Trassierband ist nicht zulässig) verantwortlich. </w:t>
            </w:r>
            <w:r w:rsidRPr="00C011A3">
              <w:t xml:space="preserve">In den täglichen Bau- und </w:t>
            </w:r>
            <w:proofErr w:type="spellStart"/>
            <w:r w:rsidRPr="00C011A3">
              <w:t>Inbetriebnahmebesprechungen</w:t>
            </w:r>
            <w:proofErr w:type="spellEnd"/>
            <w:r w:rsidRPr="00C011A3">
              <w:t xml:space="preserve"> sind Gefahrenquellen für das Personal bekannt zu geben</w:t>
            </w:r>
            <w:r>
              <w:t xml:space="preserve">. </w:t>
            </w:r>
            <w:r w:rsidRPr="00CE3D19">
              <w:t>Für die Koordination der Unterlieferanten ist der GU verantwortlich</w:t>
            </w:r>
            <w:r>
              <w:t>.</w:t>
            </w:r>
          </w:p>
          <w:p w14:paraId="056CA043" w14:textId="77777777" w:rsidR="007F40FF" w:rsidRPr="00C011A3" w:rsidRDefault="007F40FF" w:rsidP="007F40FF"/>
          <w:p w14:paraId="334CDD38" w14:textId="77777777" w:rsidR="007F40FF" w:rsidRDefault="007F40FF" w:rsidP="007F40FF">
            <w:r w:rsidRPr="00C011A3">
              <w:t xml:space="preserve">Bis zu dem </w:t>
            </w:r>
            <w:r w:rsidRPr="008529EE">
              <w:t>Gefahrenübergang (BBÜ) liegt</w:t>
            </w:r>
            <w:r w:rsidRPr="00C011A3">
              <w:t xml:space="preserve"> die Verantwortung des Anlagenbetriebes, der ordnungsgemäßen sicherheitstechnischen Gestaltung und der Einweisung aller an der Anlage tät</w:t>
            </w:r>
            <w:r>
              <w:t>igen Personengruppen bei dem AN</w:t>
            </w:r>
            <w:r w:rsidRPr="00C011A3">
              <w:t>/ GU</w:t>
            </w:r>
            <w:r>
              <w:t>.</w:t>
            </w:r>
            <w:r w:rsidRPr="00C011A3">
              <w:t xml:space="preserve"> </w:t>
            </w:r>
          </w:p>
          <w:p w14:paraId="26CF6DA2" w14:textId="77777777" w:rsidR="007F40FF" w:rsidRPr="00C011A3" w:rsidRDefault="007F40FF" w:rsidP="007F40FF"/>
          <w:p w14:paraId="7EADB3D8" w14:textId="77777777" w:rsidR="007F40FF" w:rsidRPr="00C011A3" w:rsidRDefault="007F40FF" w:rsidP="007F40FF">
            <w:pPr>
              <w:rPr>
                <w:strike/>
              </w:rPr>
            </w:pPr>
            <w:r w:rsidRPr="00C011A3">
              <w:t>In der nachfolgenden Tabelle sind die sicherheitstechnischen Anforderungen in den Phasen des Anlagenaufbaus beschrieben, welche von Seiten des AG eingefordert werden.</w:t>
            </w:r>
          </w:p>
          <w:p w14:paraId="68D9570F" w14:textId="77777777" w:rsidR="007F40FF" w:rsidRDefault="007F40FF" w:rsidP="007F40FF"/>
        </w:tc>
        <w:tc>
          <w:tcPr>
            <w:tcW w:w="0" w:type="auto"/>
          </w:tcPr>
          <w:p w14:paraId="752D7963" w14:textId="77777777" w:rsidR="007F40FF" w:rsidRPr="00FB111E" w:rsidRDefault="007F40FF" w:rsidP="007F40FF"/>
        </w:tc>
      </w:tr>
    </w:tbl>
    <w:tbl>
      <w:tblPr>
        <w:tblW w:w="5397" w:type="pct"/>
        <w:tblInd w:w="-5" w:type="dxa"/>
        <w:tblBorders>
          <w:top w:val="single" w:sz="4" w:space="0" w:color="auto"/>
          <w:left w:val="single" w:sz="4" w:space="0" w:color="auto"/>
          <w:bottom w:val="single" w:sz="4" w:space="0" w:color="auto"/>
          <w:right w:val="single" w:sz="4" w:space="0" w:color="auto"/>
          <w:insideH w:val="single" w:sz="18" w:space="0" w:color="FFFFFF"/>
          <w:insideV w:val="single" w:sz="18" w:space="0" w:color="FFFFFF"/>
        </w:tblBorders>
        <w:tblLayout w:type="fixed"/>
        <w:tblLook w:val="0000" w:firstRow="0" w:lastRow="0" w:firstColumn="0" w:lastColumn="0" w:noHBand="0" w:noVBand="0"/>
      </w:tblPr>
      <w:tblGrid>
        <w:gridCol w:w="1850"/>
        <w:gridCol w:w="1144"/>
        <w:gridCol w:w="1571"/>
        <w:gridCol w:w="2979"/>
        <w:gridCol w:w="559"/>
        <w:gridCol w:w="559"/>
        <w:gridCol w:w="559"/>
        <w:gridCol w:w="559"/>
      </w:tblGrid>
      <w:tr w:rsidR="005513C9" w:rsidRPr="005342C5" w14:paraId="07009290" w14:textId="77777777" w:rsidTr="005513C9">
        <w:trPr>
          <w:trHeight w:val="2683"/>
        </w:trPr>
        <w:tc>
          <w:tcPr>
            <w:tcW w:w="943" w:type="pct"/>
            <w:shd w:val="pct5" w:color="000000" w:fill="FFFFFF"/>
          </w:tcPr>
          <w:p w14:paraId="19FED142" w14:textId="3E9258C4" w:rsidR="005513C9" w:rsidRPr="00B87BC6" w:rsidRDefault="005513C9" w:rsidP="00EF37DF">
            <w:pPr>
              <w:rPr>
                <w:b/>
              </w:rPr>
            </w:pPr>
            <w:r w:rsidRPr="00B87BC6">
              <w:rPr>
                <w:b/>
              </w:rPr>
              <w:t>Anlagenbauphase</w:t>
            </w:r>
          </w:p>
        </w:tc>
        <w:tc>
          <w:tcPr>
            <w:tcW w:w="583" w:type="pct"/>
            <w:shd w:val="pct5" w:color="000000" w:fill="FFFFFF"/>
          </w:tcPr>
          <w:p w14:paraId="45EB1E80" w14:textId="1080F2C5" w:rsidR="005513C9" w:rsidRPr="00B87BC6" w:rsidRDefault="005513C9" w:rsidP="00AC1D9B">
            <w:pPr>
              <w:rPr>
                <w:b/>
              </w:rPr>
            </w:pPr>
            <w:r w:rsidRPr="00B87BC6">
              <w:rPr>
                <w:b/>
              </w:rPr>
              <w:t>Verantwortung Anlage</w:t>
            </w:r>
          </w:p>
        </w:tc>
        <w:tc>
          <w:tcPr>
            <w:tcW w:w="801" w:type="pct"/>
            <w:shd w:val="pct5" w:color="000000" w:fill="FFFFFF"/>
          </w:tcPr>
          <w:p w14:paraId="15230078" w14:textId="5D401275" w:rsidR="005513C9" w:rsidRPr="00B87BC6" w:rsidRDefault="005513C9" w:rsidP="00EF37DF">
            <w:pPr>
              <w:rPr>
                <w:b/>
              </w:rPr>
            </w:pPr>
            <w:r w:rsidRPr="00B87BC6">
              <w:rPr>
                <w:b/>
              </w:rPr>
              <w:t>Risikobeurteilung</w:t>
            </w:r>
          </w:p>
        </w:tc>
        <w:tc>
          <w:tcPr>
            <w:tcW w:w="1518" w:type="pct"/>
            <w:shd w:val="pct5" w:color="000000" w:fill="FFFFFF"/>
          </w:tcPr>
          <w:p w14:paraId="72CC95A8" w14:textId="37AACB9F" w:rsidR="005513C9" w:rsidRPr="00AC1D9B" w:rsidRDefault="005513C9" w:rsidP="00EF37DF">
            <w:pPr>
              <w:rPr>
                <w:b/>
              </w:rPr>
            </w:pPr>
            <w:r w:rsidRPr="00126801">
              <w:rPr>
                <w:b/>
              </w:rPr>
              <w:t>Anforderungen an Sicherheits-/ Schutzeinrichtungen sowie Dokumentation je Bauphase</w:t>
            </w:r>
          </w:p>
        </w:tc>
        <w:tc>
          <w:tcPr>
            <w:tcW w:w="285" w:type="pct"/>
            <w:shd w:val="pct5" w:color="000000" w:fill="FFFFFF"/>
            <w:textDirection w:val="btLr"/>
          </w:tcPr>
          <w:p w14:paraId="788F3933" w14:textId="6B90EE6C" w:rsidR="005513C9" w:rsidRPr="00B87BC6" w:rsidRDefault="00AC1D9B" w:rsidP="00EF37DF">
            <w:pPr>
              <w:rPr>
                <w:b/>
              </w:rPr>
            </w:pPr>
            <w:r>
              <w:rPr>
                <w:b/>
              </w:rPr>
              <w:t>Planer</w:t>
            </w:r>
          </w:p>
        </w:tc>
        <w:tc>
          <w:tcPr>
            <w:tcW w:w="285" w:type="pct"/>
            <w:shd w:val="pct5" w:color="000000" w:fill="FFFFFF"/>
            <w:textDirection w:val="btLr"/>
          </w:tcPr>
          <w:p w14:paraId="6BA66DFD" w14:textId="6834EE1C" w:rsidR="005513C9" w:rsidRPr="005342C5" w:rsidRDefault="00AC1D9B" w:rsidP="00AC1D9B">
            <w:pPr>
              <w:rPr>
                <w:b/>
              </w:rPr>
            </w:pPr>
            <w:r>
              <w:rPr>
                <w:b/>
              </w:rPr>
              <w:t>IH-Personal</w:t>
            </w:r>
          </w:p>
        </w:tc>
        <w:tc>
          <w:tcPr>
            <w:tcW w:w="285" w:type="pct"/>
            <w:shd w:val="pct5" w:color="000000" w:fill="FFFFFF"/>
            <w:textDirection w:val="btLr"/>
          </w:tcPr>
          <w:p w14:paraId="42346413" w14:textId="0137C6F3" w:rsidR="005513C9" w:rsidRPr="005342C5" w:rsidRDefault="00AC1D9B" w:rsidP="00AC1D9B">
            <w:pPr>
              <w:rPr>
                <w:b/>
              </w:rPr>
            </w:pPr>
            <w:r>
              <w:rPr>
                <w:b/>
              </w:rPr>
              <w:t>Q-Personal</w:t>
            </w:r>
          </w:p>
        </w:tc>
        <w:tc>
          <w:tcPr>
            <w:tcW w:w="285" w:type="pct"/>
            <w:shd w:val="pct5" w:color="000000" w:fill="FFFFFF"/>
            <w:textDirection w:val="btLr"/>
          </w:tcPr>
          <w:p w14:paraId="6EEFF7C1" w14:textId="585363E5" w:rsidR="005513C9" w:rsidRPr="005342C5" w:rsidRDefault="005513C9" w:rsidP="00AC1D9B">
            <w:pPr>
              <w:rPr>
                <w:b/>
              </w:rPr>
            </w:pPr>
            <w:r w:rsidRPr="005342C5">
              <w:rPr>
                <w:b/>
              </w:rPr>
              <w:t>F</w:t>
            </w:r>
            <w:r w:rsidR="00AC1D9B">
              <w:rPr>
                <w:b/>
              </w:rPr>
              <w:t>ertigungspersonal</w:t>
            </w:r>
          </w:p>
        </w:tc>
      </w:tr>
      <w:tr w:rsidR="005513C9" w:rsidRPr="00C011A3" w14:paraId="0F9F479E" w14:textId="77777777" w:rsidTr="005513C9">
        <w:tc>
          <w:tcPr>
            <w:tcW w:w="943" w:type="pct"/>
            <w:shd w:val="pct20" w:color="000000" w:fill="FFFFFF"/>
          </w:tcPr>
          <w:p w14:paraId="6922E47F" w14:textId="460C2AE6" w:rsidR="005513C9" w:rsidRPr="005513C9" w:rsidRDefault="005513C9" w:rsidP="00EF37DF">
            <w:pPr>
              <w:rPr>
                <w:rFonts w:cs="BMWType V2 Light"/>
              </w:rPr>
            </w:pPr>
            <w:r w:rsidRPr="005513C9">
              <w:rPr>
                <w:rFonts w:cs="BMWType V2 Light"/>
              </w:rPr>
              <w:t>Anlagenaufbau</w:t>
            </w:r>
          </w:p>
        </w:tc>
        <w:tc>
          <w:tcPr>
            <w:tcW w:w="583" w:type="pct"/>
            <w:shd w:val="pct20" w:color="000000" w:fill="FFFFFF"/>
          </w:tcPr>
          <w:p w14:paraId="205E1606" w14:textId="5F72A87F" w:rsidR="005513C9" w:rsidRPr="005513C9" w:rsidRDefault="005513C9" w:rsidP="00EF37DF">
            <w:pPr>
              <w:rPr>
                <w:rFonts w:cs="BMWType V2 Light"/>
              </w:rPr>
            </w:pPr>
            <w:r w:rsidRPr="005513C9">
              <w:rPr>
                <w:rFonts w:cs="BMWType V2 Light"/>
              </w:rPr>
              <w:t>Lieferant</w:t>
            </w:r>
          </w:p>
        </w:tc>
        <w:tc>
          <w:tcPr>
            <w:tcW w:w="801" w:type="pct"/>
            <w:shd w:val="pct20" w:color="000000" w:fill="FFFFFF"/>
          </w:tcPr>
          <w:p w14:paraId="547FA0A5" w14:textId="74411507" w:rsidR="005513C9" w:rsidRPr="005513C9" w:rsidRDefault="005513C9" w:rsidP="00AC1D9B">
            <w:pPr>
              <w:rPr>
                <w:rFonts w:cs="BMWType V2 Light"/>
              </w:rPr>
            </w:pPr>
            <w:r w:rsidRPr="005513C9">
              <w:rPr>
                <w:rFonts w:cs="BMWType V2 Light"/>
              </w:rPr>
              <w:t xml:space="preserve">Entwurf liegt vor; </w:t>
            </w:r>
            <w:proofErr w:type="spellStart"/>
            <w:r w:rsidRPr="005513C9">
              <w:rPr>
                <w:rFonts w:cs="BMWType V2 Light"/>
              </w:rPr>
              <w:t>Durchsprache</w:t>
            </w:r>
            <w:proofErr w:type="spellEnd"/>
            <w:r w:rsidRPr="005513C9">
              <w:rPr>
                <w:rFonts w:cs="BMWType V2 Light"/>
              </w:rPr>
              <w:t xml:space="preserve"> mit Planer/ Betreiber/benötigte Fachstellen z.B. Arbeitssicherheit, </w:t>
            </w:r>
            <w:r w:rsidRPr="005513C9">
              <w:rPr>
                <w:rFonts w:cs="BMWType V2 Light"/>
              </w:rPr>
              <w:lastRenderedPageBreak/>
              <w:t>Umweltschutz, Bran</w:t>
            </w:r>
            <w:r w:rsidR="00AC1D9B">
              <w:rPr>
                <w:rFonts w:cs="BMWType V2 Light"/>
              </w:rPr>
              <w:t>dschutz) ist vor Aufbau erfolgt</w:t>
            </w:r>
          </w:p>
        </w:tc>
        <w:tc>
          <w:tcPr>
            <w:tcW w:w="1518" w:type="pct"/>
            <w:shd w:val="pct20" w:color="000000" w:fill="FFFFFF"/>
          </w:tcPr>
          <w:p w14:paraId="16640A37" w14:textId="42DA564D" w:rsidR="005513C9" w:rsidRPr="007E36F2" w:rsidRDefault="005D2206" w:rsidP="00AC1D9B">
            <w:pPr>
              <w:pStyle w:val="Fuzeile"/>
              <w:tabs>
                <w:tab w:val="clear" w:pos="4536"/>
                <w:tab w:val="clear" w:pos="9072"/>
              </w:tabs>
              <w:jc w:val="left"/>
              <w:rPr>
                <w:rFonts w:cs="BMWType V2 Light"/>
                <w:lang w:val="en-US"/>
              </w:rPr>
            </w:pPr>
            <w:proofErr w:type="spellStart"/>
            <w:r w:rsidRPr="00EF37DF">
              <w:rPr>
                <w:rFonts w:cs="BMWType V2 Light"/>
                <w:lang w:val="en-US"/>
              </w:rPr>
              <w:lastRenderedPageBreak/>
              <w:t>Bauzaun</w:t>
            </w:r>
            <w:proofErr w:type="spellEnd"/>
            <w:r w:rsidRPr="00EF37DF">
              <w:rPr>
                <w:rFonts w:cs="BMWType V2 Light"/>
                <w:lang w:val="en-US"/>
              </w:rPr>
              <w:t xml:space="preserve"> </w:t>
            </w:r>
            <w:proofErr w:type="spellStart"/>
            <w:r w:rsidRPr="00EF37DF">
              <w:rPr>
                <w:rFonts w:cs="BMWType V2 Light"/>
                <w:lang w:val="en-US"/>
              </w:rPr>
              <w:t>vorhanden</w:t>
            </w:r>
            <w:proofErr w:type="spellEnd"/>
            <w:r w:rsidRPr="00EF37DF">
              <w:rPr>
                <w:rFonts w:cs="BMWType V2 Light"/>
                <w:lang w:val="en-US"/>
              </w:rPr>
              <w:t>; MA-</w:t>
            </w:r>
            <w:proofErr w:type="spellStart"/>
            <w:r w:rsidRPr="00EF37DF">
              <w:rPr>
                <w:rFonts w:cs="BMWType V2 Light"/>
                <w:lang w:val="en-US"/>
              </w:rPr>
              <w:t>Unterweisung</w:t>
            </w:r>
            <w:proofErr w:type="spellEnd"/>
          </w:p>
        </w:tc>
        <w:tc>
          <w:tcPr>
            <w:tcW w:w="285" w:type="pct"/>
            <w:shd w:val="pct20" w:color="000000" w:fill="FFFFFF"/>
          </w:tcPr>
          <w:p w14:paraId="16E8AB23" w14:textId="77777777" w:rsidR="005513C9" w:rsidRPr="00C011A3" w:rsidRDefault="005513C9" w:rsidP="00EF37DF">
            <w:r>
              <w:t>X</w:t>
            </w:r>
          </w:p>
        </w:tc>
        <w:tc>
          <w:tcPr>
            <w:tcW w:w="285" w:type="pct"/>
            <w:shd w:val="pct20" w:color="000000" w:fill="FFFFFF"/>
          </w:tcPr>
          <w:p w14:paraId="76FA26AC" w14:textId="77777777" w:rsidR="005513C9" w:rsidRPr="00C011A3" w:rsidRDefault="005513C9" w:rsidP="00EF37DF">
            <w:r>
              <w:t>X</w:t>
            </w:r>
          </w:p>
        </w:tc>
        <w:tc>
          <w:tcPr>
            <w:tcW w:w="285" w:type="pct"/>
            <w:shd w:val="pct20" w:color="000000" w:fill="FFFFFF"/>
          </w:tcPr>
          <w:p w14:paraId="75AA9963"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2CCB5597" w14:textId="77777777" w:rsidR="005513C9" w:rsidRPr="00C011A3" w:rsidRDefault="005513C9" w:rsidP="00EF37DF">
            <w:pPr>
              <w:spacing w:after="120"/>
              <w:jc w:val="left"/>
              <w:rPr>
                <w:rFonts w:cs="BMWType V2 Light"/>
                <w:sz w:val="16"/>
                <w:szCs w:val="16"/>
              </w:rPr>
            </w:pPr>
          </w:p>
        </w:tc>
      </w:tr>
      <w:tr w:rsidR="005513C9" w:rsidRPr="00C011A3" w14:paraId="22EA14C4" w14:textId="77777777" w:rsidTr="005513C9">
        <w:trPr>
          <w:trHeight w:val="685"/>
        </w:trPr>
        <w:tc>
          <w:tcPr>
            <w:tcW w:w="943" w:type="pct"/>
            <w:shd w:val="pct5" w:color="000000" w:fill="FFFFFF"/>
          </w:tcPr>
          <w:p w14:paraId="6C8B2FFE" w14:textId="304DCAD7" w:rsidR="005513C9" w:rsidRPr="005513C9" w:rsidRDefault="00AC1D9B" w:rsidP="00AC1D9B">
            <w:pPr>
              <w:rPr>
                <w:rFonts w:cs="BMWType V2 Light"/>
              </w:rPr>
            </w:pPr>
            <w:r>
              <w:rPr>
                <w:rFonts w:cs="BMWType V2 Light"/>
              </w:rPr>
              <w:t>Handbetrieb</w:t>
            </w:r>
          </w:p>
        </w:tc>
        <w:tc>
          <w:tcPr>
            <w:tcW w:w="583" w:type="pct"/>
            <w:shd w:val="pct5" w:color="000000" w:fill="FFFFFF"/>
          </w:tcPr>
          <w:p w14:paraId="1BBF1FD0" w14:textId="7348C946" w:rsidR="005513C9" w:rsidRPr="005513C9" w:rsidRDefault="005513C9" w:rsidP="00EF37DF">
            <w:pPr>
              <w:rPr>
                <w:rFonts w:cs="BMWType V2 Light"/>
              </w:rPr>
            </w:pPr>
            <w:r w:rsidRPr="005513C9">
              <w:rPr>
                <w:rFonts w:cs="BMWType V2 Light"/>
              </w:rPr>
              <w:t>Lieferant</w:t>
            </w:r>
          </w:p>
        </w:tc>
        <w:tc>
          <w:tcPr>
            <w:tcW w:w="801" w:type="pct"/>
            <w:shd w:val="pct5" w:color="000000" w:fill="FFFFFF"/>
          </w:tcPr>
          <w:p w14:paraId="036EEFC3" w14:textId="68E061C8" w:rsidR="005513C9" w:rsidRPr="005513C9" w:rsidRDefault="005513C9" w:rsidP="00EF37DF">
            <w:pPr>
              <w:rPr>
                <w:rFonts w:cs="BMWType V2 Light"/>
              </w:rPr>
            </w:pPr>
            <w:r w:rsidRPr="005513C9">
              <w:rPr>
                <w:rFonts w:cs="BMWType V2 Light"/>
              </w:rPr>
              <w:t>wie oben</w:t>
            </w:r>
          </w:p>
        </w:tc>
        <w:tc>
          <w:tcPr>
            <w:tcW w:w="1518" w:type="pct"/>
            <w:shd w:val="pct5" w:color="000000" w:fill="FFFFFF"/>
          </w:tcPr>
          <w:p w14:paraId="51F0C370" w14:textId="77777777" w:rsidR="005513C9" w:rsidRPr="005513C9" w:rsidRDefault="005513C9" w:rsidP="00EF37DF">
            <w:pPr>
              <w:rPr>
                <w:rFonts w:cs="BMWType V2 Light"/>
              </w:rPr>
            </w:pPr>
            <w:r w:rsidRPr="005513C9">
              <w:rPr>
                <w:rFonts w:cs="BMWType V2 Light"/>
              </w:rPr>
              <w:t xml:space="preserve">Bauzaun vorhanden (Schutzzaun u.U. noch nicht geschlossen); </w:t>
            </w:r>
          </w:p>
          <w:p w14:paraId="6CA95075" w14:textId="7F329F19" w:rsidR="005513C9" w:rsidRPr="005513C9" w:rsidRDefault="00AC1D9B" w:rsidP="00AC1D9B">
            <w:pPr>
              <w:rPr>
                <w:rFonts w:cs="BMWType V2 Light"/>
              </w:rPr>
            </w:pPr>
            <w:r>
              <w:rPr>
                <w:rFonts w:cs="BMWType V2 Light"/>
                <w:lang w:val="en-US"/>
              </w:rPr>
              <w:t>MA-</w:t>
            </w:r>
            <w:proofErr w:type="spellStart"/>
            <w:r>
              <w:rPr>
                <w:rFonts w:cs="BMWType V2 Light"/>
                <w:lang w:val="en-US"/>
              </w:rPr>
              <w:t>Unterweisung</w:t>
            </w:r>
            <w:proofErr w:type="spellEnd"/>
          </w:p>
        </w:tc>
        <w:tc>
          <w:tcPr>
            <w:tcW w:w="285" w:type="pct"/>
            <w:shd w:val="pct5" w:color="000000" w:fill="FFFFFF"/>
          </w:tcPr>
          <w:p w14:paraId="36807B56" w14:textId="77777777" w:rsidR="005513C9" w:rsidRPr="00C011A3" w:rsidRDefault="005513C9" w:rsidP="00EF37DF">
            <w:r>
              <w:t>X</w:t>
            </w:r>
          </w:p>
        </w:tc>
        <w:tc>
          <w:tcPr>
            <w:tcW w:w="285" w:type="pct"/>
            <w:shd w:val="pct5" w:color="000000" w:fill="FFFFFF"/>
          </w:tcPr>
          <w:p w14:paraId="7A085C31" w14:textId="77777777" w:rsidR="005513C9" w:rsidRPr="00C011A3" w:rsidRDefault="005513C9" w:rsidP="00EF37DF">
            <w:r>
              <w:t>X</w:t>
            </w:r>
          </w:p>
        </w:tc>
        <w:tc>
          <w:tcPr>
            <w:tcW w:w="285" w:type="pct"/>
            <w:shd w:val="pct5" w:color="000000" w:fill="FFFFFF"/>
          </w:tcPr>
          <w:p w14:paraId="2DC5CEB8" w14:textId="77777777" w:rsidR="005513C9" w:rsidRPr="00C011A3" w:rsidRDefault="005513C9" w:rsidP="00EF37DF">
            <w:r>
              <w:t>X</w:t>
            </w:r>
          </w:p>
        </w:tc>
        <w:tc>
          <w:tcPr>
            <w:tcW w:w="285" w:type="pct"/>
            <w:shd w:val="pct5" w:color="000000" w:fill="FFFFFF"/>
          </w:tcPr>
          <w:p w14:paraId="189839B2" w14:textId="77777777" w:rsidR="005513C9" w:rsidRPr="00C011A3" w:rsidRDefault="005513C9" w:rsidP="00EF37DF">
            <w:pPr>
              <w:spacing w:after="120"/>
              <w:jc w:val="left"/>
              <w:rPr>
                <w:rFonts w:cs="BMWType V2 Light"/>
                <w:sz w:val="16"/>
                <w:szCs w:val="16"/>
              </w:rPr>
            </w:pPr>
          </w:p>
        </w:tc>
      </w:tr>
      <w:tr w:rsidR="005513C9" w:rsidRPr="00C011A3" w14:paraId="6CEF7489" w14:textId="77777777" w:rsidTr="005513C9">
        <w:trPr>
          <w:trHeight w:val="1035"/>
        </w:trPr>
        <w:tc>
          <w:tcPr>
            <w:tcW w:w="943" w:type="pct"/>
            <w:shd w:val="pct20" w:color="000000" w:fill="FFFFFF"/>
          </w:tcPr>
          <w:p w14:paraId="092B7866" w14:textId="77777777" w:rsidR="005513C9" w:rsidRPr="005513C9" w:rsidRDefault="005513C9" w:rsidP="00EF37DF">
            <w:pPr>
              <w:rPr>
                <w:rFonts w:cs="BMWType V2 Light"/>
              </w:rPr>
            </w:pPr>
            <w:r w:rsidRPr="005513C9">
              <w:rPr>
                <w:rFonts w:cs="BMWType V2 Light"/>
              </w:rPr>
              <w:t>Funktionsbau,</w:t>
            </w:r>
          </w:p>
          <w:p w14:paraId="454CD83E" w14:textId="039E876B" w:rsidR="005513C9" w:rsidRPr="005513C9" w:rsidRDefault="005513C9" w:rsidP="00EF37DF">
            <w:pPr>
              <w:rPr>
                <w:rFonts w:cs="BMWType V2 Light"/>
              </w:rPr>
            </w:pPr>
            <w:r w:rsidRPr="005513C9">
              <w:rPr>
                <w:rFonts w:cs="BMWType V2 Light"/>
              </w:rPr>
              <w:t>Trockenlauf</w:t>
            </w:r>
          </w:p>
        </w:tc>
        <w:tc>
          <w:tcPr>
            <w:tcW w:w="583" w:type="pct"/>
            <w:shd w:val="pct20" w:color="000000" w:fill="FFFFFF"/>
          </w:tcPr>
          <w:p w14:paraId="0A2E57BC" w14:textId="61F72629" w:rsidR="005513C9" w:rsidRPr="005513C9" w:rsidRDefault="005513C9" w:rsidP="00EF37DF">
            <w:pPr>
              <w:spacing w:after="120"/>
              <w:jc w:val="left"/>
              <w:rPr>
                <w:rFonts w:cs="BMWType V2 Light"/>
              </w:rPr>
            </w:pPr>
            <w:r w:rsidRPr="005513C9">
              <w:rPr>
                <w:rFonts w:cs="BMWType V2 Light"/>
              </w:rPr>
              <w:t>Lieferant</w:t>
            </w:r>
          </w:p>
        </w:tc>
        <w:tc>
          <w:tcPr>
            <w:tcW w:w="801" w:type="pct"/>
            <w:shd w:val="pct20" w:color="000000" w:fill="FFFFFF"/>
          </w:tcPr>
          <w:p w14:paraId="2EE87887" w14:textId="6CC6EEE7" w:rsidR="005513C9" w:rsidRPr="005513C9" w:rsidRDefault="00AC1D9B" w:rsidP="00AC1D9B">
            <w:pPr>
              <w:pStyle w:val="Fuzeile"/>
              <w:spacing w:after="120"/>
              <w:jc w:val="left"/>
              <w:rPr>
                <w:rFonts w:cs="BMWType V2 Light"/>
              </w:rPr>
            </w:pPr>
            <w:r>
              <w:rPr>
                <w:rFonts w:cs="BMWType V2 Light"/>
              </w:rPr>
              <w:t>wie oben</w:t>
            </w:r>
          </w:p>
        </w:tc>
        <w:tc>
          <w:tcPr>
            <w:tcW w:w="1518" w:type="pct"/>
            <w:shd w:val="pct20" w:color="000000" w:fill="FFFFFF"/>
          </w:tcPr>
          <w:p w14:paraId="2764937C" w14:textId="77777777" w:rsidR="005513C9" w:rsidRPr="005513C9" w:rsidRDefault="005513C9" w:rsidP="00EF37DF">
            <w:pPr>
              <w:pStyle w:val="Fuzeile"/>
              <w:tabs>
                <w:tab w:val="clear" w:pos="4536"/>
                <w:tab w:val="clear" w:pos="9072"/>
              </w:tabs>
              <w:jc w:val="left"/>
              <w:rPr>
                <w:rFonts w:cs="BMWType V2 Light"/>
              </w:rPr>
            </w:pPr>
            <w:r w:rsidRPr="005513C9">
              <w:rPr>
                <w:rFonts w:cs="BMWType V2 Light"/>
              </w:rPr>
              <w:t>Schutzzaun geschlossen;</w:t>
            </w:r>
          </w:p>
          <w:p w14:paraId="7A6CF746" w14:textId="31185C26" w:rsidR="005513C9" w:rsidRPr="00AC1D9B" w:rsidRDefault="005513C9" w:rsidP="00EF37DF">
            <w:pPr>
              <w:pStyle w:val="Fuzeile"/>
              <w:tabs>
                <w:tab w:val="clear" w:pos="4536"/>
                <w:tab w:val="clear" w:pos="9072"/>
              </w:tabs>
              <w:jc w:val="left"/>
              <w:rPr>
                <w:rFonts w:cs="BMWType V2 Light"/>
              </w:rPr>
            </w:pPr>
            <w:r w:rsidRPr="005513C9">
              <w:rPr>
                <w:rFonts w:cs="BMWType V2 Light"/>
              </w:rPr>
              <w:t xml:space="preserve">NOT-HALT funktionsfähig; </w:t>
            </w:r>
            <w:proofErr w:type="spellStart"/>
            <w:r w:rsidRPr="005513C9">
              <w:rPr>
                <w:rFonts w:cs="BMWType V2 Light"/>
              </w:rPr>
              <w:t>Türverriegel</w:t>
            </w:r>
            <w:proofErr w:type="spellEnd"/>
            <w:r w:rsidRPr="005513C9">
              <w:rPr>
                <w:rFonts w:cs="BMWType V2 Light"/>
              </w:rPr>
              <w:t>. in Funktion; Schutzeinrichtungen am Arbeitsplatz in Funktion; MA-Unterweisung</w:t>
            </w:r>
          </w:p>
        </w:tc>
        <w:tc>
          <w:tcPr>
            <w:tcW w:w="285" w:type="pct"/>
            <w:shd w:val="pct20" w:color="000000" w:fill="FFFFFF"/>
          </w:tcPr>
          <w:p w14:paraId="41572F31" w14:textId="77777777" w:rsidR="005513C9" w:rsidRPr="00C011A3" w:rsidRDefault="005513C9" w:rsidP="00EF37DF">
            <w:r>
              <w:t>X</w:t>
            </w:r>
          </w:p>
          <w:p w14:paraId="48BA40E5"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2C585FB8" w14:textId="77777777" w:rsidR="005513C9" w:rsidRPr="00C011A3" w:rsidRDefault="005513C9" w:rsidP="00EF37DF">
            <w:r>
              <w:t>X</w:t>
            </w:r>
          </w:p>
          <w:p w14:paraId="555CD71B"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65B508AA" w14:textId="77777777" w:rsidR="005513C9" w:rsidRPr="00C011A3" w:rsidRDefault="005513C9" w:rsidP="00EF37DF">
            <w:r>
              <w:t>X</w:t>
            </w:r>
          </w:p>
          <w:p w14:paraId="6D1A4423"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23B4DF83" w14:textId="77777777" w:rsidR="005513C9" w:rsidRPr="00C011A3" w:rsidRDefault="005513C9" w:rsidP="00EF37DF">
            <w:pPr>
              <w:spacing w:after="120"/>
              <w:jc w:val="left"/>
              <w:rPr>
                <w:rFonts w:cs="BMWType V2 Light"/>
                <w:sz w:val="16"/>
                <w:szCs w:val="16"/>
              </w:rPr>
            </w:pPr>
          </w:p>
        </w:tc>
      </w:tr>
      <w:tr w:rsidR="005513C9" w:rsidRPr="00C011A3" w14:paraId="5A75FCFC" w14:textId="77777777" w:rsidTr="005513C9">
        <w:tc>
          <w:tcPr>
            <w:tcW w:w="943" w:type="pct"/>
            <w:shd w:val="pct5" w:color="000000" w:fill="FFFFFF"/>
          </w:tcPr>
          <w:p w14:paraId="3956A4B4" w14:textId="77777777" w:rsidR="005513C9" w:rsidRPr="005513C9" w:rsidRDefault="005513C9" w:rsidP="00EF37DF">
            <w:pPr>
              <w:rPr>
                <w:rFonts w:cs="BMWType V2 Light"/>
              </w:rPr>
            </w:pPr>
            <w:r w:rsidRPr="005513C9">
              <w:rPr>
                <w:rFonts w:cs="BMWType V2 Light"/>
              </w:rPr>
              <w:t>Probebetrieb</w:t>
            </w:r>
          </w:p>
          <w:p w14:paraId="268EE999" w14:textId="41210524" w:rsidR="005513C9" w:rsidRPr="00AC1D9B" w:rsidRDefault="005513C9" w:rsidP="00AC1D9B">
            <w:pPr>
              <w:rPr>
                <w:rFonts w:cs="BMWType V2 Light"/>
              </w:rPr>
            </w:pPr>
            <w:r w:rsidRPr="005513C9">
              <w:rPr>
                <w:rFonts w:cs="BMWType V2 Light"/>
              </w:rPr>
              <w:t>Die Freigabe zum Probebetrieb wird nach einer Vor-Ort-Begehung mit d</w:t>
            </w:r>
            <w:r w:rsidR="00AC1D9B">
              <w:rPr>
                <w:rFonts w:cs="BMWType V2 Light"/>
              </w:rPr>
              <w:t>er Sicherheitsfachkraft erteilt</w:t>
            </w:r>
          </w:p>
        </w:tc>
        <w:tc>
          <w:tcPr>
            <w:tcW w:w="583" w:type="pct"/>
            <w:shd w:val="pct5" w:color="000000" w:fill="FFFFFF"/>
          </w:tcPr>
          <w:p w14:paraId="6350DA64" w14:textId="6BF0B79A" w:rsidR="005513C9" w:rsidRPr="005513C9" w:rsidRDefault="005513C9" w:rsidP="00EF37DF">
            <w:pPr>
              <w:rPr>
                <w:rFonts w:cs="BMWType V2 Light"/>
              </w:rPr>
            </w:pPr>
            <w:r w:rsidRPr="005513C9">
              <w:rPr>
                <w:rFonts w:cs="BMWType V2 Light"/>
              </w:rPr>
              <w:t>Lieferant</w:t>
            </w:r>
          </w:p>
        </w:tc>
        <w:tc>
          <w:tcPr>
            <w:tcW w:w="801" w:type="pct"/>
            <w:shd w:val="pct5" w:color="000000" w:fill="FFFFFF"/>
          </w:tcPr>
          <w:p w14:paraId="2FD71A9A" w14:textId="77777777" w:rsidR="005513C9" w:rsidRPr="005513C9" w:rsidRDefault="005513C9" w:rsidP="00EF37DF">
            <w:pPr>
              <w:rPr>
                <w:rFonts w:cs="BMWType V2 Light"/>
              </w:rPr>
            </w:pPr>
            <w:r w:rsidRPr="005513C9">
              <w:rPr>
                <w:rFonts w:cs="BMWType V2 Light"/>
              </w:rPr>
              <w:t>Wie oben,</w:t>
            </w:r>
          </w:p>
          <w:p w14:paraId="2E880E52" w14:textId="7AB17F7D" w:rsidR="005513C9" w:rsidRPr="00AC1D9B" w:rsidRDefault="005513C9" w:rsidP="00EF37DF">
            <w:pPr>
              <w:rPr>
                <w:rFonts w:cs="BMWType V2 Light"/>
              </w:rPr>
            </w:pPr>
            <w:r w:rsidRPr="005513C9">
              <w:rPr>
                <w:rFonts w:cs="BMWType V2 Light"/>
              </w:rPr>
              <w:t>Zur Freigabe des Probebetriebes werden die Schutzmaßnahmen aus der Risikobeurteilung vor Ort überprüft</w:t>
            </w:r>
          </w:p>
        </w:tc>
        <w:tc>
          <w:tcPr>
            <w:tcW w:w="1518" w:type="pct"/>
            <w:shd w:val="pct5" w:color="000000" w:fill="FFFFFF"/>
          </w:tcPr>
          <w:p w14:paraId="1BEC63CD" w14:textId="134401BA" w:rsidR="005513C9" w:rsidRPr="00AC1D9B" w:rsidRDefault="005513C9" w:rsidP="00EF37DF">
            <w:pPr>
              <w:rPr>
                <w:rFonts w:cs="BMWType V2 Light"/>
              </w:rPr>
            </w:pPr>
            <w:r w:rsidRPr="005513C9">
              <w:rPr>
                <w:rFonts w:cs="BMWType V2 Light"/>
              </w:rPr>
              <w:t xml:space="preserve">Schutzzaun </w:t>
            </w:r>
            <w:proofErr w:type="gramStart"/>
            <w:r w:rsidRPr="005513C9">
              <w:rPr>
                <w:rFonts w:cs="BMWType V2 Light"/>
              </w:rPr>
              <w:t xml:space="preserve">geschlossen;   </w:t>
            </w:r>
            <w:proofErr w:type="gramEnd"/>
            <w:r w:rsidRPr="005513C9">
              <w:rPr>
                <w:rFonts w:cs="BMWType V2 Light"/>
              </w:rPr>
              <w:t xml:space="preserve">             NOT-HALT funktionsfähig;             </w:t>
            </w:r>
            <w:proofErr w:type="spellStart"/>
            <w:r w:rsidRPr="005513C9">
              <w:rPr>
                <w:rFonts w:cs="BMWType V2 Light"/>
              </w:rPr>
              <w:t>Türverriegel</w:t>
            </w:r>
            <w:proofErr w:type="spellEnd"/>
            <w:r w:rsidRPr="005513C9">
              <w:rPr>
                <w:rFonts w:cs="BMWType V2 Light"/>
              </w:rPr>
              <w:t xml:space="preserve">. in </w:t>
            </w:r>
            <w:proofErr w:type="gramStart"/>
            <w:r w:rsidRPr="005513C9">
              <w:rPr>
                <w:rFonts w:cs="BMWType V2 Light"/>
              </w:rPr>
              <w:t xml:space="preserve">Funktion;   </w:t>
            </w:r>
            <w:proofErr w:type="gramEnd"/>
            <w:r w:rsidRPr="005513C9">
              <w:rPr>
                <w:rFonts w:cs="BMWType V2 Light"/>
              </w:rPr>
              <w:t xml:space="preserve">   Schutzeinrichtung am Arbeitsplatz in Funktion; MA-Unterweisung; Achsverriegelungen in Funktion (Roboter); Funktionsprüfung und Auflistung der Sicherheitseinrichtungen nach EN 60204 inkl. </w:t>
            </w:r>
            <w:r w:rsidR="00AC1D9B">
              <w:rPr>
                <w:rFonts w:cs="BMWType V2 Light"/>
              </w:rPr>
              <w:t>einer Matrix der Abschaltorgane</w:t>
            </w:r>
          </w:p>
        </w:tc>
        <w:tc>
          <w:tcPr>
            <w:tcW w:w="285" w:type="pct"/>
            <w:shd w:val="pct5" w:color="000000" w:fill="FFFFFF"/>
          </w:tcPr>
          <w:p w14:paraId="56BD6A71" w14:textId="77777777" w:rsidR="005513C9" w:rsidRPr="00C011A3" w:rsidRDefault="005513C9" w:rsidP="00EF37DF">
            <w:r>
              <w:t>X</w:t>
            </w:r>
          </w:p>
        </w:tc>
        <w:tc>
          <w:tcPr>
            <w:tcW w:w="285" w:type="pct"/>
            <w:shd w:val="pct5" w:color="000000" w:fill="FFFFFF"/>
          </w:tcPr>
          <w:p w14:paraId="3BA94904" w14:textId="77777777" w:rsidR="005513C9" w:rsidRPr="00C011A3" w:rsidRDefault="005513C9" w:rsidP="00EF37DF">
            <w:r>
              <w:t>X</w:t>
            </w:r>
          </w:p>
        </w:tc>
        <w:tc>
          <w:tcPr>
            <w:tcW w:w="285" w:type="pct"/>
            <w:shd w:val="pct5" w:color="000000" w:fill="FFFFFF"/>
          </w:tcPr>
          <w:p w14:paraId="686301BB" w14:textId="77777777" w:rsidR="005513C9" w:rsidRPr="00C011A3" w:rsidRDefault="005513C9" w:rsidP="00EF37DF">
            <w:r>
              <w:t>X</w:t>
            </w:r>
          </w:p>
        </w:tc>
        <w:tc>
          <w:tcPr>
            <w:tcW w:w="285" w:type="pct"/>
            <w:shd w:val="pct5" w:color="000000" w:fill="FFFFFF"/>
          </w:tcPr>
          <w:p w14:paraId="394656A0" w14:textId="77777777" w:rsidR="005513C9" w:rsidRPr="00C011A3" w:rsidRDefault="005513C9" w:rsidP="00EF37DF">
            <w:r>
              <w:t>X</w:t>
            </w:r>
          </w:p>
        </w:tc>
      </w:tr>
      <w:tr w:rsidR="005513C9" w:rsidRPr="007F3DAD" w14:paraId="522EEC52" w14:textId="77777777" w:rsidTr="005513C9">
        <w:tc>
          <w:tcPr>
            <w:tcW w:w="943" w:type="pct"/>
            <w:shd w:val="pct20" w:color="000000" w:fill="FFFFFF"/>
          </w:tcPr>
          <w:p w14:paraId="7B77269C" w14:textId="77777777" w:rsidR="005513C9" w:rsidRPr="005513C9" w:rsidRDefault="005513C9" w:rsidP="00EF37DF">
            <w:pPr>
              <w:rPr>
                <w:rFonts w:cs="BMWType V2 Light"/>
              </w:rPr>
            </w:pPr>
            <w:r w:rsidRPr="005513C9">
              <w:rPr>
                <w:rFonts w:cs="BMWType V2 Light"/>
              </w:rPr>
              <w:t>Gefahrenübergang/Betriebsbereite Übergabe</w:t>
            </w:r>
          </w:p>
          <w:p w14:paraId="1FA1D4BA" w14:textId="4D22388B" w:rsidR="005513C9" w:rsidRPr="00AC1D9B" w:rsidRDefault="005513C9" w:rsidP="00AC1D9B">
            <w:pPr>
              <w:rPr>
                <w:rFonts w:cs="BMWType V2 Light"/>
                <w:b/>
              </w:rPr>
            </w:pPr>
            <w:r w:rsidRPr="005513C9">
              <w:rPr>
                <w:rFonts w:cs="BMWType V2 Light"/>
              </w:rPr>
              <w:t>Die Freigabe zur betriebsbereiten Übergabe erfolgt nach der protokollierten sic</w:t>
            </w:r>
            <w:r w:rsidR="00AC1D9B">
              <w:rPr>
                <w:rFonts w:cs="BMWType V2 Light"/>
              </w:rPr>
              <w:t>herheitstechnischen Vorabnahme</w:t>
            </w:r>
          </w:p>
        </w:tc>
        <w:tc>
          <w:tcPr>
            <w:tcW w:w="583" w:type="pct"/>
            <w:shd w:val="pct20" w:color="000000" w:fill="FFFFFF"/>
          </w:tcPr>
          <w:p w14:paraId="7D2B36C2" w14:textId="5F6C71BF" w:rsidR="005513C9" w:rsidRPr="005513C9" w:rsidRDefault="005513C9" w:rsidP="00EF37DF">
            <w:pPr>
              <w:rPr>
                <w:rFonts w:cs="BMWType V2 Light"/>
              </w:rPr>
            </w:pPr>
            <w:r w:rsidRPr="005513C9">
              <w:rPr>
                <w:rFonts w:cs="BMWType V2 Light"/>
              </w:rPr>
              <w:t>AG</w:t>
            </w:r>
          </w:p>
        </w:tc>
        <w:tc>
          <w:tcPr>
            <w:tcW w:w="801" w:type="pct"/>
            <w:shd w:val="pct20" w:color="000000" w:fill="FFFFFF"/>
          </w:tcPr>
          <w:p w14:paraId="7DE09E51" w14:textId="77777777" w:rsidR="005513C9" w:rsidRPr="005513C9" w:rsidRDefault="005513C9" w:rsidP="00EF37DF">
            <w:pPr>
              <w:rPr>
                <w:rFonts w:cs="BMWType V2 Light"/>
              </w:rPr>
            </w:pPr>
            <w:r w:rsidRPr="005513C9">
              <w:rPr>
                <w:rFonts w:cs="BMWType V2 Light"/>
              </w:rPr>
              <w:t xml:space="preserve">Übergabe gültiger Stand an den AG </w:t>
            </w:r>
          </w:p>
          <w:p w14:paraId="2D2694B8" w14:textId="17C455C8" w:rsidR="00AC1D9B" w:rsidRPr="00AC1D9B" w:rsidRDefault="005513C9" w:rsidP="00AC1D9B">
            <w:pPr>
              <w:rPr>
                <w:rFonts w:cs="BMWType V2 Light"/>
              </w:rPr>
            </w:pPr>
            <w:r w:rsidRPr="005513C9">
              <w:rPr>
                <w:rFonts w:cs="BMWType V2 Light"/>
              </w:rPr>
              <w:t>Zur sicherheitstechnischen Vorabnahme wird die Maßnahmenumsetzung der Risikobeurteilung (hinsichtlich Vollständi</w:t>
            </w:r>
            <w:r w:rsidR="00AC1D9B">
              <w:rPr>
                <w:rFonts w:cs="BMWType V2 Light"/>
              </w:rPr>
              <w:t>gkeit und Funktion) überprüft.</w:t>
            </w:r>
          </w:p>
          <w:p w14:paraId="3C242418" w14:textId="747A1CEE" w:rsidR="005513C9" w:rsidRPr="00AC1D9B" w:rsidRDefault="005513C9" w:rsidP="00EF37DF">
            <w:pPr>
              <w:rPr>
                <w:rFonts w:cs="BMWType V2 Light"/>
              </w:rPr>
            </w:pPr>
          </w:p>
        </w:tc>
        <w:tc>
          <w:tcPr>
            <w:tcW w:w="1518" w:type="pct"/>
            <w:shd w:val="pct20" w:color="000000" w:fill="FFFFFF"/>
          </w:tcPr>
          <w:p w14:paraId="518990F9" w14:textId="77777777" w:rsidR="005513C9" w:rsidRPr="005513C9" w:rsidRDefault="005513C9" w:rsidP="00EF37DF">
            <w:pPr>
              <w:rPr>
                <w:rFonts w:cs="BMWType V2 Light"/>
              </w:rPr>
            </w:pPr>
            <w:r w:rsidRPr="005513C9">
              <w:rPr>
                <w:rFonts w:cs="BMWType V2 Light"/>
              </w:rPr>
              <w:t>Anforderungen wie Probebetrieb, zzgl. aktueller Prüfnachweis (inkl. Messprotokoll) gemäß DGUV</w:t>
            </w:r>
          </w:p>
          <w:p w14:paraId="258B7BA6" w14:textId="77777777" w:rsidR="005513C9" w:rsidRPr="005513C9" w:rsidRDefault="005513C9" w:rsidP="00EF37DF">
            <w:pPr>
              <w:rPr>
                <w:rFonts w:cs="BMWType V2 Light"/>
              </w:rPr>
            </w:pPr>
            <w:r w:rsidRPr="005513C9">
              <w:rPr>
                <w:rFonts w:cs="BMWType V2 Light"/>
              </w:rPr>
              <w:t>Übergabe der techn. Dokumentation inkl. Bedienungs- und Wartungsanleitung und einer Übersicht zu den erforderlichen wiederkehrenden Prüfungen.</w:t>
            </w:r>
          </w:p>
          <w:p w14:paraId="731344F3" w14:textId="77777777" w:rsidR="005513C9" w:rsidRPr="005513C9" w:rsidRDefault="005513C9" w:rsidP="00EF37DF">
            <w:pPr>
              <w:rPr>
                <w:rFonts w:cs="BMWType V2 Light"/>
              </w:rPr>
            </w:pPr>
            <w:r w:rsidRPr="005513C9">
              <w:rPr>
                <w:rFonts w:cs="BMWType V2 Light"/>
              </w:rPr>
              <w:t>Aktuelle Funktionsprüfung und Auflistung der Sicherheitseinrichtungen nach EN 60204;</w:t>
            </w:r>
          </w:p>
          <w:p w14:paraId="45492094" w14:textId="77777777" w:rsidR="005513C9" w:rsidRPr="005513C9" w:rsidRDefault="005513C9" w:rsidP="00EF37DF">
            <w:pPr>
              <w:rPr>
                <w:rFonts w:cs="BMWType V2 Light"/>
              </w:rPr>
            </w:pPr>
            <w:r w:rsidRPr="005513C9">
              <w:rPr>
                <w:rFonts w:cs="BMWType V2 Light"/>
              </w:rPr>
              <w:t xml:space="preserve">Nachweis zur Ersteinweisung der Maschinenbediener anhand der techn. Dokumentation </w:t>
            </w:r>
            <w:proofErr w:type="gramStart"/>
            <w:r w:rsidRPr="005513C9">
              <w:rPr>
                <w:rFonts w:cs="BMWType V2 Light"/>
              </w:rPr>
              <w:t>durch Lieferant</w:t>
            </w:r>
            <w:proofErr w:type="gramEnd"/>
            <w:r w:rsidRPr="005513C9">
              <w:rPr>
                <w:rFonts w:cs="BMWType V2 Light"/>
              </w:rPr>
              <w:t>.</w:t>
            </w:r>
          </w:p>
          <w:p w14:paraId="5F968353" w14:textId="7483845F" w:rsidR="005513C9" w:rsidRPr="00AC1D9B" w:rsidRDefault="005513C9" w:rsidP="00EF37DF">
            <w:pPr>
              <w:rPr>
                <w:rFonts w:cs="BMWType V2 Light"/>
              </w:rPr>
            </w:pPr>
            <w:r w:rsidRPr="005513C9">
              <w:rPr>
                <w:rFonts w:cs="BMWType V2 Light"/>
              </w:rPr>
              <w:t>Die Ersteinweisung der Instandhaltung muss bis spätestens zur Funktionsbereitschaft erfolgen.</w:t>
            </w:r>
          </w:p>
        </w:tc>
        <w:tc>
          <w:tcPr>
            <w:tcW w:w="285" w:type="pct"/>
            <w:gridSpan w:val="4"/>
            <w:vMerge w:val="restart"/>
            <w:shd w:val="pct20" w:color="000000" w:fill="FFFFFF"/>
          </w:tcPr>
          <w:p w14:paraId="1DEE1882" w14:textId="1A641B58" w:rsidR="005513C9" w:rsidRPr="00891B4D" w:rsidRDefault="005513C9" w:rsidP="00AC1D9B">
            <w:r w:rsidRPr="00891B4D">
              <w:t>Allgemeiner Produktionsbetrieb</w:t>
            </w:r>
          </w:p>
        </w:tc>
      </w:tr>
      <w:tr w:rsidR="005513C9" w:rsidRPr="00AC1D9B" w14:paraId="25E8C9D2" w14:textId="77777777" w:rsidTr="005513C9">
        <w:tc>
          <w:tcPr>
            <w:tcW w:w="943" w:type="pct"/>
            <w:shd w:val="pct5" w:color="000000" w:fill="FFFFFF"/>
          </w:tcPr>
          <w:p w14:paraId="6D2CEF5C" w14:textId="77777777" w:rsidR="005513C9" w:rsidRPr="005513C9" w:rsidRDefault="005513C9" w:rsidP="00EF37DF">
            <w:pPr>
              <w:rPr>
                <w:rFonts w:cs="BMWType V2 Light"/>
              </w:rPr>
            </w:pPr>
            <w:r w:rsidRPr="005513C9">
              <w:rPr>
                <w:rFonts w:cs="BMWType V2 Light"/>
              </w:rPr>
              <w:t>Anlagenabnahme</w:t>
            </w:r>
          </w:p>
          <w:p w14:paraId="6FE79A00" w14:textId="54680E3E" w:rsidR="00AC1D9B" w:rsidRPr="00AC1D9B" w:rsidRDefault="005513C9" w:rsidP="00AC1D9B">
            <w:pPr>
              <w:rPr>
                <w:rFonts w:cs="BMWType V2 Light"/>
                <w:b/>
              </w:rPr>
            </w:pPr>
            <w:r w:rsidRPr="005513C9">
              <w:rPr>
                <w:rFonts w:cs="BMWType V2 Light"/>
              </w:rPr>
              <w:t xml:space="preserve">Die sicherheitstechnische Abnahme erfolgt im Rahmen der allg. „Anlagen-/ Maschinenabnahme“ und wird mit dem </w:t>
            </w:r>
            <w:r w:rsidR="00AC1D9B">
              <w:rPr>
                <w:rFonts w:cs="BMWType V2 Light"/>
              </w:rPr>
              <w:lastRenderedPageBreak/>
              <w:t>Abnahmeprotokoll dokumentiert.</w:t>
            </w:r>
          </w:p>
          <w:p w14:paraId="230BDC53" w14:textId="47BC0054" w:rsidR="005513C9" w:rsidRPr="00AC1D9B" w:rsidRDefault="005513C9" w:rsidP="00EF37DF">
            <w:pPr>
              <w:rPr>
                <w:rFonts w:cs="BMWType V2 Light"/>
                <w:b/>
              </w:rPr>
            </w:pPr>
          </w:p>
        </w:tc>
        <w:tc>
          <w:tcPr>
            <w:tcW w:w="583" w:type="pct"/>
            <w:shd w:val="pct5" w:color="000000" w:fill="FFFFFF"/>
          </w:tcPr>
          <w:p w14:paraId="1C843380" w14:textId="48F3B037" w:rsidR="005513C9" w:rsidRPr="005513C9" w:rsidRDefault="005513C9" w:rsidP="00EF37DF">
            <w:pPr>
              <w:rPr>
                <w:rFonts w:cs="BMWType V2 Light"/>
              </w:rPr>
            </w:pPr>
            <w:r w:rsidRPr="005513C9">
              <w:rPr>
                <w:rFonts w:cs="BMWType V2 Light"/>
              </w:rPr>
              <w:lastRenderedPageBreak/>
              <w:t>AG</w:t>
            </w:r>
          </w:p>
        </w:tc>
        <w:tc>
          <w:tcPr>
            <w:tcW w:w="801" w:type="pct"/>
            <w:shd w:val="pct5" w:color="000000" w:fill="FFFFFF"/>
          </w:tcPr>
          <w:p w14:paraId="3FDE9F9B" w14:textId="2BEBE38C" w:rsidR="005513C9" w:rsidRPr="00AC1D9B" w:rsidRDefault="005513C9" w:rsidP="00EF37DF">
            <w:pPr>
              <w:rPr>
                <w:rFonts w:cs="BMWType V2 Light"/>
              </w:rPr>
            </w:pPr>
            <w:r w:rsidRPr="005513C9">
              <w:rPr>
                <w:rFonts w:cs="BMWType V2 Light"/>
              </w:rPr>
              <w:t>Übergabe endgültiger Stand der Risikobeurteilung.</w:t>
            </w:r>
          </w:p>
        </w:tc>
        <w:tc>
          <w:tcPr>
            <w:tcW w:w="1518" w:type="pct"/>
            <w:shd w:val="pct5" w:color="000000" w:fill="FFFFFF"/>
          </w:tcPr>
          <w:p w14:paraId="5A9DE5D5" w14:textId="77777777" w:rsidR="005513C9" w:rsidRPr="005513C9" w:rsidRDefault="005513C9" w:rsidP="00EF37DF">
            <w:pPr>
              <w:rPr>
                <w:rFonts w:cs="BMWType V2 Light"/>
              </w:rPr>
            </w:pPr>
            <w:r w:rsidRPr="005513C9">
              <w:rPr>
                <w:rFonts w:cs="BMWType V2 Light"/>
              </w:rPr>
              <w:t>Restmängel sind abgearbeitet.</w:t>
            </w:r>
          </w:p>
          <w:p w14:paraId="76870520" w14:textId="77777777" w:rsidR="005513C9" w:rsidRPr="005513C9" w:rsidRDefault="005513C9" w:rsidP="00EF37DF">
            <w:pPr>
              <w:rPr>
                <w:rFonts w:cs="BMWType V2 Light"/>
              </w:rPr>
            </w:pPr>
            <w:r w:rsidRPr="005513C9">
              <w:rPr>
                <w:rFonts w:cs="BMWType V2 Light"/>
              </w:rPr>
              <w:t xml:space="preserve">Aktueller Prüfnachweis </w:t>
            </w:r>
          </w:p>
          <w:p w14:paraId="69E1AEBC" w14:textId="22CF54C8" w:rsidR="005513C9" w:rsidRPr="00AC1D9B" w:rsidRDefault="005513C9" w:rsidP="00EF37DF">
            <w:pPr>
              <w:rPr>
                <w:rFonts w:cs="BMWType V2 Light"/>
              </w:rPr>
            </w:pPr>
            <w:r w:rsidRPr="005513C9">
              <w:rPr>
                <w:rFonts w:cs="BMWType V2 Light"/>
              </w:rPr>
              <w:t>Übergabe der endgültigen gesamten Dokumentation.</w:t>
            </w:r>
          </w:p>
        </w:tc>
        <w:tc>
          <w:tcPr>
            <w:tcW w:w="285" w:type="pct"/>
            <w:gridSpan w:val="4"/>
            <w:vMerge/>
            <w:shd w:val="pct5" w:color="000000" w:fill="FFFFFF"/>
          </w:tcPr>
          <w:p w14:paraId="11F95970" w14:textId="77777777" w:rsidR="005513C9" w:rsidRPr="00AC1D9B" w:rsidRDefault="005513C9" w:rsidP="00EF37DF">
            <w:pPr>
              <w:spacing w:after="120"/>
              <w:jc w:val="left"/>
              <w:rPr>
                <w:rFonts w:cs="BMWType V2 Light"/>
                <w:sz w:val="16"/>
                <w:szCs w:val="16"/>
              </w:rPr>
            </w:pPr>
          </w:p>
        </w:tc>
      </w:tr>
    </w:tbl>
    <w:p w14:paraId="6E93569A" w14:textId="77777777" w:rsidR="007F40FF" w:rsidRPr="00AC1D9B" w:rsidRDefault="007F40FF" w:rsidP="007F40FF"/>
    <w:p w14:paraId="256E3F91" w14:textId="77777777" w:rsidR="00105D07" w:rsidRPr="00AC1D9B" w:rsidRDefault="00105D07" w:rsidP="007F40FF"/>
    <w:p w14:paraId="11896DA1" w14:textId="19E4689F" w:rsidR="00105D07" w:rsidRPr="00805450" w:rsidRDefault="00105D07" w:rsidP="00544ED0">
      <w:pPr>
        <w:pStyle w:val="berschrift3"/>
      </w:pPr>
      <w:bookmarkStart w:id="1050" w:name="_Toc485131022"/>
      <w:bookmarkStart w:id="1051" w:name="_Toc112915268"/>
      <w:r w:rsidRPr="00805450">
        <w:t>Einweisung des AG-Personals</w:t>
      </w:r>
      <w:bookmarkEnd w:id="1050"/>
      <w:bookmarkEnd w:id="1051"/>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22C57DC8" w14:textId="77777777" w:rsidTr="004657C8">
        <w:tc>
          <w:tcPr>
            <w:tcW w:w="0" w:type="auto"/>
          </w:tcPr>
          <w:p w14:paraId="603F65B2" w14:textId="77777777" w:rsidR="00105D07" w:rsidRPr="0008341C" w:rsidRDefault="00105D07" w:rsidP="00105D07">
            <w:r w:rsidRPr="0008341C">
              <w:t xml:space="preserve">Das Instandhaltungs- und das Betreiberpersonal ist vom AN für die Anlage einzuweisen. Der Umfang ist mit dem AG terminlich und inhaltlich auf die jeweilige Zielgruppe abzustimmen und ist Bestandteil des Auftrages. </w:t>
            </w:r>
          </w:p>
          <w:p w14:paraId="7B2D3DF2" w14:textId="77777777" w:rsidR="00105D07" w:rsidRPr="0008341C" w:rsidRDefault="00105D07" w:rsidP="00105D07">
            <w:r w:rsidRPr="0008341C">
              <w:t>Ein schriftlicher Nachweis über Inhalt und Teilnehmer ist zu erbringen.</w:t>
            </w:r>
          </w:p>
          <w:p w14:paraId="11AE566B" w14:textId="77777777" w:rsidR="00105D07" w:rsidRPr="0008341C" w:rsidRDefault="00105D07" w:rsidP="00105D07"/>
          <w:p w14:paraId="6835F0C1" w14:textId="77777777" w:rsidR="004A0D95" w:rsidRPr="0008341C" w:rsidRDefault="004A0D95" w:rsidP="00105D07">
            <w:pPr>
              <w:rPr>
                <w:lang w:eastAsia="de-DE"/>
              </w:rPr>
            </w:pPr>
          </w:p>
          <w:p w14:paraId="78620A8E" w14:textId="77777777" w:rsidR="00105D07" w:rsidRPr="0008341C" w:rsidRDefault="00105D07" w:rsidP="00105D07">
            <w:pPr>
              <w:rPr>
                <w:lang w:eastAsia="de-DE"/>
              </w:rPr>
            </w:pPr>
            <w:r w:rsidRPr="0008341C">
              <w:rPr>
                <w:lang w:eastAsia="de-DE"/>
              </w:rPr>
              <w:t xml:space="preserve">Die Einweisungen sollen </w:t>
            </w:r>
            <w:r w:rsidR="00AD33C3">
              <w:rPr>
                <w:lang w:eastAsia="de-DE"/>
              </w:rPr>
              <w:t>umfassen</w:t>
            </w:r>
            <w:r w:rsidRPr="0008341C">
              <w:rPr>
                <w:lang w:eastAsia="de-DE"/>
              </w:rPr>
              <w:t xml:space="preserve">: </w:t>
            </w:r>
          </w:p>
          <w:p w14:paraId="643BDFBF" w14:textId="77777777" w:rsidR="00105D07" w:rsidRPr="0008341C" w:rsidRDefault="00105D07" w:rsidP="00105D07">
            <w:pPr>
              <w:rPr>
                <w:lang w:eastAsia="de-DE"/>
              </w:rPr>
            </w:pPr>
          </w:p>
          <w:p w14:paraId="68038D75" w14:textId="77777777" w:rsidR="00105D07" w:rsidRPr="0008341C" w:rsidRDefault="00105D07" w:rsidP="00B868F5">
            <w:pPr>
              <w:pStyle w:val="Aufzhlung"/>
              <w:numPr>
                <w:ilvl w:val="0"/>
                <w:numId w:val="15"/>
              </w:numPr>
              <w:rPr>
                <w:lang w:eastAsia="de-DE"/>
              </w:rPr>
            </w:pPr>
            <w:r w:rsidRPr="0008341C">
              <w:rPr>
                <w:lang w:eastAsia="de-DE"/>
              </w:rPr>
              <w:t xml:space="preserve">3 Schichten Bediener </w:t>
            </w:r>
          </w:p>
          <w:p w14:paraId="6B56B0FF" w14:textId="77777777" w:rsidR="00105D07" w:rsidRPr="0008341C" w:rsidRDefault="00105D07" w:rsidP="00B868F5">
            <w:pPr>
              <w:pStyle w:val="Aufzhlung"/>
              <w:numPr>
                <w:ilvl w:val="0"/>
                <w:numId w:val="15"/>
              </w:numPr>
              <w:rPr>
                <w:lang w:eastAsia="de-DE"/>
              </w:rPr>
            </w:pPr>
            <w:r w:rsidRPr="0008341C">
              <w:rPr>
                <w:lang w:eastAsia="de-DE"/>
              </w:rPr>
              <w:t xml:space="preserve">3 Schichten Instandhaltung mechanisch </w:t>
            </w:r>
          </w:p>
          <w:p w14:paraId="7AEC6EDC" w14:textId="37196A88" w:rsidR="00105D07" w:rsidRPr="00C75E72" w:rsidRDefault="00105D07" w:rsidP="007F40FF">
            <w:pPr>
              <w:pStyle w:val="Aufzhlung"/>
              <w:numPr>
                <w:ilvl w:val="0"/>
                <w:numId w:val="15"/>
              </w:numPr>
              <w:rPr>
                <w:lang w:eastAsia="de-DE"/>
              </w:rPr>
            </w:pPr>
            <w:r w:rsidRPr="0008341C">
              <w:rPr>
                <w:lang w:eastAsia="de-DE"/>
              </w:rPr>
              <w:t xml:space="preserve">3 Schichten Instandhaltung elektrisch </w:t>
            </w:r>
          </w:p>
        </w:tc>
        <w:tc>
          <w:tcPr>
            <w:tcW w:w="0" w:type="auto"/>
          </w:tcPr>
          <w:p w14:paraId="1F412F6F" w14:textId="6A8E4B44" w:rsidR="00105D07" w:rsidRPr="00FB111E" w:rsidRDefault="00105D07" w:rsidP="00DA3440"/>
        </w:tc>
      </w:tr>
    </w:tbl>
    <w:p w14:paraId="0D772DF0" w14:textId="6FEA4FAF" w:rsidR="00105D07" w:rsidRPr="00805450" w:rsidRDefault="00105D07" w:rsidP="00544ED0">
      <w:pPr>
        <w:pStyle w:val="berschrift3"/>
      </w:pPr>
      <w:bookmarkStart w:id="1052" w:name="_Toc112915269"/>
      <w:bookmarkStart w:id="1053" w:name="_Ref483301132"/>
      <w:bookmarkStart w:id="1054" w:name="_Toc485131023"/>
      <w:r w:rsidRPr="00805450">
        <w:t>Betriebsbereite Übergabe</w:t>
      </w:r>
      <w:bookmarkEnd w:id="1052"/>
      <w:r w:rsidRPr="00805450">
        <w:t xml:space="preserve"> </w:t>
      </w:r>
      <w:bookmarkEnd w:id="1053"/>
      <w:bookmarkEnd w:id="105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5C2A6C" w:rsidRPr="00BF4A30" w14:paraId="29DCFDE2" w14:textId="6FC9B003" w:rsidTr="005C2A6C">
        <w:tc>
          <w:tcPr>
            <w:tcW w:w="8789" w:type="dxa"/>
          </w:tcPr>
          <w:p w14:paraId="302A0038" w14:textId="7C6EA517" w:rsidR="005C2A6C" w:rsidRPr="00E63578" w:rsidRDefault="005C2A6C" w:rsidP="005C2A6C">
            <w:pPr>
              <w:ind w:right="-108"/>
            </w:pPr>
            <w:r w:rsidRPr="00C00F0A">
              <w:t xml:space="preserve">Bis zum Gefahrenübergang liegt die Verantwortung des Anlagenbetriebes, der ordnungsgemäßen sicherheitstechnischen Gestaltung und der Einweisung aller an der Anlage tätigen Personengruppen beim Lieferanten / GU. Beim Anlagenbetrieb vor BBÜ ist die Anwesenheit von qualifiziertem Personal des AN während der gesamten </w:t>
            </w:r>
            <w:r w:rsidRPr="00C857E6">
              <w:t xml:space="preserve">Produktionszeit zu gewährleisten. </w:t>
            </w:r>
            <w:r w:rsidRPr="00C857E6">
              <w:rPr>
                <w:color w:val="222222"/>
              </w:rPr>
              <w:t>Alle Hilfsmittel und spezielle Betriebsmittel sind vor Ort und gebrauchsfertig</w:t>
            </w:r>
            <w:r>
              <w:rPr>
                <w:color w:val="222222"/>
              </w:rPr>
              <w:t>.</w:t>
            </w:r>
            <w:r w:rsidR="00D17A3F">
              <w:rPr>
                <w:color w:val="222222"/>
              </w:rPr>
              <w:t xml:space="preserve"> BBÜ ist der </w:t>
            </w:r>
            <w:proofErr w:type="gramStart"/>
            <w:r w:rsidR="00D17A3F">
              <w:rPr>
                <w:color w:val="222222"/>
              </w:rPr>
              <w:t>Zeit</w:t>
            </w:r>
            <w:r w:rsidR="00BA79F6">
              <w:rPr>
                <w:color w:val="222222"/>
              </w:rPr>
              <w:t>punkt</w:t>
            </w:r>
            <w:proofErr w:type="gramEnd"/>
            <w:r w:rsidR="00BA79F6">
              <w:rPr>
                <w:color w:val="222222"/>
              </w:rPr>
              <w:t xml:space="preserve"> </w:t>
            </w:r>
            <w:r w:rsidR="00C73764">
              <w:rPr>
                <w:color w:val="222222"/>
              </w:rPr>
              <w:t xml:space="preserve">von dem aus die Garantiezeit beginnt, sollten </w:t>
            </w:r>
            <w:r w:rsidR="00423A52">
              <w:rPr>
                <w:color w:val="222222"/>
              </w:rPr>
              <w:t xml:space="preserve">außerordentliche </w:t>
            </w:r>
            <w:r w:rsidR="004B4699">
              <w:rPr>
                <w:color w:val="222222"/>
              </w:rPr>
              <w:t>Probleme auftreten</w:t>
            </w:r>
            <w:r w:rsidR="00F10079">
              <w:rPr>
                <w:color w:val="222222"/>
              </w:rPr>
              <w:t xml:space="preserve"> muss dies zur BBÜ nochmals besprochen werden</w:t>
            </w:r>
            <w:r w:rsidR="002A55CB">
              <w:rPr>
                <w:color w:val="222222"/>
              </w:rPr>
              <w:t xml:space="preserve"> und neu terminiert. </w:t>
            </w:r>
          </w:p>
          <w:p w14:paraId="56572861" w14:textId="77777777" w:rsidR="005C2A6C" w:rsidRPr="00E63578" w:rsidRDefault="005C2A6C" w:rsidP="00105D07">
            <w:pPr>
              <w:tabs>
                <w:tab w:val="left" w:pos="2553"/>
              </w:tabs>
            </w:pPr>
          </w:p>
          <w:p w14:paraId="68B4E861" w14:textId="77777777" w:rsidR="005C2A6C" w:rsidRDefault="005C2A6C" w:rsidP="00105D07">
            <w:r>
              <w:t>Der Gefahrenübergang erfolgt im Rahmen der betriebsbereiten Übergabe. Die Voraussetzungen und die Dokumentation der betriebsbereiten Übergabe sind über das BMW-Standard-Formblatt für Abnahmen geregelt. Zu erfüllen ist unter anderem:</w:t>
            </w:r>
          </w:p>
          <w:p w14:paraId="7F43B497" w14:textId="77777777" w:rsidR="005C2A6C" w:rsidRDefault="005C2A6C" w:rsidP="00105D07">
            <w:pPr>
              <w:pStyle w:val="Aufzhlung1"/>
            </w:pPr>
            <w:r>
              <w:t>die gesamte Anlage ist unter Produktionsbedingungen verfügbar</w:t>
            </w:r>
          </w:p>
          <w:p w14:paraId="6373FF83" w14:textId="77777777" w:rsidR="005C2A6C" w:rsidRDefault="005C2A6C" w:rsidP="00105D07">
            <w:pPr>
              <w:pStyle w:val="Aufzhlung1"/>
            </w:pPr>
            <w:r>
              <w:t>die gesamte Anlage läuft verkettet im Automatikbetrieb</w:t>
            </w:r>
          </w:p>
          <w:p w14:paraId="741E2BC3" w14:textId="77777777" w:rsidR="005C2A6C" w:rsidRDefault="005C2A6C" w:rsidP="005C2A6C">
            <w:pPr>
              <w:pStyle w:val="Aufzhlung1"/>
              <w:ind w:right="-415"/>
            </w:pPr>
            <w:r>
              <w:t>die Arbeitssicherheit ist gegeben (Prüfung der Sicherheitseinrichtungen ist durchgeführt, Sicherheitsbegehung hat stattgefunden…)</w:t>
            </w:r>
          </w:p>
          <w:p w14:paraId="4481DC9D" w14:textId="77777777" w:rsidR="005C2A6C" w:rsidRDefault="005C2A6C" w:rsidP="00105D07">
            <w:pPr>
              <w:pStyle w:val="Aufzhlung1"/>
            </w:pPr>
            <w:r>
              <w:t>die Sicherheitsdokumentation liegt vor</w:t>
            </w:r>
          </w:p>
          <w:p w14:paraId="44F947C7" w14:textId="77777777" w:rsidR="005C2A6C" w:rsidRDefault="005C2A6C" w:rsidP="00105D07">
            <w:pPr>
              <w:pStyle w:val="Aufzhlung1"/>
            </w:pPr>
            <w:r>
              <w:t xml:space="preserve">MSA und MFU liegen </w:t>
            </w:r>
            <w:r w:rsidRPr="00C857E6">
              <w:t>mit Nachweisen</w:t>
            </w:r>
            <w:r>
              <w:t xml:space="preserve"> vor</w:t>
            </w:r>
          </w:p>
          <w:p w14:paraId="2A4387D8" w14:textId="77777777" w:rsidR="005C2A6C" w:rsidRDefault="005C2A6C" w:rsidP="00105D07">
            <w:pPr>
              <w:pStyle w:val="Aufzhlung1"/>
            </w:pPr>
            <w:r>
              <w:t xml:space="preserve">das </w:t>
            </w:r>
            <w:proofErr w:type="gramStart"/>
            <w:r>
              <w:t>BMW Personal</w:t>
            </w:r>
            <w:proofErr w:type="gramEnd"/>
            <w:r>
              <w:t xml:space="preserve"> ist in die Bedienung eingewiesen</w:t>
            </w:r>
          </w:p>
          <w:p w14:paraId="7BBF282E" w14:textId="77777777" w:rsidR="005C2A6C" w:rsidRDefault="005C2A6C" w:rsidP="00105D07">
            <w:pPr>
              <w:pStyle w:val="Aufzhlung1"/>
            </w:pPr>
            <w:r>
              <w:t xml:space="preserve">die </w:t>
            </w:r>
            <w:r w:rsidRPr="00C011A3">
              <w:t>immissions- und emissions</w:t>
            </w:r>
            <w:r>
              <w:t>s</w:t>
            </w:r>
            <w:r w:rsidRPr="00C011A3">
              <w:t>chutzrechtlichen Bestimmungen</w:t>
            </w:r>
            <w:r>
              <w:t xml:space="preserve"> werden erfüllt</w:t>
            </w:r>
          </w:p>
          <w:p w14:paraId="6F756E2F" w14:textId="5D65BEA5" w:rsidR="005C2A6C" w:rsidRDefault="005C2A6C" w:rsidP="00105D07">
            <w:pPr>
              <w:pStyle w:val="Aufzhlung1"/>
            </w:pPr>
            <w:r>
              <w:t xml:space="preserve">Brandschutzgutachten liegt vor (vgl. Kapitel </w:t>
            </w:r>
            <w:r>
              <w:rPr>
                <w:color w:val="2B579A"/>
                <w:shd w:val="clear" w:color="auto" w:fill="E6E6E6"/>
              </w:rPr>
              <w:fldChar w:fldCharType="begin"/>
            </w:r>
            <w:r>
              <w:instrText xml:space="preserve"> REF _Ref483300879 \h </w:instrText>
            </w:r>
            <w:r>
              <w:rPr>
                <w:color w:val="2B579A"/>
                <w:shd w:val="clear" w:color="auto" w:fill="E6E6E6"/>
              </w:rPr>
            </w:r>
            <w:r>
              <w:rPr>
                <w:color w:val="2B579A"/>
                <w:shd w:val="clear" w:color="auto" w:fill="E6E6E6"/>
              </w:rPr>
              <w:fldChar w:fldCharType="separate"/>
            </w:r>
            <w:r w:rsidR="002327A8" w:rsidRPr="00A97298">
              <w:t>Medienversorgung</w:t>
            </w:r>
            <w:r>
              <w:rPr>
                <w:color w:val="2B579A"/>
                <w:shd w:val="clear" w:color="auto" w:fill="E6E6E6"/>
              </w:rPr>
              <w:fldChar w:fldCharType="end"/>
            </w:r>
            <w:r>
              <w:t>)</w:t>
            </w:r>
          </w:p>
          <w:p w14:paraId="363FECFD" w14:textId="2A99ED21" w:rsidR="007338A2" w:rsidRDefault="007338A2" w:rsidP="00105D07">
            <w:pPr>
              <w:pStyle w:val="Aufzhlung1"/>
            </w:pPr>
            <w:r>
              <w:t xml:space="preserve">Abnahme-Checkliste BMW </w:t>
            </w:r>
            <w:r w:rsidR="00AF7595">
              <w:t>vorbefüllt inkl. LOP befüllt mit offenen Themen</w:t>
            </w:r>
          </w:p>
          <w:p w14:paraId="0710FC7C" w14:textId="77777777" w:rsidR="005C2A6C" w:rsidRDefault="005C2A6C" w:rsidP="0018175E">
            <w:r w:rsidRPr="00C00F0A">
              <w:rPr>
                <w:b/>
              </w:rPr>
              <w:t>Hinweis</w:t>
            </w:r>
            <w:r w:rsidRPr="00C00F0A">
              <w:t>: Sollte es ohne Verschulden des AG zu einer Verschiebung des BBÜ-Termins kommen, muss ggf. die Produktion von Vorserienteilen in Verantwortung des AN erfolgen. In diesem Fall muss der AN das komplette Personal für den Betrieb der Linie stellen.</w:t>
            </w:r>
            <w:r>
              <w:t xml:space="preserve"> </w:t>
            </w:r>
          </w:p>
        </w:tc>
      </w:tr>
    </w:tbl>
    <w:p w14:paraId="1E049D0C" w14:textId="1556D50C" w:rsidR="00105D07" w:rsidRPr="00805450" w:rsidRDefault="00105D07" w:rsidP="00544ED0">
      <w:pPr>
        <w:pStyle w:val="berschrift3"/>
      </w:pPr>
      <w:bookmarkStart w:id="1055" w:name="_Toc413415682"/>
      <w:bookmarkStart w:id="1056" w:name="_Toc485131024"/>
      <w:bookmarkStart w:id="1057" w:name="_Toc112915270"/>
      <w:r w:rsidRPr="00805450">
        <w:lastRenderedPageBreak/>
        <w:t>Anlauf- und Optimierungsphase</w:t>
      </w:r>
      <w:bookmarkEnd w:id="1055"/>
      <w:bookmarkEnd w:id="1056"/>
      <w:bookmarkEnd w:id="1057"/>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3A624B" w14:paraId="452F4F62" w14:textId="77777777" w:rsidTr="004657C8">
        <w:tc>
          <w:tcPr>
            <w:tcW w:w="0" w:type="auto"/>
          </w:tcPr>
          <w:p w14:paraId="320995F3" w14:textId="77777777" w:rsidR="00105D07" w:rsidRPr="00C011A3" w:rsidRDefault="00105D07" w:rsidP="00105D07">
            <w:r>
              <w:t xml:space="preserve">Die notwendige Schichtbegleitung durch den AN erfolgt auch nach BBÜ </w:t>
            </w:r>
            <w:proofErr w:type="gramStart"/>
            <w:r>
              <w:t>solange</w:t>
            </w:r>
            <w:proofErr w:type="gramEnd"/>
            <w:r>
              <w:t xml:space="preserve">, bis keine produktionsbehindernden Mängelpunkte mehr offen sind. </w:t>
            </w:r>
            <w:r w:rsidRPr="00C011A3">
              <w:t xml:space="preserve">Betreuungspersonal darf nur in Abstimmung mit dem Projektleiter </w:t>
            </w:r>
            <w:r>
              <w:t xml:space="preserve">des AG </w:t>
            </w:r>
            <w:r w:rsidRPr="00C011A3">
              <w:t>abgezogen werden.</w:t>
            </w:r>
          </w:p>
          <w:p w14:paraId="34CA54C8" w14:textId="77777777" w:rsidR="00105D07" w:rsidRPr="00C011A3" w:rsidRDefault="00105D07" w:rsidP="00105D07">
            <w:r w:rsidRPr="00C011A3">
              <w:t xml:space="preserve">Ein Eingreifen in produzierende Anlagen darf nur mit Genehmigung des AG erfolgen. </w:t>
            </w:r>
            <w:r>
              <w:t xml:space="preserve">Die </w:t>
            </w:r>
            <w:r w:rsidRPr="00C011A3">
              <w:t>M</w:t>
            </w:r>
            <w:r>
              <w:t>ä</w:t>
            </w:r>
            <w:r w:rsidRPr="00C011A3">
              <w:t>ngel</w:t>
            </w:r>
            <w:r>
              <w:t>abarbeitung muss</w:t>
            </w:r>
            <w:r w:rsidRPr="00C011A3">
              <w:t xml:space="preserve"> ohne Beeinträchtigung der Produktion zeitnah </w:t>
            </w:r>
            <w:r>
              <w:t>erfolgen</w:t>
            </w:r>
            <w:r w:rsidRPr="00C011A3">
              <w:t>.</w:t>
            </w:r>
          </w:p>
          <w:p w14:paraId="51235DC3" w14:textId="77777777" w:rsidR="00105D07" w:rsidRDefault="00105D07" w:rsidP="00105D07"/>
          <w:p w14:paraId="54D0EB43" w14:textId="77777777" w:rsidR="00105D07" w:rsidRPr="00EA3F53" w:rsidRDefault="00105D07" w:rsidP="00105D07">
            <w:r w:rsidRPr="00EA3F53">
              <w:t xml:space="preserve">Werden vom </w:t>
            </w:r>
            <w:r>
              <w:t>AN</w:t>
            </w:r>
            <w:r w:rsidRPr="00EA3F53">
              <w:t xml:space="preserve"> noch Restarbeiten durchgeführt, so ist eine tägliche Information und Absprache vor Arbeitsaufnahme zwischen Anlagenlieferant und AG erforderlich. Alle bestehenden Gefahrenbereiche sind vom </w:t>
            </w:r>
            <w:r>
              <w:t>AN</w:t>
            </w:r>
            <w:r w:rsidR="004A7724">
              <w:t xml:space="preserve"> abgesichert.</w:t>
            </w:r>
          </w:p>
          <w:p w14:paraId="6DDE58FB" w14:textId="77777777" w:rsidR="00105D07" w:rsidRDefault="00105D07" w:rsidP="00105D07"/>
          <w:p w14:paraId="060887C1" w14:textId="77777777" w:rsidR="007F7F31" w:rsidRDefault="00105D07" w:rsidP="007F7F31">
            <w:r w:rsidRPr="00E1158D">
              <w:t>Während dieser Phase werden wichtige Daten (Verfügbarkeit, Ausbringung…) im Rahmen der „</w:t>
            </w:r>
            <w:proofErr w:type="spellStart"/>
            <w:r w:rsidRPr="00E1158D">
              <w:t>Hochlaufexcellenz</w:t>
            </w:r>
            <w:proofErr w:type="spellEnd"/>
            <w:r w:rsidRPr="00E1158D">
              <w:t>“ regelmäßig berichtet. Der AN unterstützt dieses Berichtswesen.</w:t>
            </w:r>
          </w:p>
          <w:p w14:paraId="104CA041" w14:textId="77777777" w:rsidR="007F7F31" w:rsidRDefault="007F7F31" w:rsidP="007F7F31"/>
        </w:tc>
        <w:tc>
          <w:tcPr>
            <w:tcW w:w="0" w:type="auto"/>
          </w:tcPr>
          <w:p w14:paraId="4B34D72A" w14:textId="77777777" w:rsidR="007F7F31" w:rsidRPr="007F7F31" w:rsidRDefault="007F7F31" w:rsidP="007F7F31">
            <w:pPr>
              <w:rPr>
                <w:lang w:val="en-US"/>
              </w:rPr>
            </w:pPr>
          </w:p>
        </w:tc>
      </w:tr>
    </w:tbl>
    <w:p w14:paraId="4305365F" w14:textId="3F37F3F1" w:rsidR="00105D07" w:rsidRPr="00805450" w:rsidRDefault="00105D07" w:rsidP="00544ED0">
      <w:pPr>
        <w:pStyle w:val="berschrift3"/>
      </w:pPr>
      <w:bookmarkStart w:id="1058" w:name="_Ref483301248"/>
      <w:bookmarkStart w:id="1059" w:name="_Toc485131025"/>
      <w:bookmarkStart w:id="1060" w:name="_Toc112915271"/>
      <w:r w:rsidRPr="00805450">
        <w:t>Endabnahme</w:t>
      </w:r>
      <w:bookmarkEnd w:id="1058"/>
      <w:bookmarkEnd w:id="1059"/>
      <w:bookmarkEnd w:id="1060"/>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5D1BB0CE" w14:textId="77777777" w:rsidTr="004657C8">
        <w:tc>
          <w:tcPr>
            <w:tcW w:w="0" w:type="auto"/>
          </w:tcPr>
          <w:p w14:paraId="3A03B733" w14:textId="26F25B79" w:rsidR="00105D07" w:rsidRPr="00B61D71" w:rsidRDefault="00105D07" w:rsidP="00105D07">
            <w:r w:rsidRPr="00B61D71">
              <w:t>Die Endabnahme erfolgt anhand des BMW-S</w:t>
            </w:r>
            <w:r w:rsidR="001C1C95">
              <w:t>tandard-Formblatts</w:t>
            </w:r>
            <w:r w:rsidRPr="00B61D71">
              <w:t xml:space="preserve"> zur Endabnahme</w:t>
            </w:r>
            <w:r w:rsidR="00C75E72">
              <w:t xml:space="preserve"> („Abnahmecheckliste im Excel-Format“)</w:t>
            </w:r>
            <w:r w:rsidRPr="00B61D71">
              <w:t>. V</w:t>
            </w:r>
            <w:r>
              <w:t>or</w:t>
            </w:r>
            <w:r w:rsidRPr="00B61D71">
              <w:t>aussetzung</w:t>
            </w:r>
            <w:r>
              <w:t>en</w:t>
            </w:r>
            <w:r w:rsidRPr="00B61D71">
              <w:t xml:space="preserve"> für die Endabnahme </w:t>
            </w:r>
            <w:r>
              <w:t>sind</w:t>
            </w:r>
            <w:r w:rsidRPr="00B61D71">
              <w:t xml:space="preserve"> insbesondere:</w:t>
            </w:r>
          </w:p>
          <w:p w14:paraId="3B97ED74" w14:textId="77777777" w:rsidR="00105D07" w:rsidRDefault="00105D07" w:rsidP="00B868F5">
            <w:pPr>
              <w:pStyle w:val="Listenabsatz"/>
              <w:numPr>
                <w:ilvl w:val="0"/>
                <w:numId w:val="21"/>
              </w:numPr>
              <w:jc w:val="left"/>
              <w:rPr>
                <w:rFonts w:ascii="BMWType V2 Light" w:eastAsia="Times New Roman" w:hAnsi="BMWType V2 Light"/>
                <w:sz w:val="20"/>
                <w:szCs w:val="20"/>
              </w:rPr>
            </w:pPr>
            <w:r w:rsidRPr="00B61D71">
              <w:rPr>
                <w:rFonts w:ascii="BMWType V2 Light" w:eastAsia="Times New Roman" w:hAnsi="BMWType V2 Light"/>
                <w:sz w:val="20"/>
                <w:szCs w:val="20"/>
              </w:rPr>
              <w:t xml:space="preserve">Bestandene </w:t>
            </w:r>
            <w:r>
              <w:rPr>
                <w:rFonts w:ascii="BMWType V2 Light" w:eastAsia="Times New Roman" w:hAnsi="BMWType V2 Light"/>
                <w:sz w:val="20"/>
                <w:szCs w:val="20"/>
              </w:rPr>
              <w:t>Anlagen-Tests</w:t>
            </w:r>
          </w:p>
          <w:p w14:paraId="38A7F910" w14:textId="77777777" w:rsidR="00105D07" w:rsidRPr="00B61D71" w:rsidRDefault="00105D07" w:rsidP="00B868F5">
            <w:pPr>
              <w:pStyle w:val="Listenabsatz"/>
              <w:numPr>
                <w:ilvl w:val="0"/>
                <w:numId w:val="21"/>
              </w:numPr>
              <w:ind w:hanging="357"/>
              <w:jc w:val="left"/>
              <w:rPr>
                <w:rFonts w:ascii="BMWType V2 Light" w:eastAsia="Times New Roman" w:hAnsi="BMWType V2 Light"/>
                <w:sz w:val="20"/>
                <w:szCs w:val="20"/>
              </w:rPr>
            </w:pPr>
            <w:r w:rsidRPr="00B61D71">
              <w:rPr>
                <w:rFonts w:ascii="BMWType V2 Light" w:eastAsia="Times New Roman" w:hAnsi="BMWType V2 Light"/>
                <w:sz w:val="20"/>
                <w:szCs w:val="20"/>
              </w:rPr>
              <w:t xml:space="preserve">Nachweis über die Erreichung der Ausbringungsstückzahl </w:t>
            </w:r>
            <w:r>
              <w:rPr>
                <w:rFonts w:ascii="BMWType V2 Light" w:eastAsia="Times New Roman" w:hAnsi="BMWType V2 Light"/>
                <w:sz w:val="20"/>
                <w:szCs w:val="20"/>
              </w:rPr>
              <w:t xml:space="preserve">und </w:t>
            </w:r>
            <w:r w:rsidRPr="00B61D71">
              <w:rPr>
                <w:rFonts w:ascii="BMWType V2 Light" w:eastAsia="Times New Roman" w:hAnsi="BMWType V2 Light"/>
                <w:sz w:val="20"/>
                <w:szCs w:val="20"/>
              </w:rPr>
              <w:t>der technischen Verfügbarkeit im Zei</w:t>
            </w:r>
            <w:r>
              <w:rPr>
                <w:rFonts w:ascii="BMWType V2 Light" w:eastAsia="Times New Roman" w:hAnsi="BMWType V2 Light"/>
                <w:sz w:val="20"/>
                <w:szCs w:val="20"/>
              </w:rPr>
              <w:t>traum einer Woche</w:t>
            </w:r>
            <w:r w:rsidRPr="00B61D71">
              <w:rPr>
                <w:rFonts w:ascii="BMWType V2 Light" w:eastAsia="Times New Roman" w:hAnsi="BMWType V2 Light"/>
                <w:sz w:val="20"/>
                <w:szCs w:val="20"/>
              </w:rPr>
              <w:t xml:space="preserve"> </w:t>
            </w:r>
          </w:p>
          <w:p w14:paraId="1F0ABA33" w14:textId="0B02DD08" w:rsidR="00105D07" w:rsidRPr="00B61D71" w:rsidRDefault="00105D07" w:rsidP="00B868F5">
            <w:pPr>
              <w:pStyle w:val="Listenabsatz"/>
              <w:numPr>
                <w:ilvl w:val="0"/>
                <w:numId w:val="21"/>
              </w:numPr>
              <w:ind w:hanging="357"/>
              <w:jc w:val="left"/>
              <w:rPr>
                <w:rFonts w:ascii="BMWType V2 Light" w:eastAsia="Times New Roman" w:hAnsi="BMWType V2 Light"/>
                <w:sz w:val="20"/>
                <w:szCs w:val="20"/>
              </w:rPr>
            </w:pPr>
            <w:r>
              <w:rPr>
                <w:rFonts w:ascii="BMWType V2 Light" w:eastAsia="Times New Roman" w:hAnsi="BMWType V2 Light"/>
                <w:sz w:val="20"/>
                <w:szCs w:val="20"/>
              </w:rPr>
              <w:t>Abarbeitung</w:t>
            </w:r>
            <w:r w:rsidR="00516859">
              <w:rPr>
                <w:rFonts w:ascii="BMWType V2 Light" w:eastAsia="Times New Roman" w:hAnsi="BMWType V2 Light"/>
                <w:sz w:val="20"/>
                <w:szCs w:val="20"/>
              </w:rPr>
              <w:t xml:space="preserve"> Abnahme-Checkliste BMW inkl.</w:t>
            </w:r>
            <w:r>
              <w:rPr>
                <w:rFonts w:ascii="BMWType V2 Light" w:eastAsia="Times New Roman" w:hAnsi="BMWType V2 Light"/>
                <w:sz w:val="20"/>
                <w:szCs w:val="20"/>
              </w:rPr>
              <w:t xml:space="preserve"> aller Mängelpunkte</w:t>
            </w:r>
            <w:r w:rsidR="00516859">
              <w:rPr>
                <w:rFonts w:ascii="BMWType V2 Light" w:eastAsia="Times New Roman" w:hAnsi="BMWType V2 Light"/>
                <w:sz w:val="20"/>
                <w:szCs w:val="20"/>
              </w:rPr>
              <w:t xml:space="preserve"> ggf. einer weiterführenden LOP</w:t>
            </w:r>
          </w:p>
          <w:p w14:paraId="3AABEA34" w14:textId="77777777" w:rsidR="00105D07" w:rsidRDefault="00105D07" w:rsidP="007F40FF">
            <w:r w:rsidRPr="00B61D71">
              <w:t>Die komplette Dokumentation muss</w:t>
            </w:r>
            <w:r>
              <w:t xml:space="preserve"> mindestens 3 Wochen vor Endabnahme vorgelegt werden und </w:t>
            </w:r>
            <w:r w:rsidRPr="00B61D71">
              <w:t xml:space="preserve">seitens </w:t>
            </w:r>
            <w:r>
              <w:t xml:space="preserve">AG </w:t>
            </w:r>
            <w:r w:rsidR="005A66EA">
              <w:t xml:space="preserve">als </w:t>
            </w:r>
            <w:proofErr w:type="spellStart"/>
            <w:r w:rsidR="005A66EA">
              <w:t>iO</w:t>
            </w:r>
            <w:proofErr w:type="spellEnd"/>
            <w:r w:rsidR="005A66EA">
              <w:t xml:space="preserve"> </w:t>
            </w:r>
            <w:r w:rsidRPr="00B61D71">
              <w:t>geprüft</w:t>
            </w:r>
            <w:r>
              <w:t xml:space="preserve"> werden</w:t>
            </w:r>
            <w:r w:rsidRPr="00B61D71">
              <w:t>.</w:t>
            </w:r>
          </w:p>
          <w:p w14:paraId="7995F2C4" w14:textId="77777777" w:rsidR="00C75E72" w:rsidRDefault="00C75E72" w:rsidP="007F40FF"/>
        </w:tc>
        <w:tc>
          <w:tcPr>
            <w:tcW w:w="0" w:type="auto"/>
          </w:tcPr>
          <w:p w14:paraId="5BC62F91" w14:textId="6096426F" w:rsidR="00105D07" w:rsidRPr="00FB111E" w:rsidRDefault="00105D07" w:rsidP="00DA3440"/>
        </w:tc>
      </w:tr>
    </w:tbl>
    <w:p w14:paraId="0A5AB498" w14:textId="55440D54" w:rsidR="00105D07" w:rsidRPr="00805450" w:rsidRDefault="00105D07" w:rsidP="00544ED0">
      <w:pPr>
        <w:pStyle w:val="berschrift2"/>
      </w:pPr>
      <w:bookmarkStart w:id="1061" w:name="_Toc485131026"/>
      <w:bookmarkStart w:id="1062" w:name="_Toc112915272"/>
      <w:r w:rsidRPr="00805450">
        <w:t>Anlagen-Tests</w:t>
      </w:r>
      <w:bookmarkEnd w:id="1061"/>
      <w:bookmarkEnd w:id="1062"/>
      <w:r w:rsidR="00DA3440">
        <w:t xml:space="preserve"> </w:t>
      </w:r>
    </w:p>
    <w:p w14:paraId="54CED1F5" w14:textId="2EC0411C" w:rsidR="00105D07" w:rsidRPr="00DA3440" w:rsidRDefault="00105D07" w:rsidP="00544ED0">
      <w:pPr>
        <w:pStyle w:val="berschrift3"/>
        <w:rPr>
          <w:lang w:val="en-US"/>
        </w:rPr>
      </w:pPr>
      <w:bookmarkStart w:id="1063" w:name="_Toc485131027"/>
      <w:bookmarkStart w:id="1064" w:name="_Toc112915273"/>
      <w:r w:rsidRPr="00DA3440">
        <w:rPr>
          <w:lang w:val="en-US"/>
        </w:rPr>
        <w:t>Black Out Test</w:t>
      </w:r>
      <w:bookmarkEnd w:id="1063"/>
      <w:bookmarkEnd w:id="1064"/>
      <w:r w:rsidR="00DA3440" w:rsidRPr="00DA3440">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14:paraId="477E69B3" w14:textId="77777777" w:rsidTr="004657C8">
        <w:tc>
          <w:tcPr>
            <w:tcW w:w="0" w:type="auto"/>
          </w:tcPr>
          <w:p w14:paraId="1D597A53" w14:textId="77777777" w:rsidR="00105D07" w:rsidRPr="00C011A3" w:rsidRDefault="00105D07" w:rsidP="00105D07">
            <w:r w:rsidRPr="00C011A3">
              <w:t>Das Anlagenkonzept bzw. die Anlagenkomponenten müssen so ausgelegt sein, dass zu jeder Zeit ein vollständiges Freischalten oder ein plötzlicher Stromausfall von der Anlage bewältigt werden kann. Dies betrifft insbesondere alle elektrischen und elektronischen Bestandteile der Anlage.</w:t>
            </w:r>
          </w:p>
          <w:p w14:paraId="0CB67F39" w14:textId="77777777" w:rsidR="00105D07" w:rsidRDefault="00105D07" w:rsidP="007F40FF">
            <w:r>
              <w:t>Die v</w:t>
            </w:r>
            <w:r w:rsidRPr="00C011A3">
              <w:t xml:space="preserve">ollständige Anlagenbereitschaft muss nach maximal 10 </w:t>
            </w:r>
            <w:r>
              <w:t>Min.</w:t>
            </w:r>
            <w:r w:rsidRPr="00C011A3">
              <w:t xml:space="preserve"> wieder hergestellt sein.</w:t>
            </w:r>
            <w:r>
              <w:t xml:space="preserve"> Der Test muss mit dem AG zusammen durchgeführt werden.</w:t>
            </w:r>
          </w:p>
        </w:tc>
        <w:tc>
          <w:tcPr>
            <w:tcW w:w="0" w:type="auto"/>
          </w:tcPr>
          <w:p w14:paraId="1142B74B" w14:textId="208E90BD" w:rsidR="00105D07" w:rsidRDefault="00105D07" w:rsidP="00DA3440"/>
        </w:tc>
      </w:tr>
    </w:tbl>
    <w:p w14:paraId="57A9CD5F" w14:textId="185353AA" w:rsidR="00105D07" w:rsidRPr="00DA3440" w:rsidRDefault="00105D07" w:rsidP="00544ED0">
      <w:pPr>
        <w:pStyle w:val="berschrift3"/>
        <w:rPr>
          <w:lang w:val="en-US"/>
        </w:rPr>
      </w:pPr>
      <w:bookmarkStart w:id="1065" w:name="_Toc485131028"/>
      <w:bookmarkStart w:id="1066" w:name="_Toc112915274"/>
      <w:proofErr w:type="spellStart"/>
      <w:r w:rsidRPr="00DA3440">
        <w:rPr>
          <w:lang w:val="en-US"/>
        </w:rPr>
        <w:t>Urlöschen</w:t>
      </w:r>
      <w:proofErr w:type="spellEnd"/>
      <w:r w:rsidRPr="00DA3440">
        <w:rPr>
          <w:lang w:val="en-US"/>
        </w:rPr>
        <w:t xml:space="preserve"> SPS</w:t>
      </w:r>
      <w:bookmarkEnd w:id="1065"/>
      <w:bookmarkEnd w:id="1066"/>
      <w:r w:rsidR="00DA3440" w:rsidRPr="00DA3440">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7"/>
        <w:gridCol w:w="222"/>
        <w:gridCol w:w="222"/>
      </w:tblGrid>
      <w:tr w:rsidR="00DA3440" w:rsidRPr="00BF4A30" w14:paraId="4D65DDCF" w14:textId="77777777" w:rsidTr="004657C8">
        <w:tc>
          <w:tcPr>
            <w:tcW w:w="0" w:type="auto"/>
          </w:tcPr>
          <w:p w14:paraId="28388B15" w14:textId="77777777" w:rsidR="00DA3440" w:rsidRPr="001D7890" w:rsidRDefault="00DA3440" w:rsidP="00DA3440">
            <w:r w:rsidRPr="001D7890">
              <w:t xml:space="preserve">Zur Simulation des Ausfalls einer Anlagensteuerung erfolgt gemeinsam mit dem AG das </w:t>
            </w:r>
            <w:proofErr w:type="gramStart"/>
            <w:r w:rsidRPr="001D7890">
              <w:t>SPS Urlöschen</w:t>
            </w:r>
            <w:proofErr w:type="gramEnd"/>
            <w:r w:rsidRPr="001D7890">
              <w:t xml:space="preserve"> und Programm </w:t>
            </w:r>
            <w:proofErr w:type="spellStart"/>
            <w:r w:rsidRPr="001D7890">
              <w:t>Neuladen</w:t>
            </w:r>
            <w:proofErr w:type="spellEnd"/>
            <w:r w:rsidRPr="001D7890">
              <w:t>.</w:t>
            </w:r>
          </w:p>
          <w:p w14:paraId="1C3C68BE" w14:textId="77777777" w:rsidR="00DA3440" w:rsidRDefault="00DA3440" w:rsidP="00DA3440">
            <w:r w:rsidRPr="001D7890">
              <w:t xml:space="preserve">Die Wiederanlaufzeit vom vollständig geladenen Programm (CPU in Run) bis die Anlage wieder vollständig betriebsbereit ist darf 10 </w:t>
            </w:r>
            <w:r>
              <w:t>Min.</w:t>
            </w:r>
            <w:r w:rsidRPr="001D7890">
              <w:t xml:space="preserve"> nicht überschreiten. Die Wiederherstellung von Anlagenparametern hat nach dem abgestimmten Prozess zu erfolgen.</w:t>
            </w:r>
          </w:p>
        </w:tc>
        <w:tc>
          <w:tcPr>
            <w:tcW w:w="0" w:type="auto"/>
          </w:tcPr>
          <w:p w14:paraId="72767CCC" w14:textId="4FBD72A7" w:rsidR="00DA3440" w:rsidRPr="00FB111E" w:rsidRDefault="00DA3440" w:rsidP="00DA3440"/>
        </w:tc>
        <w:tc>
          <w:tcPr>
            <w:tcW w:w="0" w:type="auto"/>
          </w:tcPr>
          <w:p w14:paraId="469E9924" w14:textId="77777777" w:rsidR="00DA3440" w:rsidRPr="00FB111E" w:rsidRDefault="00DA3440" w:rsidP="00DA3440"/>
        </w:tc>
      </w:tr>
    </w:tbl>
    <w:p w14:paraId="57FB1EF9" w14:textId="31E45EF7" w:rsidR="00105D07" w:rsidRDefault="00105D07" w:rsidP="00544ED0">
      <w:pPr>
        <w:pStyle w:val="berschrift3"/>
      </w:pPr>
      <w:bookmarkStart w:id="1067" w:name="_Toc485131029"/>
      <w:bookmarkStart w:id="1068" w:name="_Toc112915275"/>
      <w:r w:rsidRPr="00805450">
        <w:t>Prüfung Software-Qualität</w:t>
      </w:r>
      <w:bookmarkEnd w:id="1067"/>
      <w:bookmarkEnd w:id="1068"/>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2E88EB43" w14:textId="77777777" w:rsidTr="004657C8">
        <w:tc>
          <w:tcPr>
            <w:tcW w:w="0" w:type="auto"/>
          </w:tcPr>
          <w:p w14:paraId="57E008F4" w14:textId="77777777" w:rsidR="00105D07" w:rsidRDefault="00105D07" w:rsidP="00105D07">
            <w:r w:rsidRPr="006D0DEF">
              <w:t>Im Rahmen der Anlagentests wird die Anlagen-Software (z.B. SPS und Visualisierung) durch den AG geprüft. Kriterien sind u.a. Softwarestruktur nach Standard, Kommentare vollständig, Bausteine aus Bibliotheken aktuell und Generierung fehlerfrei.</w:t>
            </w:r>
          </w:p>
        </w:tc>
        <w:tc>
          <w:tcPr>
            <w:tcW w:w="0" w:type="auto"/>
          </w:tcPr>
          <w:p w14:paraId="48C451F4" w14:textId="211BEB98" w:rsidR="00105D07" w:rsidRPr="00FB111E" w:rsidRDefault="00105D07" w:rsidP="00105D07"/>
        </w:tc>
      </w:tr>
    </w:tbl>
    <w:p w14:paraId="55B63936" w14:textId="77777777" w:rsidR="00105D07" w:rsidRPr="00FB111E" w:rsidRDefault="00105D07" w:rsidP="00105D07"/>
    <w:p w14:paraId="4ABDBE95" w14:textId="4729F318" w:rsidR="00105D07" w:rsidRPr="00805450" w:rsidRDefault="00105D07" w:rsidP="00544ED0">
      <w:pPr>
        <w:pStyle w:val="berschrift3"/>
      </w:pPr>
      <w:bookmarkStart w:id="1069" w:name="_Toc485131030"/>
      <w:bookmarkStart w:id="1070" w:name="_Toc112915276"/>
      <w:r w:rsidRPr="00805450">
        <w:t>Wiederanlauf Anlage nach Notaus</w:t>
      </w:r>
      <w:bookmarkEnd w:id="1069"/>
      <w:bookmarkEnd w:id="1070"/>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2C998D16" w14:textId="77777777" w:rsidTr="004657C8">
        <w:tc>
          <w:tcPr>
            <w:tcW w:w="0" w:type="auto"/>
          </w:tcPr>
          <w:p w14:paraId="6C453E88" w14:textId="77777777" w:rsidR="00105D07" w:rsidRDefault="00105D07" w:rsidP="00105D07">
            <w:r>
              <w:t>Der Test muss mit dem AG zusammen durchgeführt werden. Die Anlage muss ohne größere Eingriffe (z.B. ohne Betreten des Schutzbereichs) innerhalb von 120s wieder im Automatikablauf sein. Dabei dürfen keine Daten verloren gehen.</w:t>
            </w:r>
          </w:p>
          <w:p w14:paraId="377CD088" w14:textId="77777777" w:rsidR="00105D07" w:rsidRDefault="00105D07" w:rsidP="00105D07">
            <w:r>
              <w:t xml:space="preserve">Bei Prozessen, in denen durch einen Notaus ein </w:t>
            </w:r>
            <w:proofErr w:type="spellStart"/>
            <w:r>
              <w:t>niO</w:t>
            </w:r>
            <w:proofErr w:type="spellEnd"/>
            <w:r>
              <w:t xml:space="preserve"> entsteht, muss das Bauteil automatisch als </w:t>
            </w:r>
            <w:proofErr w:type="spellStart"/>
            <w:r>
              <w:t>niO</w:t>
            </w:r>
            <w:proofErr w:type="spellEnd"/>
            <w:r>
              <w:t xml:space="preserve"> ausgeschleust werden.</w:t>
            </w:r>
          </w:p>
        </w:tc>
        <w:tc>
          <w:tcPr>
            <w:tcW w:w="0" w:type="auto"/>
          </w:tcPr>
          <w:p w14:paraId="4A940BE8" w14:textId="2F5FC77F" w:rsidR="00105D07" w:rsidRPr="00FB111E" w:rsidRDefault="00105D07" w:rsidP="00DA3440"/>
        </w:tc>
      </w:tr>
    </w:tbl>
    <w:p w14:paraId="19C65B9D" w14:textId="77777777" w:rsidR="00A02FDD" w:rsidRPr="00FB111E" w:rsidRDefault="00A02FDD" w:rsidP="00A02FDD">
      <w:pPr>
        <w:rPr>
          <w:highlight w:val="magenta"/>
        </w:rPr>
      </w:pPr>
    </w:p>
    <w:p w14:paraId="1B8B40BA" w14:textId="77777777" w:rsidR="00A02FDD" w:rsidRPr="009802AE" w:rsidRDefault="002D2776" w:rsidP="00544ED0">
      <w:pPr>
        <w:pStyle w:val="berschrift3"/>
      </w:pPr>
      <w:bookmarkStart w:id="1071" w:name="_Toc112915277"/>
      <w:r w:rsidRPr="009802AE">
        <w:t xml:space="preserve">Nachweis </w:t>
      </w:r>
      <w:proofErr w:type="spellStart"/>
      <w:r w:rsidRPr="009802AE">
        <w:t>niO</w:t>
      </w:r>
      <w:proofErr w:type="spellEnd"/>
      <w:r w:rsidRPr="009802AE">
        <w:t>-Prozessergebnisse</w:t>
      </w:r>
      <w:bookmarkEnd w:id="1071"/>
      <w:r w:rsidR="002D6B0F" w:rsidRPr="009802A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414"/>
      </w:tblGrid>
      <w:tr w:rsidR="00A02FDD" w:rsidRPr="00BF4A30" w14:paraId="0AC1F871" w14:textId="77777777" w:rsidTr="005C2A6C">
        <w:tc>
          <w:tcPr>
            <w:tcW w:w="8647" w:type="dxa"/>
          </w:tcPr>
          <w:p w14:paraId="483EEF38" w14:textId="77777777" w:rsidR="00A02FDD" w:rsidRDefault="00887D76" w:rsidP="00887D76">
            <w:pPr>
              <w:pStyle w:val="Aufzhlung1"/>
              <w:numPr>
                <w:ilvl w:val="0"/>
                <w:numId w:val="0"/>
              </w:numPr>
            </w:pPr>
            <w:r>
              <w:t xml:space="preserve">Parallel zum Nachweis der Maschinen- und Messsystemfähigkeiten beim AG muss auch die korrekte Reaktion der Anlage auf </w:t>
            </w:r>
            <w:proofErr w:type="spellStart"/>
            <w:r>
              <w:t>niO</w:t>
            </w:r>
            <w:proofErr w:type="spellEnd"/>
            <w:r>
              <w:t>-Prozesse oder Bauteile nachgewiesen werden.</w:t>
            </w:r>
          </w:p>
          <w:p w14:paraId="316C1468" w14:textId="77777777" w:rsidR="00F45D23" w:rsidRDefault="00887D76" w:rsidP="00573CA9">
            <w:pPr>
              <w:pStyle w:val="Aufzhlung1"/>
              <w:numPr>
                <w:ilvl w:val="0"/>
                <w:numId w:val="0"/>
              </w:numPr>
            </w:pPr>
            <w:r>
              <w:t>Dazu werden seitens AG Fehler simuliert</w:t>
            </w:r>
            <w:r w:rsidR="00F45D23">
              <w:t>, z.B.</w:t>
            </w:r>
          </w:p>
          <w:p w14:paraId="1A57A430" w14:textId="77777777" w:rsidR="00F45D23" w:rsidRDefault="00FF7843" w:rsidP="00B868F5">
            <w:pPr>
              <w:pStyle w:val="Aufzhlung1"/>
              <w:numPr>
                <w:ilvl w:val="0"/>
                <w:numId w:val="28"/>
              </w:numPr>
            </w:pPr>
            <w:r>
              <w:t>Verbau</w:t>
            </w:r>
            <w:r w:rsidR="00A338F0">
              <w:t xml:space="preserve"> </w:t>
            </w:r>
            <w:r>
              <w:t>von defekten Einzelteilen und Grenzmustern</w:t>
            </w:r>
          </w:p>
          <w:p w14:paraId="2F428713" w14:textId="77777777" w:rsidR="00F45D23" w:rsidRDefault="00A338F0" w:rsidP="00B868F5">
            <w:pPr>
              <w:pStyle w:val="Aufzhlung1"/>
              <w:numPr>
                <w:ilvl w:val="0"/>
                <w:numId w:val="28"/>
              </w:numPr>
            </w:pPr>
            <w:r>
              <w:t>Provozieren von Schraub-/ Schweiß- /…</w:t>
            </w:r>
            <w:r w:rsidR="002D2776">
              <w:t xml:space="preserve"> Fehlern</w:t>
            </w:r>
          </w:p>
          <w:p w14:paraId="2644C23D" w14:textId="77777777" w:rsidR="002D2776" w:rsidRDefault="002D2776" w:rsidP="00B868F5">
            <w:pPr>
              <w:pStyle w:val="Aufzhlung1"/>
              <w:numPr>
                <w:ilvl w:val="0"/>
                <w:numId w:val="28"/>
              </w:numPr>
            </w:pPr>
            <w:r>
              <w:t>…</w:t>
            </w:r>
          </w:p>
          <w:p w14:paraId="36DC6BF0" w14:textId="77777777" w:rsidR="00A02FDD" w:rsidRDefault="00A338F0" w:rsidP="002D2776">
            <w:pPr>
              <w:pStyle w:val="Aufzhlung1"/>
              <w:numPr>
                <w:ilvl w:val="0"/>
                <w:numId w:val="0"/>
              </w:numPr>
            </w:pPr>
            <w:r>
              <w:t>Der AN ist während der Tests anwesend und stellt Mängel umgehend ab.</w:t>
            </w:r>
          </w:p>
        </w:tc>
        <w:tc>
          <w:tcPr>
            <w:tcW w:w="414" w:type="dxa"/>
          </w:tcPr>
          <w:p w14:paraId="18D3A732" w14:textId="08751C92" w:rsidR="00B31184" w:rsidRPr="00FB111E" w:rsidRDefault="00B31184" w:rsidP="00B31184">
            <w:pPr>
              <w:pStyle w:val="Aufzhlung1"/>
              <w:numPr>
                <w:ilvl w:val="0"/>
                <w:numId w:val="0"/>
              </w:numPr>
            </w:pPr>
          </w:p>
        </w:tc>
      </w:tr>
    </w:tbl>
    <w:p w14:paraId="4E64C145" w14:textId="77777777" w:rsidR="00105D07" w:rsidRPr="00FB111E" w:rsidRDefault="00105D07" w:rsidP="00105D07"/>
    <w:p w14:paraId="0A575314" w14:textId="77777777" w:rsidR="009668B7" w:rsidRPr="009802AE" w:rsidRDefault="009668B7" w:rsidP="00544ED0">
      <w:pPr>
        <w:pStyle w:val="berschrift3"/>
      </w:pPr>
      <w:bookmarkStart w:id="1072" w:name="_Toc112915278"/>
      <w:bookmarkStart w:id="1073" w:name="_Toc485131031"/>
      <w:r w:rsidRPr="009802AE">
        <w:t>Störsimulation</w:t>
      </w:r>
      <w:bookmarkEnd w:id="107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9668B7" w:rsidRPr="00BF4A30" w14:paraId="65785BEC" w14:textId="77777777" w:rsidTr="004657C8">
        <w:tc>
          <w:tcPr>
            <w:tcW w:w="0" w:type="auto"/>
          </w:tcPr>
          <w:p w14:paraId="531AE607" w14:textId="77777777" w:rsidR="009668B7" w:rsidRDefault="002D2776" w:rsidP="00573CA9">
            <w:r>
              <w:t>Im Rahmen der Anlauf- und Optimierungsphase</w:t>
            </w:r>
            <w:r w:rsidR="00286528">
              <w:t xml:space="preserve"> muss nachgewiesen werden, dass die Anlage korrekt auf Störungen reagiert. </w:t>
            </w:r>
            <w:r>
              <w:t>Getestet wird</w:t>
            </w:r>
            <w:r w:rsidR="00286528">
              <w:t xml:space="preserve"> z.B.</w:t>
            </w:r>
          </w:p>
          <w:p w14:paraId="49F78A7C" w14:textId="77777777" w:rsidR="00286528" w:rsidRDefault="002D2776" w:rsidP="00286528">
            <w:pPr>
              <w:pStyle w:val="Aufzhlung1"/>
            </w:pPr>
            <w:r>
              <w:t>Abstecken von Busteilnehmern</w:t>
            </w:r>
          </w:p>
          <w:p w14:paraId="38889F20" w14:textId="77777777" w:rsidR="00286528" w:rsidRDefault="002D2776" w:rsidP="00286528">
            <w:pPr>
              <w:pStyle w:val="Aufzhlung1"/>
            </w:pPr>
            <w:r>
              <w:t>Verstellen von Endschaltern</w:t>
            </w:r>
          </w:p>
          <w:p w14:paraId="6C4D4D90" w14:textId="77777777" w:rsidR="002D2776" w:rsidRDefault="002D2776" w:rsidP="00286528">
            <w:pPr>
              <w:pStyle w:val="Aufzhlung1"/>
            </w:pPr>
            <w:r>
              <w:t>…</w:t>
            </w:r>
          </w:p>
          <w:p w14:paraId="6CA57D54" w14:textId="77777777" w:rsidR="009802AE" w:rsidRDefault="009802AE" w:rsidP="00286528">
            <w:pPr>
              <w:pStyle w:val="Aufzhlung1"/>
              <w:numPr>
                <w:ilvl w:val="0"/>
                <w:numId w:val="0"/>
              </w:numPr>
            </w:pPr>
          </w:p>
          <w:p w14:paraId="23C5EEA3" w14:textId="77777777" w:rsidR="00286528" w:rsidRDefault="002D2776" w:rsidP="00286528">
            <w:pPr>
              <w:pStyle w:val="Aufzhlung1"/>
              <w:numPr>
                <w:ilvl w:val="0"/>
                <w:numId w:val="0"/>
              </w:numPr>
            </w:pPr>
            <w:r>
              <w:t>Der AN ist während der Tests anwesend und stellt Mängel umgehend ab.</w:t>
            </w:r>
          </w:p>
        </w:tc>
        <w:tc>
          <w:tcPr>
            <w:tcW w:w="0" w:type="auto"/>
          </w:tcPr>
          <w:p w14:paraId="350A4150" w14:textId="77777777" w:rsidR="009668B7" w:rsidRPr="00FB111E" w:rsidRDefault="009668B7" w:rsidP="005E4EC0"/>
        </w:tc>
      </w:tr>
    </w:tbl>
    <w:p w14:paraId="134DBB3C" w14:textId="035FD015" w:rsidR="00105D07" w:rsidRPr="00805450" w:rsidRDefault="00105D07" w:rsidP="00544ED0">
      <w:pPr>
        <w:pStyle w:val="berschrift3"/>
      </w:pPr>
      <w:bookmarkStart w:id="1074" w:name="_Toc112915279"/>
      <w:r w:rsidRPr="00805450">
        <w:t>Verfügbarkeitstest</w:t>
      </w:r>
      <w:bookmarkEnd w:id="1073"/>
      <w:bookmarkEnd w:id="1074"/>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5B333E2B" w14:textId="77777777" w:rsidTr="004657C8">
        <w:tc>
          <w:tcPr>
            <w:tcW w:w="0" w:type="auto"/>
          </w:tcPr>
          <w:p w14:paraId="2814B63A" w14:textId="77777777" w:rsidR="00105D07" w:rsidRDefault="00105D07" w:rsidP="00105D07">
            <w:r>
              <w:t xml:space="preserve">Vor Endabnahme muss ein finaler Verfügbarkeitstest über </w:t>
            </w:r>
            <w:r w:rsidR="0008341C">
              <w:t>10</w:t>
            </w:r>
            <w:r>
              <w:t xml:space="preserve"> Schichten bestanden werden, der hier beschrieben ist. Der Termin wird in Abhängigkeit von verfügbaren Bauteilen festgelegt.</w:t>
            </w:r>
          </w:p>
          <w:p w14:paraId="3D9FA936" w14:textId="77777777" w:rsidR="00105D07" w:rsidRDefault="00105D07" w:rsidP="00105D07">
            <w:r>
              <w:t>Im Vorfeld werden in Absprache zwischen AN und AG mehrere kleinere Tests (Minensucher oder Leistungstests) mit einer Dauer von bis zu 8h durchgeführt.</w:t>
            </w:r>
          </w:p>
          <w:p w14:paraId="312B43CD" w14:textId="77777777" w:rsidR="00105D07" w:rsidRDefault="00105D07" w:rsidP="00105D07"/>
          <w:p w14:paraId="63D4D860" w14:textId="77777777" w:rsidR="00105D07" w:rsidRDefault="00105D07" w:rsidP="00105D07">
            <w:r>
              <w:t>Kriterien für ein Bestehen des Verfügbarkeitstests sind</w:t>
            </w:r>
          </w:p>
          <w:p w14:paraId="777DD0F5" w14:textId="77777777" w:rsidR="00105D07" w:rsidRDefault="00105D07" w:rsidP="00105D07">
            <w:pPr>
              <w:pStyle w:val="Aufzhlung1"/>
            </w:pPr>
            <w:r>
              <w:t>Erreichen aller Einzelanlagen-Verfügbarkeiten</w:t>
            </w:r>
          </w:p>
          <w:p w14:paraId="30C65166" w14:textId="77777777" w:rsidR="00105D07" w:rsidRDefault="00105D07" w:rsidP="00105D07">
            <w:pPr>
              <w:pStyle w:val="Aufzhlung1"/>
            </w:pPr>
            <w:r>
              <w:t>Erreichen aller Auslegungs-Taktzeiten</w:t>
            </w:r>
          </w:p>
          <w:p w14:paraId="432D7C6A" w14:textId="77777777" w:rsidR="00105D07" w:rsidRDefault="00105D07" w:rsidP="00105D07">
            <w:pPr>
              <w:pStyle w:val="Aufzhlung1"/>
            </w:pPr>
            <w:r>
              <w:t>Für mechanische Gewerke: Erreichen der Ausbringung</w:t>
            </w:r>
          </w:p>
          <w:p w14:paraId="430AB77D" w14:textId="77777777" w:rsidR="00105D07" w:rsidRPr="00C011A3" w:rsidRDefault="00105D07" w:rsidP="00105D07">
            <w:r w:rsidRPr="00C011A3">
              <w:t>Anforderungen vor dem Verfügbarkeitstest (sind im Detail mit dem AG festzuschreiben)</w:t>
            </w:r>
            <w:r>
              <w:t>:</w:t>
            </w:r>
          </w:p>
          <w:p w14:paraId="0D2E0D1B" w14:textId="77777777" w:rsidR="00105D07" w:rsidRPr="004D3EF1" w:rsidRDefault="00105D07" w:rsidP="00105D07">
            <w:pPr>
              <w:pStyle w:val="Aufzhlung1"/>
            </w:pPr>
            <w:r w:rsidRPr="004D3EF1">
              <w:t>Fertigstellung der Gesamtanlage</w:t>
            </w:r>
          </w:p>
          <w:p w14:paraId="3AB97E5B" w14:textId="77777777" w:rsidR="00105D07" w:rsidRDefault="00105D07" w:rsidP="00105D07">
            <w:pPr>
              <w:pStyle w:val="Aufzhlung1"/>
            </w:pPr>
            <w:r w:rsidRPr="004D3EF1">
              <w:t>BBÜ ist erfolgt</w:t>
            </w:r>
          </w:p>
          <w:p w14:paraId="79312FB6" w14:textId="77777777" w:rsidR="00105D07" w:rsidRPr="00C011A3" w:rsidRDefault="00105D07" w:rsidP="00105D07">
            <w:pPr>
              <w:pStyle w:val="Aufzhlung1"/>
            </w:pPr>
            <w:r w:rsidRPr="00C011A3">
              <w:t xml:space="preserve">Erfüllen der geforderten </w:t>
            </w:r>
            <w:r>
              <w:t>Auslegungs-Taktzeiten</w:t>
            </w:r>
          </w:p>
          <w:p w14:paraId="6F006455" w14:textId="77777777" w:rsidR="00105D07" w:rsidRDefault="00105D07" w:rsidP="00105D07">
            <w:pPr>
              <w:pStyle w:val="Aufzhlung1"/>
            </w:pPr>
            <w:r w:rsidRPr="00C011A3">
              <w:t>Volle Anlagenzugänglichkeit (z.B. Wartungsbühnen, Aufgänge, Sicherheitseinrichtungen und Wartungsstege)</w:t>
            </w:r>
          </w:p>
          <w:p w14:paraId="7D15FD99" w14:textId="77777777" w:rsidR="00105D07" w:rsidRDefault="00105D07" w:rsidP="00105D07">
            <w:pPr>
              <w:pStyle w:val="Aufzhlung1"/>
            </w:pPr>
            <w:r>
              <w:lastRenderedPageBreak/>
              <w:t>Alle Sonderfunktionen (Notstrategien, Ein- und Ausschleusen, Reparaturplätze etc.) sind einsatzbereit</w:t>
            </w:r>
          </w:p>
          <w:p w14:paraId="4FAEC600" w14:textId="77777777" w:rsidR="00105D07" w:rsidRPr="00C011A3" w:rsidRDefault="00105D07" w:rsidP="00105D07">
            <w:pPr>
              <w:pStyle w:val="Aufzhlung1"/>
            </w:pPr>
            <w:r>
              <w:t>Alle Hilfswerkzeuge und Sonderbetriebsmittel sind vor Ort und einsatzbereit.</w:t>
            </w:r>
          </w:p>
          <w:p w14:paraId="7EEECBBB" w14:textId="77777777" w:rsidR="00105D07" w:rsidRPr="00C011A3" w:rsidRDefault="00105D07" w:rsidP="00105D07">
            <w:pPr>
              <w:pStyle w:val="Aufzhlung1"/>
            </w:pPr>
            <w:r w:rsidRPr="00C011A3">
              <w:t>Störmeldungen im System müssen vollständig, sinnvoll, eindeutig und nachvollziehbar sein</w:t>
            </w:r>
          </w:p>
          <w:p w14:paraId="2A0ACE0E" w14:textId="77777777" w:rsidR="00105D07" w:rsidRPr="00C011A3" w:rsidRDefault="00105D07" w:rsidP="00105D07">
            <w:pPr>
              <w:pStyle w:val="Aufzhlung1"/>
            </w:pPr>
            <w:r w:rsidRPr="00C011A3">
              <w:t>Ersatzteilerstausstattung muss übergeben sein (sofern bestellt)</w:t>
            </w:r>
          </w:p>
          <w:p w14:paraId="7B8FB225" w14:textId="77777777" w:rsidR="00105D07" w:rsidRDefault="00105D07" w:rsidP="00105D07">
            <w:pPr>
              <w:pStyle w:val="Aufzhlung1"/>
            </w:pPr>
            <w:r>
              <w:t xml:space="preserve">Verfügbarkeits-behindernde </w:t>
            </w:r>
            <w:r w:rsidRPr="00C011A3">
              <w:t xml:space="preserve">Mängelpunkte </w:t>
            </w:r>
            <w:r>
              <w:t>sind abgearbeitet</w:t>
            </w:r>
          </w:p>
          <w:p w14:paraId="52B22515" w14:textId="77777777" w:rsidR="00105D07" w:rsidRDefault="00105D07" w:rsidP="00105D07">
            <w:pPr>
              <w:pStyle w:val="Aufzhlung1"/>
            </w:pPr>
            <w:r w:rsidRPr="00C011A3">
              <w:t xml:space="preserve">Keinerlei Aktivitäten an den </w:t>
            </w:r>
            <w:proofErr w:type="gramStart"/>
            <w:r w:rsidRPr="00C011A3">
              <w:t>Anlagen</w:t>
            </w:r>
            <w:proofErr w:type="gramEnd"/>
            <w:r>
              <w:t xml:space="preserve"> während Verfügbarkeitsnachweis, </w:t>
            </w:r>
            <w:r w:rsidRPr="00C011A3">
              <w:t>Programmiergeräte sind nicht angesteckt.</w:t>
            </w:r>
          </w:p>
          <w:p w14:paraId="17458959" w14:textId="77777777" w:rsidR="00105D07" w:rsidRPr="00C011A3" w:rsidRDefault="00105D07" w:rsidP="00105D07">
            <w:pPr>
              <w:pStyle w:val="Aufzhlung1"/>
              <w:numPr>
                <w:ilvl w:val="0"/>
                <w:numId w:val="0"/>
              </w:numPr>
              <w:ind w:left="720"/>
            </w:pPr>
          </w:p>
          <w:p w14:paraId="61B2D254" w14:textId="77777777" w:rsidR="00105D07" w:rsidRPr="00DE3381" w:rsidRDefault="00105D07" w:rsidP="00105D07">
            <w:pPr>
              <w:pStyle w:val="Aufzhlung1"/>
              <w:numPr>
                <w:ilvl w:val="0"/>
                <w:numId w:val="0"/>
              </w:numPr>
            </w:pPr>
            <w:r>
              <w:t>Ablauf des Verfügbarkeitstests:</w:t>
            </w:r>
          </w:p>
          <w:p w14:paraId="243BC6CB" w14:textId="77777777" w:rsidR="00105D07" w:rsidRPr="00C011A3" w:rsidRDefault="00105D07" w:rsidP="00105D07">
            <w:pPr>
              <w:pStyle w:val="Aufzhlung1"/>
            </w:pPr>
            <w:r w:rsidRPr="00C011A3">
              <w:t xml:space="preserve">Der Verfügbarkeitstest wird in der Regel </w:t>
            </w:r>
            <w:r w:rsidRPr="004A4B09">
              <w:t>über 10 aufeinander</w:t>
            </w:r>
            <w:r w:rsidRPr="00C011A3">
              <w:t xml:space="preserve"> folgende Schichten durchgeführt. Wird in einer Schicht die geforderte Verfügbarkeit nicht erreicht, beginnt der Test in voller Länge von neuem. Abweichungen sind nur mit Zustimmung des Betreibers möglich.</w:t>
            </w:r>
          </w:p>
          <w:p w14:paraId="24463144" w14:textId="77777777" w:rsidR="00105D07" w:rsidRPr="00C011A3" w:rsidRDefault="00105D07" w:rsidP="00105D07">
            <w:pPr>
              <w:pStyle w:val="Aufzhlung1"/>
            </w:pPr>
            <w:r w:rsidRPr="00DE3381">
              <w:t>Die Störungsbehebung während des Durchsatz-/Verfügbarkeitstests wird ausschließlich durch Mitarbe</w:t>
            </w:r>
            <w:r>
              <w:t>i</w:t>
            </w:r>
            <w:r w:rsidRPr="00DE3381">
              <w:t>ter des AG und nur in Begleitung von Mitarbeitern des AN durchgeführt.</w:t>
            </w:r>
          </w:p>
          <w:p w14:paraId="33DCB72D" w14:textId="77777777" w:rsidR="00F45D23" w:rsidRDefault="00105D07" w:rsidP="00F45D23">
            <w:pPr>
              <w:pStyle w:val="Aufzhlung1"/>
            </w:pPr>
            <w:r w:rsidRPr="00C011A3">
              <w:t xml:space="preserve">Bei der Störungsbehebung muss die Fehlerursache gefunden und behoben werden und darf sich nicht auf das </w:t>
            </w:r>
          </w:p>
          <w:p w14:paraId="356BF90A" w14:textId="77777777" w:rsidR="00105D07" w:rsidRPr="00C011A3" w:rsidRDefault="00105D07" w:rsidP="00F45D23">
            <w:pPr>
              <w:pStyle w:val="Aufzhlung1"/>
              <w:numPr>
                <w:ilvl w:val="0"/>
                <w:numId w:val="0"/>
              </w:numPr>
              <w:ind w:left="720"/>
            </w:pPr>
            <w:r w:rsidRPr="00C011A3">
              <w:t>Zurücksetze</w:t>
            </w:r>
            <w:r w:rsidR="00F45D23">
              <w:t>n</w:t>
            </w:r>
            <w:r w:rsidRPr="00C011A3">
              <w:t xml:space="preserve"> der Schaltzustände beschränken. </w:t>
            </w:r>
          </w:p>
          <w:p w14:paraId="0A3DB73F" w14:textId="77777777" w:rsidR="00105D07" w:rsidRPr="00C011A3" w:rsidRDefault="00105D07" w:rsidP="00105D07">
            <w:pPr>
              <w:pStyle w:val="Aufzhlung1"/>
            </w:pPr>
            <w:r w:rsidRPr="00C011A3">
              <w:t xml:space="preserve">Die Reaktionszeit für die IH bis zum Eintreffen am Störpunkt beträgt max. 2 </w:t>
            </w:r>
            <w:r>
              <w:t>Min.</w:t>
            </w:r>
          </w:p>
          <w:p w14:paraId="7CABB1B7" w14:textId="77777777" w:rsidR="00105D07" w:rsidRPr="00C011A3" w:rsidRDefault="00105D07" w:rsidP="00105D07">
            <w:pPr>
              <w:pStyle w:val="Aufzhlung1"/>
            </w:pPr>
            <w:r w:rsidRPr="00C011A3">
              <w:t>Reaktionszeit der Instandhaltung (Eintritt der Störung bis Ankunft der Instandhaltung bei HVO bzw. Schaltschrank) wird in der Verfügbarkeitsbetrachtung nicht berücksichtigt. Voraussetzung ist allerdings, dass die Störmeldungen richtig an das IPS-T weitergeleitet werden.</w:t>
            </w:r>
          </w:p>
          <w:p w14:paraId="61CDC4C5" w14:textId="77777777" w:rsidR="00105D07" w:rsidRDefault="00105D07" w:rsidP="00105D07">
            <w:pPr>
              <w:pStyle w:val="Aufzhlung1"/>
            </w:pPr>
            <w:r w:rsidRPr="00C011A3">
              <w:t>Sollte das IH-Personal nach 2 Min</w:t>
            </w:r>
            <w:r>
              <w:t>.</w:t>
            </w:r>
            <w:r w:rsidRPr="00C011A3">
              <w:t xml:space="preserve"> nicht vor Ort sein, ist zur Vermeidung von Stückzahlverlusten sofort mit der Störungsanalyse und Störungsbehebung durch den AN zu beginnen und anschließend zu beschreiben.</w:t>
            </w:r>
          </w:p>
          <w:p w14:paraId="2E02AD2F" w14:textId="77777777" w:rsidR="00105D07" w:rsidRDefault="00105D07" w:rsidP="00105D07">
            <w:pPr>
              <w:pStyle w:val="Aufzhlung1"/>
            </w:pPr>
            <w:r w:rsidRPr="00FD64F6">
              <w:t>Die TV</w:t>
            </w:r>
            <w:r>
              <w:t>F</w:t>
            </w:r>
            <w:r w:rsidRPr="00FD64F6">
              <w:t xml:space="preserve"> und Ausbringungsstückzahl </w:t>
            </w:r>
            <w:r>
              <w:t>werden</w:t>
            </w:r>
            <w:r w:rsidRPr="00FD64F6">
              <w:t xml:space="preserve"> auf IPS-T-Dat</w:t>
            </w:r>
            <w:r>
              <w:t>en basierend ausgewertet. Berei</w:t>
            </w:r>
            <w:r w:rsidRPr="00FD64F6">
              <w:t>nigung von</w:t>
            </w:r>
            <w:r>
              <w:t xml:space="preserve"> organisatorischen Störungen er</w:t>
            </w:r>
            <w:r w:rsidRPr="00FD64F6">
              <w:t>folgt durch den AN unter Abstimmung mit dem AG.</w:t>
            </w:r>
          </w:p>
          <w:p w14:paraId="37BAA1F7" w14:textId="77777777" w:rsidR="00105D07" w:rsidRDefault="00105D07" w:rsidP="00105D07">
            <w:pPr>
              <w:pStyle w:val="Aufzhlung1"/>
            </w:pPr>
            <w:r w:rsidRPr="00C011A3">
              <w:t xml:space="preserve">Der </w:t>
            </w:r>
            <w:r>
              <w:t>AN</w:t>
            </w:r>
            <w:r w:rsidRPr="00C011A3">
              <w:t xml:space="preserve"> hat alle Störereignisse an de</w:t>
            </w:r>
            <w:r>
              <w:t>r Anlage zu protokollieren und im Anschluss mit dem Störmeldesystem zu vergleichen.</w:t>
            </w:r>
          </w:p>
        </w:tc>
        <w:tc>
          <w:tcPr>
            <w:tcW w:w="0" w:type="auto"/>
          </w:tcPr>
          <w:p w14:paraId="1A3AC20D" w14:textId="0DBE5EFE" w:rsidR="00105D07" w:rsidRPr="00FB111E" w:rsidRDefault="00105D07" w:rsidP="00A309CC">
            <w:pPr>
              <w:pStyle w:val="Aufzhlung1"/>
            </w:pPr>
          </w:p>
        </w:tc>
      </w:tr>
    </w:tbl>
    <w:p w14:paraId="57E4E278" w14:textId="5B4EF3F0" w:rsidR="00105D07" w:rsidRPr="00805450" w:rsidRDefault="00105D07" w:rsidP="00544ED0">
      <w:pPr>
        <w:pStyle w:val="berschrift2"/>
      </w:pPr>
      <w:bookmarkStart w:id="1075" w:name="_Ref483301378"/>
      <w:bookmarkStart w:id="1076" w:name="_Toc485131032"/>
      <w:bookmarkStart w:id="1077" w:name="_Toc112915280"/>
      <w:r w:rsidRPr="00805450">
        <w:t>Ersatzteile</w:t>
      </w:r>
      <w:bookmarkEnd w:id="1075"/>
      <w:bookmarkEnd w:id="1076"/>
      <w:bookmarkEnd w:id="1077"/>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72"/>
      </w:tblGrid>
      <w:tr w:rsidR="00105D07" w:rsidRPr="00BF4A30" w14:paraId="1629AE79" w14:textId="77777777" w:rsidTr="005C2A6C">
        <w:tc>
          <w:tcPr>
            <w:tcW w:w="8789" w:type="dxa"/>
          </w:tcPr>
          <w:p w14:paraId="02D0F030" w14:textId="77777777" w:rsidR="00105D07" w:rsidRPr="00C011A3" w:rsidRDefault="00105D07" w:rsidP="00105D07">
            <w:pPr>
              <w:rPr>
                <w:color w:val="FFC000"/>
              </w:rPr>
            </w:pPr>
            <w:r>
              <w:t>N</w:t>
            </w:r>
            <w:r w:rsidRPr="00C011A3">
              <w:t>ach der Konstruktionsfreigabe müssen in der Stückliste</w:t>
            </w:r>
            <w:r>
              <w:t xml:space="preserve"> </w:t>
            </w:r>
            <w:r w:rsidRPr="00C011A3">
              <w:t>die Verschleiß- und Risikoteile im Detail ausgewiesen werden.</w:t>
            </w:r>
          </w:p>
          <w:p w14:paraId="249B05B4" w14:textId="77777777" w:rsidR="00105D07" w:rsidRPr="00C011A3" w:rsidRDefault="00105D07" w:rsidP="00105D07">
            <w:r w:rsidRPr="00C011A3">
              <w:t xml:space="preserve">Verschleißteile sind Teile, die einem natürlichen Verschleiß unterliegen und nach einem festen Zeitintervall, oder nach Identifikation während der regulären Instandhaltung, ersetzt werden. Risikoteile fallen nicht durch Verschleiß aus, sondern aufgrund eines Defektes. </w:t>
            </w:r>
          </w:p>
          <w:p w14:paraId="6A36A0EF" w14:textId="77777777" w:rsidR="00105D07" w:rsidRPr="00C011A3" w:rsidRDefault="00105D07" w:rsidP="00105D07"/>
          <w:p w14:paraId="4CC8D9CC" w14:textId="77777777" w:rsidR="00105D07" w:rsidRPr="00C011A3" w:rsidRDefault="00105D07" w:rsidP="00105D07">
            <w:r w:rsidRPr="00C011A3">
              <w:t>Grundsätzlicher Ablauf:</w:t>
            </w:r>
          </w:p>
          <w:p w14:paraId="5058534E" w14:textId="77777777" w:rsidR="00105D07" w:rsidRPr="00C011A3" w:rsidRDefault="00105D07" w:rsidP="00105D07">
            <w:pPr>
              <w:pStyle w:val="Aufzhlung1"/>
            </w:pPr>
            <w:r w:rsidRPr="00C011A3">
              <w:t xml:space="preserve">Nach der Konstruktionsfreigabe erstellt der AN </w:t>
            </w:r>
            <w:r w:rsidRPr="00C011A3">
              <w:rPr>
                <w:u w:val="single"/>
              </w:rPr>
              <w:t xml:space="preserve">innerhalb </w:t>
            </w:r>
            <w:r>
              <w:rPr>
                <w:u w:val="single"/>
              </w:rPr>
              <w:t xml:space="preserve">von </w:t>
            </w:r>
            <w:r w:rsidRPr="00C011A3">
              <w:rPr>
                <w:u w:val="single"/>
              </w:rPr>
              <w:t>14 Tagen</w:t>
            </w:r>
            <w:r w:rsidRPr="00C011A3">
              <w:t xml:space="preserve"> ein Ersatzteilangebot, das alle Bauteile der Anlage, deren Preis sowie eine Meng</w:t>
            </w:r>
            <w:r>
              <w:t xml:space="preserve">enempfehlung </w:t>
            </w:r>
            <w:r w:rsidRPr="00C011A3">
              <w:t>beinhaltet</w:t>
            </w:r>
            <w:r>
              <w:t xml:space="preserve">. </w:t>
            </w:r>
          </w:p>
          <w:p w14:paraId="6780BC43" w14:textId="77777777" w:rsidR="00105D07" w:rsidRPr="00C011A3" w:rsidRDefault="00105D07" w:rsidP="00105D07">
            <w:pPr>
              <w:pStyle w:val="Aufzhlung1"/>
            </w:pPr>
            <w:r w:rsidRPr="00C011A3">
              <w:t>Der AG wählt die Ersa</w:t>
            </w:r>
            <w:r>
              <w:t xml:space="preserve">tzteile aus und bestellt diese unter Berücksichtigung </w:t>
            </w:r>
            <w:r w:rsidRPr="00C011A3">
              <w:t>bereits vorhandene</w:t>
            </w:r>
            <w:r>
              <w:t>r</w:t>
            </w:r>
            <w:r w:rsidRPr="00C011A3">
              <w:t xml:space="preserve"> Ersatzteile.</w:t>
            </w:r>
            <w:r>
              <w:t xml:space="preserve"> Die Fertigung der Original- und der Ersatzteile erfolgt im Idealfall gleichzeitig.</w:t>
            </w:r>
          </w:p>
          <w:p w14:paraId="50C349E1" w14:textId="77777777" w:rsidR="00105D07" w:rsidRDefault="00105D07" w:rsidP="00105D07">
            <w:r w:rsidRPr="00C011A3">
              <w:t>Ziel</w:t>
            </w:r>
            <w:r>
              <w:t xml:space="preserve"> i</w:t>
            </w:r>
            <w:r w:rsidRPr="00C011A3">
              <w:t>st, dass die Ersatzteilerstausstattung zum Beginn der Inbetriebsetzung der Anlage vor Ort ist. Dementsprechend sind notwendige Beschaffungs- und Lieferzeiten zu berücksichtigen.</w:t>
            </w:r>
            <w:r>
              <w:t xml:space="preserve"> Der AN </w:t>
            </w:r>
            <w:r>
              <w:lastRenderedPageBreak/>
              <w:t>kann bis zur BBÜ auf dieses Ersatzteilpaket zugreifen, muss entnommene Komponenten aber ggf. kurzfristig auf seine Kosten nachbestellen.</w:t>
            </w:r>
          </w:p>
          <w:p w14:paraId="6EF61A05" w14:textId="77777777" w:rsidR="00105D07" w:rsidRDefault="00105D07" w:rsidP="00105D07">
            <w:r>
              <w:t>Bei durch den AN verschuldeten Änderungen müssen die Ersatzteile kostenneutral mit angepasst werden.</w:t>
            </w:r>
          </w:p>
          <w:p w14:paraId="7251377C" w14:textId="77777777" w:rsidR="00105D07" w:rsidRPr="00C011A3" w:rsidRDefault="00105D07" w:rsidP="00105D07">
            <w:r w:rsidRPr="00C011A3">
              <w:t>Ist es nicht möglich, die Ersatzteile bis zu Beginn der Inbetriebsetzung zu liefern, so ist vom AN ein Inbetriebsetzungspaket bereit zu stellen. Inhalt und Umfang sind mit der Planung und Instandhaltung des AG abzustimmen. Eine spätere Übernahme dieser Ersatzteile ist dann zu vereinbaren.</w:t>
            </w:r>
          </w:p>
          <w:p w14:paraId="30CA920C" w14:textId="77777777" w:rsidR="00F45D23" w:rsidRDefault="00F45D23" w:rsidP="00105D07"/>
          <w:p w14:paraId="6651B5E4" w14:textId="77777777" w:rsidR="00105D07" w:rsidRDefault="00105D07" w:rsidP="00105D07">
            <w:r w:rsidRPr="00C011A3">
              <w:t>Werden aus Sicht des AN notwendige Risikoteile nicht als Ersatzteil bestellt, so ist das Anlaufrisiko zu beurteilen und eine entsprechende Vereinbarung zwischen AN und AG zu treffen.</w:t>
            </w:r>
          </w:p>
        </w:tc>
        <w:tc>
          <w:tcPr>
            <w:tcW w:w="272" w:type="dxa"/>
          </w:tcPr>
          <w:p w14:paraId="274ED40D" w14:textId="7EF12AD4" w:rsidR="00105D07" w:rsidRPr="00FB111E" w:rsidRDefault="00105D07" w:rsidP="00A309CC"/>
        </w:tc>
      </w:tr>
    </w:tbl>
    <w:p w14:paraId="581710D4" w14:textId="60396058" w:rsidR="00105D07" w:rsidRPr="00805450" w:rsidRDefault="00105D07" w:rsidP="00544ED0">
      <w:pPr>
        <w:pStyle w:val="berschrift2"/>
      </w:pPr>
      <w:bookmarkStart w:id="1078" w:name="_Toc143074578"/>
      <w:bookmarkStart w:id="1079" w:name="_Toc152481085"/>
      <w:bookmarkStart w:id="1080" w:name="_Toc273962329"/>
      <w:bookmarkStart w:id="1081" w:name="_Toc356207838"/>
      <w:bookmarkStart w:id="1082" w:name="_Toc485131033"/>
      <w:bookmarkStart w:id="1083" w:name="_Toc112915281"/>
      <w:r w:rsidRPr="00805450">
        <w:t>Dokumentation, Konstruktion, Layout</w:t>
      </w:r>
      <w:bookmarkEnd w:id="1078"/>
      <w:bookmarkEnd w:id="1079"/>
      <w:bookmarkEnd w:id="1080"/>
      <w:bookmarkEnd w:id="1081"/>
      <w:bookmarkEnd w:id="1082"/>
      <w:bookmarkEnd w:id="1083"/>
      <w:r w:rsidR="00A309CC">
        <w:t xml:space="preserve"> </w:t>
      </w:r>
    </w:p>
    <w:p w14:paraId="07ED69B0" w14:textId="1431F50D" w:rsidR="00105D07" w:rsidRPr="00805450" w:rsidRDefault="00105D07" w:rsidP="00544ED0">
      <w:pPr>
        <w:pStyle w:val="berschrift3"/>
      </w:pPr>
      <w:bookmarkStart w:id="1084" w:name="_Ref127937860"/>
      <w:bookmarkStart w:id="1085" w:name="_Toc128961589"/>
      <w:bookmarkStart w:id="1086" w:name="_Ref132181965"/>
      <w:bookmarkStart w:id="1087" w:name="_Toc143074579"/>
      <w:bookmarkStart w:id="1088" w:name="_Toc152481086"/>
      <w:bookmarkStart w:id="1089" w:name="_Toc378577932"/>
      <w:bookmarkStart w:id="1090" w:name="_Toc413415702"/>
      <w:bookmarkStart w:id="1091" w:name="_Toc485131034"/>
      <w:bookmarkStart w:id="1092" w:name="_Toc112915282"/>
      <w:r w:rsidRPr="00805450">
        <w:t>Mechanische Konstruktion (Catia</w:t>
      </w:r>
      <w:bookmarkEnd w:id="1084"/>
      <w:bookmarkEnd w:id="1085"/>
      <w:bookmarkEnd w:id="1086"/>
      <w:bookmarkEnd w:id="1087"/>
      <w:bookmarkEnd w:id="1088"/>
      <w:bookmarkEnd w:id="1089"/>
      <w:bookmarkEnd w:id="1090"/>
      <w:r w:rsidRPr="00805450">
        <w:t>)</w:t>
      </w:r>
      <w:bookmarkEnd w:id="1091"/>
      <w:bookmarkEnd w:id="1092"/>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72694424" w14:textId="77777777" w:rsidTr="004657C8">
        <w:tc>
          <w:tcPr>
            <w:tcW w:w="0" w:type="auto"/>
          </w:tcPr>
          <w:p w14:paraId="39FC4228" w14:textId="77777777" w:rsidR="00105D07" w:rsidRPr="00C011A3" w:rsidRDefault="00105D07" w:rsidP="00105D07">
            <w:r w:rsidRPr="00A00163">
              <w:t xml:space="preserve">Grundsätzlich sind für Konstruktionsumfänge </w:t>
            </w:r>
            <w:r>
              <w:t xml:space="preserve">alle </w:t>
            </w:r>
            <w:r w:rsidRPr="00A00163">
              <w:t>Fertigungszeichnungen, Zusammenbau-Zeichnungen (ZB-Zeichnungen) und Stücklisten in digitaler Ausführung zu liefern.</w:t>
            </w:r>
          </w:p>
          <w:p w14:paraId="1D82BB5F" w14:textId="77777777" w:rsidR="00105D07" w:rsidRPr="00C011A3" w:rsidRDefault="00105D07" w:rsidP="00105D07"/>
          <w:p w14:paraId="3B5ADFE3" w14:textId="77777777" w:rsidR="00105D07" w:rsidRDefault="00105D07" w:rsidP="00105D07">
            <w:r w:rsidRPr="009B4C13">
              <w:t xml:space="preserve">Die für den jeweiligen Umfang einzuhaltenden Arbeitsweisen, einzusetzenden Systeme und zu liefernde Daten sind durch die CAD-Dokumentations-Vorschrift im Partner Portal </w:t>
            </w:r>
            <w:r>
              <w:t>(</w:t>
            </w:r>
            <w:r w:rsidRPr="009B4C13">
              <w:rPr>
                <w:rFonts w:ascii="Wingdings" w:eastAsia="Wingdings" w:hAnsi="Wingdings" w:cs="Wingdings"/>
              </w:rPr>
              <w:t>à</w:t>
            </w:r>
            <w:r w:rsidRPr="009B4C13">
              <w:t xml:space="preserve"> öffentlicher Bereich </w:t>
            </w:r>
            <w:r w:rsidRPr="009B4C13">
              <w:rPr>
                <w:rFonts w:ascii="Wingdings" w:eastAsia="Wingdings" w:hAnsi="Wingdings" w:cs="Wingdings"/>
              </w:rPr>
              <w:t>à</w:t>
            </w:r>
            <w:r w:rsidRPr="009B4C13" w:rsidDel="00B509B8">
              <w:t xml:space="preserve"> </w:t>
            </w:r>
            <w:r w:rsidRPr="009B4C13">
              <w:t xml:space="preserve">Funktionsbereiche </w:t>
            </w:r>
            <w:r w:rsidRPr="009B4C13">
              <w:rPr>
                <w:rFonts w:ascii="Wingdings" w:eastAsia="Wingdings" w:hAnsi="Wingdings" w:cs="Wingdings"/>
              </w:rPr>
              <w:t>à</w:t>
            </w:r>
            <w:r w:rsidRPr="009B4C13">
              <w:t xml:space="preserve"> Technologien </w:t>
            </w:r>
            <w:r w:rsidRPr="009B4C13">
              <w:rPr>
                <w:rFonts w:ascii="Wingdings" w:eastAsia="Wingdings" w:hAnsi="Wingdings" w:cs="Wingdings"/>
              </w:rPr>
              <w:t>à</w:t>
            </w:r>
            <w:r w:rsidRPr="009B4C13">
              <w:t xml:space="preserve"> Motor und Fahrdynamik </w:t>
            </w:r>
            <w:r w:rsidRPr="009B4C13">
              <w:rPr>
                <w:rFonts w:ascii="Wingdings" w:eastAsia="Wingdings" w:hAnsi="Wingdings" w:cs="Wingdings"/>
              </w:rPr>
              <w:t>à</w:t>
            </w:r>
            <w:r w:rsidRPr="009B4C13">
              <w:t xml:space="preserve"> Fertigungsmittelkonstruktion (Fahrwerk)</w:t>
            </w:r>
            <w:r>
              <w:t xml:space="preserve">) </w:t>
            </w:r>
            <w:r w:rsidRPr="009B4C13">
              <w:t>geregelt</w:t>
            </w:r>
            <w:r w:rsidRPr="009B4C13">
              <w:rPr>
                <w:bCs/>
              </w:rPr>
              <w:t>.</w:t>
            </w:r>
            <w:r>
              <w:t xml:space="preserve"> Die Daten müssen dem Stand „</w:t>
            </w:r>
            <w:r w:rsidRPr="00F04B9A">
              <w:t>41 Catia Konstruktionsqualität</w:t>
            </w:r>
            <w:r>
              <w:t>“ entsprechen, eine Lieferung gemäß „</w:t>
            </w:r>
            <w:r w:rsidRPr="00F04B9A">
              <w:t>42 DMU-Qualität</w:t>
            </w:r>
            <w:r>
              <w:t>“ ist nicht zulässig.</w:t>
            </w:r>
          </w:p>
          <w:p w14:paraId="284BE008" w14:textId="77777777" w:rsidR="00105D07" w:rsidRDefault="00105D07" w:rsidP="00105D07"/>
          <w:p w14:paraId="01DE6136" w14:textId="77777777" w:rsidR="00105D07" w:rsidRPr="00C011A3" w:rsidRDefault="00105D07" w:rsidP="00105D07">
            <w:r w:rsidRPr="00C011A3">
              <w:t>Der AN verpflichtet sich</w:t>
            </w:r>
            <w:r>
              <w:t>,</w:t>
            </w:r>
            <w:r w:rsidRPr="00C011A3">
              <w:t xml:space="preserve"> diese Richtlinien selbständig </w:t>
            </w:r>
            <w:r>
              <w:t>herunterzuladen</w:t>
            </w:r>
            <w:r w:rsidRPr="00C011A3">
              <w:t xml:space="preserve"> und die Aufwände für eine BMW-konforme Dokumentation im Angebot zu berücksichtigen.</w:t>
            </w:r>
            <w:r>
              <w:t xml:space="preserve"> Bei Fragen kann der zuständige Fertigungsmittelkonstrukteur kontaktiert werden.</w:t>
            </w:r>
          </w:p>
          <w:p w14:paraId="4B4400F9" w14:textId="77777777" w:rsidR="00105D07" w:rsidRPr="00105D07" w:rsidRDefault="00105D07" w:rsidP="00105D07">
            <w:pPr>
              <w:rPr>
                <w:rFonts w:cs="BMWType V2 Light"/>
                <w:b/>
                <w:szCs w:val="24"/>
              </w:rPr>
            </w:pPr>
            <w:r w:rsidRPr="00C011A3">
              <w:t>Die Richtlinien stellen eine Erweiterung des im B2B bereitgestellten Dokuments „BMW-spezifische Ergänzung der OEM-übergreifenden Basisrichtlinie für die Konstruktion von Anlage</w:t>
            </w:r>
            <w:r>
              <w:t>n und Vorrichtungen mit CATIA</w:t>
            </w:r>
            <w:r w:rsidRPr="00C011A3">
              <w:t>“ dar und sind verpflichtend einzuhalten.</w:t>
            </w:r>
          </w:p>
        </w:tc>
        <w:tc>
          <w:tcPr>
            <w:tcW w:w="0" w:type="auto"/>
          </w:tcPr>
          <w:p w14:paraId="60D54FF5" w14:textId="5B92A879" w:rsidR="00105D07" w:rsidRPr="00FB111E" w:rsidRDefault="00105D07" w:rsidP="00A309CC"/>
        </w:tc>
      </w:tr>
    </w:tbl>
    <w:p w14:paraId="4B68069F" w14:textId="1DC4AB0C" w:rsidR="00105D07" w:rsidRPr="00805450" w:rsidRDefault="00105D07" w:rsidP="00544ED0">
      <w:pPr>
        <w:pStyle w:val="berschrift3"/>
      </w:pPr>
      <w:bookmarkStart w:id="1093" w:name="_Toc485131035"/>
      <w:bookmarkStart w:id="1094" w:name="_Toc112915283"/>
      <w:r w:rsidRPr="00805450">
        <w:t>Layout (MicroStation)</w:t>
      </w:r>
      <w:bookmarkEnd w:id="1093"/>
      <w:bookmarkEnd w:id="1094"/>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6368FBD5" w14:textId="77777777" w:rsidTr="004657C8">
        <w:tc>
          <w:tcPr>
            <w:tcW w:w="0" w:type="auto"/>
          </w:tcPr>
          <w:p w14:paraId="70D2F12D" w14:textId="77777777" w:rsidR="00105D07" w:rsidRDefault="00105D07" w:rsidP="00105D07">
            <w:r>
              <w:t>Die Erstellung eines Layouts in MicroStation ist im Partner</w:t>
            </w:r>
            <w:r w:rsidRPr="009B4C13">
              <w:t xml:space="preserve"> Portal </w:t>
            </w:r>
            <w:r>
              <w:t>(</w:t>
            </w:r>
            <w:r w:rsidRPr="009B4C13">
              <w:rPr>
                <w:rFonts w:ascii="Wingdings" w:eastAsia="Wingdings" w:hAnsi="Wingdings" w:cs="Wingdings"/>
              </w:rPr>
              <w:t>à</w:t>
            </w:r>
            <w:r w:rsidRPr="009B4C13">
              <w:t xml:space="preserve"> öffentlicher Bereich </w:t>
            </w:r>
            <w:r w:rsidRPr="009B4C13">
              <w:rPr>
                <w:rFonts w:ascii="Wingdings" w:eastAsia="Wingdings" w:hAnsi="Wingdings" w:cs="Wingdings"/>
              </w:rPr>
              <w:t>à</w:t>
            </w:r>
            <w:r w:rsidRPr="009B4C13" w:rsidDel="00B509B8">
              <w:t xml:space="preserve"> </w:t>
            </w:r>
            <w:r w:rsidRPr="009B4C13">
              <w:t xml:space="preserve">Funktionsbereiche </w:t>
            </w:r>
            <w:r w:rsidRPr="009B4C13">
              <w:rPr>
                <w:rFonts w:ascii="Wingdings" w:eastAsia="Wingdings" w:hAnsi="Wingdings" w:cs="Wingdings"/>
              </w:rPr>
              <w:t>à</w:t>
            </w:r>
            <w:r w:rsidRPr="009B4C13">
              <w:t xml:space="preserve"> Technologien </w:t>
            </w:r>
            <w:r w:rsidRPr="009B4C13">
              <w:rPr>
                <w:rFonts w:ascii="Wingdings" w:eastAsia="Wingdings" w:hAnsi="Wingdings" w:cs="Wingdings"/>
              </w:rPr>
              <w:t>à</w:t>
            </w:r>
            <w:r w:rsidRPr="009B4C13">
              <w:t xml:space="preserve"> Motor und Fahrdynamik </w:t>
            </w:r>
            <w:r w:rsidRPr="009B4C13">
              <w:rPr>
                <w:rFonts w:ascii="Wingdings" w:eastAsia="Wingdings" w:hAnsi="Wingdings" w:cs="Wingdings"/>
              </w:rPr>
              <w:t>à</w:t>
            </w:r>
            <w:r w:rsidRPr="009B4C13">
              <w:t xml:space="preserve"> </w:t>
            </w:r>
            <w:r>
              <w:t>C</w:t>
            </w:r>
            <w:r w:rsidRPr="006168D7">
              <w:t>AD-Layoutplanung</w:t>
            </w:r>
            <w:r>
              <w:t>) beschrieben</w:t>
            </w:r>
            <w:r w:rsidRPr="009B4C13">
              <w:rPr>
                <w:bCs/>
              </w:rPr>
              <w:t>.</w:t>
            </w:r>
            <w:r>
              <w:t xml:space="preserve"> Dabei ist auch der Abschnitt „</w:t>
            </w:r>
            <w:r w:rsidRPr="00A63BC3">
              <w:t>Konfiguration und Einstellungen</w:t>
            </w:r>
            <w:r>
              <w:t>“ mit dem „Link CAD-Fabrikplanung“ zu beachten.</w:t>
            </w:r>
          </w:p>
          <w:p w14:paraId="677B4F5F" w14:textId="77777777" w:rsidR="00105D07" w:rsidRPr="00C011A3" w:rsidRDefault="00105D07" w:rsidP="00105D07">
            <w:r w:rsidRPr="006168D7">
              <w:t>Die Layoutplanung dient dazu, den benötigten Bauraum darzustellen und die Integration in das vorhandene Produktionsumfeld darzustellen und abzusichern. Dementsprechend ist die Detaillierung und Darstellung für die Layoutplanung so anzupassen, dass die wesentlichen Merkmale wie Ausführungsprinzip, Funktionsweise, relevante Anlagenkonturen und Schnittstellen dargestellt sind und vor dem genannten Hintergrund unnötige Details weggelassen werden (d.h. Reduzierung auf das Wesentliche und Minimierung des zu handhabenden Datenumfangs).</w:t>
            </w:r>
          </w:p>
          <w:p w14:paraId="00A0CB74" w14:textId="77777777" w:rsidR="00105D07" w:rsidRPr="00C011A3" w:rsidRDefault="00105D07" w:rsidP="00105D07">
            <w:r w:rsidRPr="00C011A3">
              <w:t>Layouts sind gemäß der Liefervorschrift im CAD</w:t>
            </w:r>
            <w:r w:rsidRPr="00C011A3">
              <w:noBreakHyphen/>
              <w:t xml:space="preserve">System </w:t>
            </w:r>
            <w:r w:rsidRPr="004A4B09">
              <w:t>MicroStation V8 und</w:t>
            </w:r>
            <w:r w:rsidRPr="00C011A3">
              <w:t xml:space="preserve"> den darauf aufbauenden </w:t>
            </w:r>
            <w:proofErr w:type="spellStart"/>
            <w:r w:rsidRPr="00C011A3">
              <w:t>TriCAD</w:t>
            </w:r>
            <w:proofErr w:type="spellEnd"/>
            <w:r w:rsidRPr="00C011A3">
              <w:noBreakHyphen/>
              <w:t>Modulen zu erstellen und zu liefern. Eine Datenkonvertierung aus anderen Systemen ist grundsätzlich nicht zulässig.</w:t>
            </w:r>
          </w:p>
          <w:p w14:paraId="33A9CFBF" w14:textId="77777777" w:rsidR="00105D07" w:rsidRDefault="00105D07" w:rsidP="00105D07">
            <w:proofErr w:type="gramStart"/>
            <w:r w:rsidRPr="00C011A3">
              <w:t>Bezüglich zu liefernder Layout</w:t>
            </w:r>
            <w:proofErr w:type="gramEnd"/>
            <w:r w:rsidRPr="00C011A3">
              <w:noBreakHyphen/>
              <w:t>Dokumentation sind folgende 4 Meilensteine einzuhalten:</w:t>
            </w:r>
          </w:p>
        </w:tc>
        <w:tc>
          <w:tcPr>
            <w:tcW w:w="0" w:type="auto"/>
          </w:tcPr>
          <w:p w14:paraId="45A844EC" w14:textId="1CE2A19C" w:rsidR="00105D07" w:rsidRPr="00FB111E" w:rsidRDefault="00105D07" w:rsidP="00A309CC"/>
        </w:tc>
      </w:tr>
    </w:tbl>
    <w:p w14:paraId="4D91FC03" w14:textId="77777777" w:rsidR="00105D07" w:rsidRPr="00FB111E" w:rsidRDefault="00105D07" w:rsidP="00105D07"/>
    <w:p w14:paraId="747DCC90" w14:textId="0AB10F2F" w:rsidR="00105D07" w:rsidRDefault="00105D07" w:rsidP="00105D07">
      <w:pPr>
        <w:pStyle w:val="Beschriftung"/>
        <w:keepNext/>
      </w:pPr>
      <w:bookmarkStart w:id="1095" w:name="_Toc487444060"/>
      <w:r>
        <w:lastRenderedPageBreak/>
        <w:t xml:space="preserve">Figure </w:t>
      </w:r>
      <w:r w:rsidR="00BC36CF">
        <w:rPr>
          <w:noProof/>
          <w:color w:val="2B579A"/>
          <w:shd w:val="clear" w:color="auto" w:fill="E6E6E6"/>
        </w:rPr>
        <w:fldChar w:fldCharType="begin"/>
      </w:r>
      <w:r w:rsidR="00BC36CF">
        <w:rPr>
          <w:noProof/>
        </w:rPr>
        <w:instrText xml:space="preserve"> SEQ Abbildung \* ARABIC </w:instrText>
      </w:r>
      <w:r w:rsidR="00BC36CF">
        <w:rPr>
          <w:noProof/>
          <w:color w:val="2B579A"/>
          <w:shd w:val="clear" w:color="auto" w:fill="E6E6E6"/>
        </w:rPr>
        <w:fldChar w:fldCharType="separate"/>
      </w:r>
      <w:r w:rsidR="002327A8">
        <w:rPr>
          <w:noProof/>
        </w:rPr>
        <w:t>1</w:t>
      </w:r>
      <w:bookmarkEnd w:id="1095"/>
      <w:r w:rsidR="00BC36CF">
        <w:rPr>
          <w:noProof/>
          <w:color w:val="2B579A"/>
          <w:shd w:val="clear" w:color="auto" w:fill="E6E6E6"/>
        </w:rPr>
        <w:fldChar w:fldCharType="end"/>
      </w:r>
    </w:p>
    <w:p w14:paraId="191DA979" w14:textId="77777777" w:rsidR="00105D07" w:rsidRDefault="00A309CC" w:rsidP="00105D07">
      <w:r>
        <w:rPr>
          <w:noProof/>
          <w:color w:val="2B579A"/>
          <w:shd w:val="clear" w:color="auto" w:fill="E6E6E6"/>
          <w:lang w:eastAsia="de-DE"/>
        </w:rPr>
        <w:drawing>
          <wp:inline distT="0" distB="0" distL="0" distR="0" wp14:anchorId="2E5E8EBF" wp14:editId="7C970AE0">
            <wp:extent cx="5760085" cy="1657985"/>
            <wp:effectExtent l="0" t="0" r="0" b="0"/>
            <wp:docPr id="387" name="Grafi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1657985"/>
                    </a:xfrm>
                    <a:prstGeom prst="rect">
                      <a:avLst/>
                    </a:prstGeom>
                  </pic:spPr>
                </pic:pic>
              </a:graphicData>
            </a:graphic>
          </wp:inline>
        </w:drawing>
      </w:r>
    </w:p>
    <w:p w14:paraId="21FB55DC" w14:textId="77777777" w:rsidR="00105D07" w:rsidRDefault="00105D07" w:rsidP="00105D07"/>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5B79BF7B" w14:textId="77777777" w:rsidTr="004657C8">
        <w:tc>
          <w:tcPr>
            <w:tcW w:w="0" w:type="auto"/>
          </w:tcPr>
          <w:p w14:paraId="421996AA" w14:textId="77777777" w:rsidR="00105D07" w:rsidRPr="00FE46D5" w:rsidRDefault="00105D07" w:rsidP="00105D07">
            <w:pPr>
              <w:pStyle w:val="Aufzhlung1"/>
            </w:pPr>
            <w:r w:rsidRPr="00FE46D5">
              <w:t>Nach der Beauftragung ist zeitnah (ca. zwei Wochen nach Auftragsvergabe) ein Auftragslayout des aktuellen Planstandes als Referenz für die Integration in die benachbarten Gewerke zu liefern.</w:t>
            </w:r>
          </w:p>
          <w:p w14:paraId="6AB5C502" w14:textId="77777777" w:rsidR="00105D07" w:rsidRPr="00FE46D5" w:rsidRDefault="00105D07" w:rsidP="00105D07">
            <w:pPr>
              <w:pStyle w:val="Aufzhlung1"/>
            </w:pPr>
            <w:r w:rsidRPr="00FE46D5">
              <w:t>Nach Ausführung der Feinplanung ist zur Freigabe des Konstruktionsentwurfs ein Freigabelayout zu liefern.</w:t>
            </w:r>
          </w:p>
          <w:p w14:paraId="5A53C1FB" w14:textId="77777777" w:rsidR="00105D07" w:rsidRPr="00FE46D5" w:rsidRDefault="00105D07" w:rsidP="00105D07">
            <w:pPr>
              <w:pStyle w:val="Aufzhlung1"/>
            </w:pPr>
            <w:r w:rsidRPr="00FE46D5">
              <w:t>Vor dem Aufbau des Lieferumfangs beim AG ist ein Ausführungslayout zu liefern, dass die Modifikationen seit der Konstruktionsfreigabe dokumentiert.</w:t>
            </w:r>
          </w:p>
          <w:p w14:paraId="5A45955F" w14:textId="77777777" w:rsidR="00105D07" w:rsidRDefault="00105D07" w:rsidP="00105D07">
            <w:pPr>
              <w:pStyle w:val="Aufzhlung1"/>
            </w:pPr>
            <w:r w:rsidRPr="00FE46D5">
              <w:t>Zur Inbetriebnahme des Lieferumfangs ist das aktualisierte Layout zur Dokumentation des Zustands „wie gebaut“ zu liefern (abnahmerelevant).</w:t>
            </w:r>
          </w:p>
        </w:tc>
        <w:tc>
          <w:tcPr>
            <w:tcW w:w="0" w:type="auto"/>
          </w:tcPr>
          <w:p w14:paraId="41BF1AF3" w14:textId="3D5EA4A1" w:rsidR="00105D07" w:rsidRPr="00FB111E" w:rsidRDefault="00105D07" w:rsidP="00A309CC">
            <w:pPr>
              <w:pStyle w:val="Aufzhlung1"/>
            </w:pPr>
          </w:p>
        </w:tc>
      </w:tr>
    </w:tbl>
    <w:p w14:paraId="68B3BE67" w14:textId="72DE8ED9" w:rsidR="00105D07" w:rsidRPr="00805450" w:rsidRDefault="00105D07" w:rsidP="00544ED0">
      <w:pPr>
        <w:pStyle w:val="berschrift3"/>
      </w:pPr>
      <w:bookmarkStart w:id="1096" w:name="_Toc378577934"/>
      <w:bookmarkStart w:id="1097" w:name="_Toc413415704"/>
      <w:bookmarkStart w:id="1098" w:name="_Ref483301556"/>
      <w:bookmarkStart w:id="1099" w:name="_Toc485131036"/>
      <w:bookmarkStart w:id="1100" w:name="_Toc112915284"/>
      <w:r w:rsidRPr="00805450">
        <w:t xml:space="preserve">Dokumentation </w:t>
      </w:r>
      <w:bookmarkEnd w:id="1096"/>
      <w:r w:rsidRPr="00805450">
        <w:t>und Zeichnungserstellung</w:t>
      </w:r>
      <w:bookmarkEnd w:id="1097"/>
      <w:bookmarkEnd w:id="1098"/>
      <w:bookmarkEnd w:id="1099"/>
      <w:bookmarkEnd w:id="1100"/>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1707A1" w14:paraId="764A4569" w14:textId="77777777" w:rsidTr="004657C8">
        <w:tc>
          <w:tcPr>
            <w:tcW w:w="0" w:type="auto"/>
          </w:tcPr>
          <w:p w14:paraId="529C64C3" w14:textId="77777777" w:rsidR="00105D07" w:rsidRPr="00FE46D5" w:rsidRDefault="00105D07" w:rsidP="00105D07">
            <w:r w:rsidRPr="00C011A3">
              <w:t xml:space="preserve">Der Dokumentationsumfang und die Ausführung sind in den einzelnen </w:t>
            </w:r>
            <w:r w:rsidRPr="00FE46D5">
              <w:t xml:space="preserve">BVs und in den </w:t>
            </w:r>
            <w:r w:rsidRPr="00FE46D5">
              <w:rPr>
                <w:color w:val="000000"/>
              </w:rPr>
              <w:t>Konstruktionsrichtlinien</w:t>
            </w:r>
            <w:r w:rsidRPr="00FE46D5">
              <w:t xml:space="preserve"> beschrieben.</w:t>
            </w:r>
          </w:p>
          <w:p w14:paraId="54D26388" w14:textId="77777777" w:rsidR="00105D07" w:rsidRPr="004400C3" w:rsidRDefault="00105D07" w:rsidP="00105D07">
            <w:r w:rsidRPr="00C011A3">
              <w:t>Zusätzlich zu den in den genannten Richtlinien geforderten Dokumentationsumfängen sind folgende Umfänge durch den AN zu liefern:</w:t>
            </w:r>
          </w:p>
          <w:p w14:paraId="26413851" w14:textId="77777777" w:rsidR="00105D07" w:rsidRPr="00032A64" w:rsidRDefault="00105D07" w:rsidP="00105D07">
            <w:pPr>
              <w:pStyle w:val="Aufzhlung1"/>
            </w:pPr>
            <w:proofErr w:type="spellStart"/>
            <w:r w:rsidRPr="00032A64">
              <w:t>Pneumatikplan</w:t>
            </w:r>
            <w:proofErr w:type="spellEnd"/>
            <w:r w:rsidRPr="00032A64">
              <w:t xml:space="preserve"> gemäß BMW BV-P0 / Hydraulikplan gemäß BMW BV-H0</w:t>
            </w:r>
            <w:r w:rsidR="009E00AB">
              <w:t>. Die</w:t>
            </w:r>
            <w:r w:rsidR="0014302D">
              <w:t>se</w:t>
            </w:r>
            <w:r w:rsidR="009E00AB">
              <w:t xml:space="preserve"> Dokumentation</w:t>
            </w:r>
            <w:r w:rsidR="0014302D">
              <w:t xml:space="preserve">en sind mit der Software </w:t>
            </w:r>
            <w:r w:rsidRPr="00032A64">
              <w:t>EPLAN zu erstellen</w:t>
            </w:r>
            <w:r>
              <w:t>.</w:t>
            </w:r>
          </w:p>
          <w:p w14:paraId="2F1A4216" w14:textId="77777777" w:rsidR="00105D07" w:rsidRDefault="00105D07" w:rsidP="00105D07">
            <w:pPr>
              <w:pStyle w:val="Aufzhlung1"/>
            </w:pPr>
            <w:r w:rsidRPr="00C011A3">
              <w:t xml:space="preserve">Die </w:t>
            </w:r>
            <w:proofErr w:type="spellStart"/>
            <w:r w:rsidRPr="00C011A3">
              <w:t>Pneumatikpläne</w:t>
            </w:r>
            <w:proofErr w:type="spellEnd"/>
            <w:r w:rsidRPr="00C011A3">
              <w:t xml:space="preserve"> und </w:t>
            </w:r>
            <w:r w:rsidR="00CC0936">
              <w:t>E-Pläne sind vom AN sowohl i</w:t>
            </w:r>
            <w:r w:rsidRPr="00C011A3">
              <w:t>m Originalfor</w:t>
            </w:r>
            <w:r w:rsidR="00CC0936">
              <w:t xml:space="preserve">mat </w:t>
            </w:r>
            <w:r w:rsidRPr="00C011A3">
              <w:t xml:space="preserve">als auch im </w:t>
            </w:r>
            <w:proofErr w:type="gramStart"/>
            <w:r w:rsidRPr="00C011A3">
              <w:t>PDF-Dateiformat</w:t>
            </w:r>
            <w:proofErr w:type="gramEnd"/>
            <w:r w:rsidRPr="00C011A3">
              <w:t xml:space="preserve"> zu liefern.</w:t>
            </w:r>
          </w:p>
          <w:p w14:paraId="1D66047C" w14:textId="77777777" w:rsidR="00105D07" w:rsidRDefault="00105D07" w:rsidP="00105D07">
            <w:pPr>
              <w:pStyle w:val="Aufzhlung1"/>
            </w:pPr>
            <w:r w:rsidRPr="00C011A3">
              <w:t xml:space="preserve">Stücklisten der </w:t>
            </w:r>
            <w:proofErr w:type="spellStart"/>
            <w:r w:rsidRPr="00C011A3">
              <w:t>Pneumatikpläne</w:t>
            </w:r>
            <w:proofErr w:type="spellEnd"/>
            <w:r w:rsidRPr="00C011A3">
              <w:t xml:space="preserve"> sind vollständig mit allen verbauten Teilen inkl. ISO-Bezeichnung und Originalhersteller zu liefern.</w:t>
            </w:r>
          </w:p>
          <w:p w14:paraId="6DC6CF41" w14:textId="77777777" w:rsidR="00105D07" w:rsidRPr="00C011A3" w:rsidRDefault="00105D07" w:rsidP="00105D07">
            <w:pPr>
              <w:pStyle w:val="Aufzhlung1"/>
            </w:pPr>
            <w:r w:rsidRPr="00FE46D5">
              <w:t>Bedienungsanleitung (2-fache Ausführung</w:t>
            </w:r>
            <w:r w:rsidRPr="00C011A3">
              <w:t>)</w:t>
            </w:r>
          </w:p>
          <w:p w14:paraId="7F09D204" w14:textId="77777777" w:rsidR="00105D07" w:rsidRPr="00C011A3" w:rsidRDefault="00105D07" w:rsidP="00105D07">
            <w:pPr>
              <w:pStyle w:val="Aufzhlung1"/>
            </w:pPr>
            <w:r w:rsidRPr="00C011A3">
              <w:t xml:space="preserve">Funktionsdiagramm </w:t>
            </w:r>
            <w:proofErr w:type="spellStart"/>
            <w:r w:rsidRPr="004050E3">
              <w:t>Grafcet</w:t>
            </w:r>
            <w:proofErr w:type="spellEnd"/>
            <w:r>
              <w:t xml:space="preserve"> in Visio</w:t>
            </w:r>
            <w:r w:rsidRPr="00C011A3">
              <w:t xml:space="preserve"> (nach gültiger Norm und nach Rücksprache)</w:t>
            </w:r>
          </w:p>
          <w:p w14:paraId="36CAE8C0" w14:textId="77777777" w:rsidR="00105D07" w:rsidRPr="00C011A3" w:rsidRDefault="00105D07" w:rsidP="00105D07">
            <w:pPr>
              <w:pStyle w:val="Aufzhlung1"/>
            </w:pPr>
            <w:r w:rsidRPr="00C011A3">
              <w:t>alle notwendige Zusammenbau- und Einzelteilzeichnungen inkl. Stücklisten mit genauen Bestellangaben (</w:t>
            </w:r>
            <w:proofErr w:type="gramStart"/>
            <w:r w:rsidRPr="00C011A3">
              <w:t>DIN Bezeichnungen</w:t>
            </w:r>
            <w:proofErr w:type="gramEnd"/>
            <w:r w:rsidRPr="00C011A3">
              <w:t>)</w:t>
            </w:r>
          </w:p>
          <w:p w14:paraId="214FECFC" w14:textId="77777777" w:rsidR="00105D07" w:rsidRPr="00C011A3" w:rsidRDefault="00105D07" w:rsidP="00105D07">
            <w:pPr>
              <w:pStyle w:val="Aufzhlung1"/>
            </w:pPr>
            <w:r w:rsidRPr="00C011A3">
              <w:t>Beschreibung der eingesetzten und zugekauften Komponenten</w:t>
            </w:r>
          </w:p>
          <w:p w14:paraId="12435438" w14:textId="77777777" w:rsidR="00105D07" w:rsidRPr="00C011A3" w:rsidRDefault="00105D07" w:rsidP="00105D07">
            <w:pPr>
              <w:pStyle w:val="Aufzhlung1"/>
            </w:pPr>
            <w:r w:rsidRPr="00C011A3">
              <w:t>Alle Kaufteile sind mit ISO-Bezeichnung und Originalhersteller in der Kaufteilstückliste aufzuführen</w:t>
            </w:r>
            <w:r>
              <w:t>.</w:t>
            </w:r>
            <w:r w:rsidRPr="00C011A3">
              <w:t xml:space="preserve"> Keine Doppeltnennung von Bauteilen in Kaufteilliste und Fertigungsmittelstückliste! Empfohlene Ersatz-/ Verschleißteile sind entsprech</w:t>
            </w:r>
            <w:r>
              <w:t>end zu kennzeichnen.</w:t>
            </w:r>
          </w:p>
          <w:p w14:paraId="3C02A590" w14:textId="77777777" w:rsidR="00105D07" w:rsidRPr="00C011A3" w:rsidRDefault="00105D07" w:rsidP="00105D07">
            <w:pPr>
              <w:pStyle w:val="Aufzhlung1"/>
            </w:pPr>
            <w:r w:rsidRPr="00C011A3">
              <w:t xml:space="preserve">Ersatzteilliste mit Angabe der Ursprungslieferanten im </w:t>
            </w:r>
            <w:proofErr w:type="gramStart"/>
            <w:r w:rsidRPr="00C011A3">
              <w:t>BMW Format</w:t>
            </w:r>
            <w:proofErr w:type="gramEnd"/>
          </w:p>
          <w:p w14:paraId="4C964826" w14:textId="77777777" w:rsidR="00105D07" w:rsidRPr="00C011A3" w:rsidRDefault="00105D07" w:rsidP="00105D07">
            <w:pPr>
              <w:pStyle w:val="Aufzhlung1"/>
            </w:pPr>
            <w:r w:rsidRPr="00C011A3">
              <w:t xml:space="preserve">Pflege-, Wartungs- und Prüfungsempfehlung </w:t>
            </w:r>
          </w:p>
          <w:p w14:paraId="3C5AB48B" w14:textId="77777777" w:rsidR="00105D07" w:rsidRPr="00C011A3" w:rsidRDefault="00105D07" w:rsidP="00105D07">
            <w:pPr>
              <w:pStyle w:val="Aufzhlung1"/>
            </w:pPr>
            <w:r w:rsidRPr="00C011A3">
              <w:t>Konformitätserklärung nach Maschinenrichtlinie (2006/42/EG)</w:t>
            </w:r>
          </w:p>
          <w:p w14:paraId="7ECD110F" w14:textId="77777777" w:rsidR="00105D07" w:rsidRPr="00C011A3" w:rsidRDefault="00105D07" w:rsidP="00105D07">
            <w:pPr>
              <w:pStyle w:val="Aufzhlung1"/>
            </w:pPr>
            <w:r w:rsidRPr="00C011A3">
              <w:t>ggf. Einbauerklärungen für Teilanlagen</w:t>
            </w:r>
          </w:p>
          <w:p w14:paraId="1C14611D" w14:textId="77777777" w:rsidR="00105D07" w:rsidRPr="00C011A3" w:rsidRDefault="00105D07" w:rsidP="00105D07">
            <w:pPr>
              <w:pStyle w:val="Aufzhlung1"/>
            </w:pPr>
            <w:r w:rsidRPr="00C011A3">
              <w:t>Risikobeurteilung nach Maschinenrichtlinie (2006/42/EG)</w:t>
            </w:r>
          </w:p>
          <w:p w14:paraId="54DE6854" w14:textId="77777777" w:rsidR="00105D07" w:rsidRPr="00C011A3" w:rsidRDefault="00105D07" w:rsidP="00105D07">
            <w:pPr>
              <w:pStyle w:val="Aufzhlung1"/>
            </w:pPr>
            <w:r w:rsidRPr="00C011A3">
              <w:t>EG-Baumuster-Prüfbescheinigung nach Maschinenrichtlinie (2006/42/EG)</w:t>
            </w:r>
          </w:p>
          <w:p w14:paraId="735553B3" w14:textId="77777777" w:rsidR="00105D07" w:rsidRPr="00C011A3" w:rsidRDefault="00105D07" w:rsidP="00105D07">
            <w:pPr>
              <w:pStyle w:val="Aufzhlung1"/>
            </w:pPr>
            <w:r w:rsidRPr="00C011A3">
              <w:lastRenderedPageBreak/>
              <w:t>Nachweis der Berechnung der erforderlichen Steuerungskategorie nach DIN EN ISO 13849-1</w:t>
            </w:r>
          </w:p>
          <w:p w14:paraId="2B78FD87" w14:textId="77777777" w:rsidR="00105D07" w:rsidRPr="00C011A3" w:rsidRDefault="00105D07" w:rsidP="00105D07">
            <w:pPr>
              <w:pStyle w:val="Aufzhlung1"/>
            </w:pPr>
            <w:r w:rsidRPr="00C011A3">
              <w:t>Schmiervorschriften und Schmierpläne nach BMW BV-M0</w:t>
            </w:r>
          </w:p>
          <w:p w14:paraId="5BA2F57D" w14:textId="77777777" w:rsidR="00105D07" w:rsidRPr="00C011A3" w:rsidRDefault="00105D07" w:rsidP="00105D07">
            <w:pPr>
              <w:pStyle w:val="Aufzhlung1"/>
            </w:pPr>
            <w:r w:rsidRPr="00C011A3">
              <w:t>Prüfbücher, Anlagenhandbuch</w:t>
            </w:r>
          </w:p>
          <w:p w14:paraId="15B0A743" w14:textId="77777777" w:rsidR="00105D07" w:rsidRPr="00C011A3" w:rsidRDefault="00105D07" w:rsidP="00105D07">
            <w:pPr>
              <w:pStyle w:val="Aufzhlung1"/>
            </w:pPr>
            <w:r w:rsidRPr="00C011A3">
              <w:t>Dokumentation der erforderlichen Prüfungen für Lastaufnahmemittel (MRL 2006/42/EG)</w:t>
            </w:r>
          </w:p>
          <w:p w14:paraId="350D6991" w14:textId="7507794E" w:rsidR="00105D07" w:rsidRPr="00D47B95" w:rsidRDefault="00105D07" w:rsidP="00105D07">
            <w:pPr>
              <w:pStyle w:val="Aufzhlung1"/>
            </w:pPr>
            <w:r w:rsidRPr="00C011A3">
              <w:t>Messprotokoll der elektrischen Erstüberprüfung</w:t>
            </w:r>
            <w:r>
              <w:t xml:space="preserve"> </w:t>
            </w:r>
            <w:r w:rsidRPr="00D47B95">
              <w:t xml:space="preserve">der Elektroinstallation (Erdungs- und </w:t>
            </w:r>
            <w:proofErr w:type="gramStart"/>
            <w:r w:rsidRPr="00D47B95">
              <w:t>Isolationswiderstand)  nach</w:t>
            </w:r>
            <w:proofErr w:type="gramEnd"/>
            <w:r w:rsidRPr="00D47B95">
              <w:t xml:space="preserve"> DGUV </w:t>
            </w:r>
            <w:r w:rsidR="009D456D">
              <w:t>V</w:t>
            </w:r>
            <w:r w:rsidRPr="00D47B95">
              <w:t>3</w:t>
            </w:r>
            <w:r>
              <w:t>/</w:t>
            </w:r>
            <w:r w:rsidRPr="00D47B95">
              <w:t xml:space="preserve"> DIN EN 60204-1 / VDE 0113-1</w:t>
            </w:r>
          </w:p>
          <w:p w14:paraId="5E97AA4E" w14:textId="77777777" w:rsidR="00105D07" w:rsidRPr="00C011A3" w:rsidRDefault="00105D07" w:rsidP="00105D07">
            <w:pPr>
              <w:pStyle w:val="Aufzhlung1"/>
            </w:pPr>
            <w:r w:rsidRPr="00C011A3">
              <w:t>Erstprüfung der sicherheitsbezogenen Teile der Steuerung nach DIN EN 60204-1</w:t>
            </w:r>
            <w:r>
              <w:t xml:space="preserve"> / VDE 0113-1 und Dokumentation</w:t>
            </w:r>
          </w:p>
          <w:p w14:paraId="7B6D48E0" w14:textId="77777777" w:rsidR="00105D07" w:rsidRPr="00C011A3" w:rsidRDefault="00105D07" w:rsidP="00105D07">
            <w:pPr>
              <w:pStyle w:val="Aufzhlung1"/>
            </w:pPr>
            <w:r w:rsidRPr="00C011A3">
              <w:t xml:space="preserve">Planung Wartungsarbeiten nach BMW GI-System (Geplante Instandhaltung) </w:t>
            </w:r>
          </w:p>
          <w:p w14:paraId="2A91B1B6" w14:textId="77777777" w:rsidR="00105D07" w:rsidRPr="00C011A3" w:rsidRDefault="00105D07" w:rsidP="00105D07">
            <w:pPr>
              <w:pStyle w:val="Aufzhlung1"/>
            </w:pPr>
            <w:r w:rsidRPr="00C011A3">
              <w:t>Blockschaltbild / Steuerungsübersicht</w:t>
            </w:r>
          </w:p>
          <w:p w14:paraId="325B622B" w14:textId="77777777" w:rsidR="00105D07" w:rsidRPr="00C011A3" w:rsidRDefault="00105D07" w:rsidP="00105D07">
            <w:pPr>
              <w:pStyle w:val="Aufzhlung1"/>
            </w:pPr>
            <w:r w:rsidRPr="00C011A3">
              <w:t>Flussdiagramme zur übersichtlichen Beschreibung der Anlagenfunktion</w:t>
            </w:r>
          </w:p>
          <w:p w14:paraId="76D1D74C" w14:textId="77777777" w:rsidR="00105D07" w:rsidRPr="00C011A3" w:rsidRDefault="00105D07" w:rsidP="00105D07">
            <w:pPr>
              <w:pStyle w:val="Aufzhlung1"/>
            </w:pPr>
            <w:r w:rsidRPr="00C011A3">
              <w:t>Anlagenlayo</w:t>
            </w:r>
            <w:r w:rsidR="005A66EA">
              <w:t>ut an Steuerschrank und HVOs ink</w:t>
            </w:r>
            <w:r w:rsidRPr="00C011A3">
              <w:t>l. Zeichnungsdatei in zugelassenem CAD-Format in ausreichendem Detaillierungsgrad</w:t>
            </w:r>
          </w:p>
          <w:p w14:paraId="2E17A743" w14:textId="77777777" w:rsidR="00105D07" w:rsidRDefault="005A66EA" w:rsidP="00105D07">
            <w:pPr>
              <w:pStyle w:val="Aufzhlung1"/>
            </w:pPr>
            <w:r>
              <w:t xml:space="preserve">Messprotokolle </w:t>
            </w:r>
            <w:proofErr w:type="spellStart"/>
            <w:r>
              <w:t>ProfiN</w:t>
            </w:r>
            <w:r w:rsidR="00105D07">
              <w:t>et</w:t>
            </w:r>
            <w:proofErr w:type="spellEnd"/>
            <w:r w:rsidR="00105D07">
              <w:t xml:space="preserve"> gemäß Konstruktionsrich</w:t>
            </w:r>
            <w:r>
              <w:t>tlinie Steuerungstechnik „</w:t>
            </w:r>
            <w:proofErr w:type="spellStart"/>
            <w:r>
              <w:t>ProfiN</w:t>
            </w:r>
            <w:r w:rsidR="00105D07">
              <w:t>et</w:t>
            </w:r>
            <w:proofErr w:type="spellEnd"/>
            <w:r w:rsidR="00105D07">
              <w:t>“</w:t>
            </w:r>
          </w:p>
          <w:p w14:paraId="5C789087" w14:textId="77777777" w:rsidR="00105D07" w:rsidRDefault="00105D07" w:rsidP="00105D07">
            <w:pPr>
              <w:pStyle w:val="Aufzhlung1"/>
            </w:pPr>
            <w:r>
              <w:t>Energieverbrauchsmessungen/ Energiepass</w:t>
            </w:r>
          </w:p>
          <w:p w14:paraId="184D670F" w14:textId="77777777" w:rsidR="00105D07" w:rsidRDefault="00105D07" w:rsidP="00105D07">
            <w:pPr>
              <w:pStyle w:val="Aufzhlung1"/>
            </w:pPr>
            <w:r>
              <w:t>Quellcodes individueller Anlagensoftware</w:t>
            </w:r>
          </w:p>
          <w:p w14:paraId="6C776005" w14:textId="77777777" w:rsidR="00105D07" w:rsidRDefault="00105D07" w:rsidP="00105D07">
            <w:pPr>
              <w:pStyle w:val="Aufzhlung1"/>
            </w:pPr>
            <w:r>
              <w:t>Lizenzdokumentation</w:t>
            </w:r>
          </w:p>
          <w:p w14:paraId="3AAB9B26" w14:textId="77777777" w:rsidR="00105D07" w:rsidRDefault="00105D07" w:rsidP="00F45D23">
            <w:pPr>
              <w:pStyle w:val="Aufzhlung"/>
              <w:numPr>
                <w:ilvl w:val="0"/>
                <w:numId w:val="0"/>
              </w:numPr>
              <w:spacing w:after="0"/>
              <w:ind w:right="0"/>
              <w:textboxTightWrap w:val="allLines"/>
            </w:pPr>
          </w:p>
        </w:tc>
        <w:tc>
          <w:tcPr>
            <w:tcW w:w="0" w:type="auto"/>
          </w:tcPr>
          <w:p w14:paraId="2FEB7091" w14:textId="77777777" w:rsidR="00105D07" w:rsidRPr="00E9035F" w:rsidRDefault="00105D07" w:rsidP="00A309CC">
            <w:pPr>
              <w:rPr>
                <w:lang w:val="en-US"/>
              </w:rPr>
            </w:pPr>
          </w:p>
        </w:tc>
      </w:tr>
    </w:tbl>
    <w:p w14:paraId="0C179F00" w14:textId="77777777" w:rsidR="009F7100" w:rsidRPr="009E00AB" w:rsidRDefault="009F7100" w:rsidP="009F7100">
      <w:bookmarkStart w:id="1101" w:name="_Toc268247048"/>
      <w:bookmarkStart w:id="1102" w:name="_Toc273958076"/>
      <w:bookmarkStart w:id="1103" w:name="_Toc273958517"/>
      <w:bookmarkStart w:id="1104" w:name="_Toc273958956"/>
      <w:bookmarkStart w:id="1105" w:name="_Toc273959395"/>
      <w:bookmarkStart w:id="1106" w:name="_Toc273959834"/>
      <w:bookmarkStart w:id="1107" w:name="_Toc273959890"/>
      <w:bookmarkStart w:id="1108" w:name="_Toc273960332"/>
      <w:bookmarkStart w:id="1109" w:name="_Toc273960774"/>
      <w:bookmarkStart w:id="1110" w:name="_Toc273961211"/>
      <w:bookmarkStart w:id="1111" w:name="_Toc273961649"/>
      <w:bookmarkStart w:id="1112" w:name="_Toc273962089"/>
      <w:bookmarkStart w:id="1113" w:name="_Toc273962526"/>
      <w:bookmarkStart w:id="1114" w:name="_Toc268247050"/>
      <w:bookmarkStart w:id="1115" w:name="_Toc273958078"/>
      <w:bookmarkStart w:id="1116" w:name="_Toc273958519"/>
      <w:bookmarkStart w:id="1117" w:name="_Toc273958958"/>
      <w:bookmarkStart w:id="1118" w:name="_Toc273959397"/>
      <w:bookmarkStart w:id="1119" w:name="_Toc273959836"/>
      <w:bookmarkStart w:id="1120" w:name="_Toc273959892"/>
      <w:bookmarkStart w:id="1121" w:name="_Toc273960334"/>
      <w:bookmarkStart w:id="1122" w:name="_Toc273960776"/>
      <w:bookmarkStart w:id="1123" w:name="_Toc273961213"/>
      <w:bookmarkStart w:id="1124" w:name="_Toc273961651"/>
      <w:bookmarkStart w:id="1125" w:name="_Toc273962091"/>
      <w:bookmarkStart w:id="1126" w:name="_Toc273962528"/>
      <w:bookmarkStart w:id="1127" w:name="_Anhänge"/>
      <w:bookmarkStart w:id="1128" w:name="_Anhang_1"/>
      <w:bookmarkStart w:id="1129" w:name="_Toc273959898"/>
      <w:bookmarkStart w:id="1130" w:name="_Toc273960340"/>
      <w:bookmarkStart w:id="1131" w:name="_Toc273959899"/>
      <w:bookmarkStart w:id="1132" w:name="_Toc273960341"/>
      <w:bookmarkStart w:id="1133" w:name="_Toc273959901"/>
      <w:bookmarkStart w:id="1134" w:name="_Toc273960343"/>
      <w:bookmarkStart w:id="1135" w:name="_Toc273962534"/>
      <w:bookmarkEnd w:id="26"/>
      <w:bookmarkEnd w:id="27"/>
      <w:bookmarkEnd w:id="28"/>
      <w:bookmarkEnd w:id="29"/>
      <w:bookmarkEnd w:id="30"/>
      <w:bookmarkEnd w:id="31"/>
      <w:bookmarkEnd w:id="32"/>
      <w:bookmarkEnd w:id="33"/>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013B67B8" w14:textId="2CFE3E70" w:rsidR="004C74EE" w:rsidRPr="004C74EE" w:rsidRDefault="002D05CC" w:rsidP="00544ED0">
      <w:pPr>
        <w:pStyle w:val="berschrift1"/>
      </w:pPr>
      <w:bookmarkStart w:id="1136" w:name="_Toc112915285"/>
      <w:r w:rsidRPr="00C011A3">
        <w:t>Abkürzungsverzeichnis</w:t>
      </w:r>
      <w:bookmarkEnd w:id="1135"/>
      <w:bookmarkEnd w:id="1136"/>
      <w:r w:rsidR="00AE6384">
        <w:t xml:space="preserve"> </w:t>
      </w:r>
    </w:p>
    <w:tbl>
      <w:tblPr>
        <w:tblStyle w:val="Tabellenraster"/>
        <w:tblW w:w="9061" w:type="dxa"/>
        <w:tblLook w:val="04A0" w:firstRow="1" w:lastRow="0" w:firstColumn="1" w:lastColumn="0" w:noHBand="0" w:noVBand="1"/>
      </w:tblPr>
      <w:tblGrid>
        <w:gridCol w:w="1035"/>
        <w:gridCol w:w="8026"/>
      </w:tblGrid>
      <w:tr w:rsidR="00196D39" w:rsidRPr="00C6031F" w14:paraId="72BD2ED1" w14:textId="77777777" w:rsidTr="4C8FC889">
        <w:tc>
          <w:tcPr>
            <w:tcW w:w="1035" w:type="dxa"/>
          </w:tcPr>
          <w:p w14:paraId="5F06B178" w14:textId="77777777" w:rsidR="00196D39" w:rsidRDefault="00196D39" w:rsidP="00EF37DF">
            <w:r>
              <w:t>AFO</w:t>
            </w:r>
          </w:p>
        </w:tc>
        <w:tc>
          <w:tcPr>
            <w:tcW w:w="8026" w:type="dxa"/>
          </w:tcPr>
          <w:p w14:paraId="1ED32835" w14:textId="77777777" w:rsidR="00196D39" w:rsidRDefault="00196D39" w:rsidP="00EF37DF">
            <w:pPr>
              <w:jc w:val="left"/>
            </w:pPr>
            <w:r>
              <w:t>Arbeitsfolge</w:t>
            </w:r>
          </w:p>
        </w:tc>
      </w:tr>
      <w:tr w:rsidR="00196D39" w:rsidRPr="00C6031F" w14:paraId="38FF3172" w14:textId="77777777" w:rsidTr="4C8FC889">
        <w:tc>
          <w:tcPr>
            <w:tcW w:w="1035" w:type="dxa"/>
          </w:tcPr>
          <w:p w14:paraId="5EBA08A7" w14:textId="77777777" w:rsidR="00196D39" w:rsidRDefault="00196D39" w:rsidP="00EF37DF">
            <w:r>
              <w:t>AG</w:t>
            </w:r>
          </w:p>
        </w:tc>
        <w:tc>
          <w:tcPr>
            <w:tcW w:w="8026" w:type="dxa"/>
          </w:tcPr>
          <w:p w14:paraId="21EACAE8" w14:textId="77777777" w:rsidR="00196D39" w:rsidRDefault="00196D39" w:rsidP="00EF37DF">
            <w:pPr>
              <w:jc w:val="left"/>
            </w:pPr>
            <w:r>
              <w:t>Auftraggeber</w:t>
            </w:r>
          </w:p>
        </w:tc>
      </w:tr>
      <w:tr w:rsidR="00196D39" w:rsidRPr="00C6031F" w14:paraId="64CC41E2" w14:textId="77777777" w:rsidTr="4C8FC889">
        <w:tc>
          <w:tcPr>
            <w:tcW w:w="1035" w:type="dxa"/>
          </w:tcPr>
          <w:p w14:paraId="3118BCA1" w14:textId="77777777" w:rsidR="00196D39" w:rsidRDefault="00196D39" w:rsidP="00EF37DF">
            <w:r>
              <w:t>AN</w:t>
            </w:r>
          </w:p>
        </w:tc>
        <w:tc>
          <w:tcPr>
            <w:tcW w:w="8026" w:type="dxa"/>
          </w:tcPr>
          <w:p w14:paraId="1D093AA4" w14:textId="77777777" w:rsidR="00196D39" w:rsidRDefault="00196D39" w:rsidP="00EF37DF">
            <w:pPr>
              <w:jc w:val="left"/>
            </w:pPr>
            <w:r>
              <w:t>Auftragnehmer</w:t>
            </w:r>
          </w:p>
        </w:tc>
      </w:tr>
      <w:tr w:rsidR="00196D39" w:rsidRPr="00C6031F" w14:paraId="03DE0E5B" w14:textId="77777777" w:rsidTr="4C8FC889">
        <w:tc>
          <w:tcPr>
            <w:tcW w:w="1035" w:type="dxa"/>
          </w:tcPr>
          <w:p w14:paraId="0B085B9D" w14:textId="77777777" w:rsidR="00196D39" w:rsidRDefault="00196D39" w:rsidP="00EF37DF">
            <w:r>
              <w:t>ASI</w:t>
            </w:r>
          </w:p>
        </w:tc>
        <w:tc>
          <w:tcPr>
            <w:tcW w:w="8026" w:type="dxa"/>
          </w:tcPr>
          <w:p w14:paraId="5AAF47B6" w14:textId="77777777" w:rsidR="00196D39" w:rsidRDefault="00196D39" w:rsidP="00EF37DF">
            <w:pPr>
              <w:jc w:val="left"/>
            </w:pPr>
            <w:proofErr w:type="spellStart"/>
            <w:r>
              <w:t>Actuator</w:t>
            </w:r>
            <w:proofErr w:type="spellEnd"/>
            <w:r>
              <w:t>-Sensor-Interface</w:t>
            </w:r>
          </w:p>
        </w:tc>
      </w:tr>
      <w:tr w:rsidR="00196D39" w:rsidRPr="00BF4A30" w14:paraId="7DCB8233" w14:textId="77777777" w:rsidTr="4C8FC889">
        <w:tc>
          <w:tcPr>
            <w:tcW w:w="1035" w:type="dxa"/>
          </w:tcPr>
          <w:p w14:paraId="78D97E4A" w14:textId="77777777" w:rsidR="00196D39" w:rsidRDefault="00196D39" w:rsidP="00EF37DF">
            <w:r>
              <w:t>ASTRAS</w:t>
            </w:r>
          </w:p>
        </w:tc>
        <w:tc>
          <w:tcPr>
            <w:tcW w:w="8026" w:type="dxa"/>
          </w:tcPr>
          <w:p w14:paraId="4ACED6CA" w14:textId="77777777" w:rsidR="00196D39" w:rsidRPr="00DE05B5" w:rsidRDefault="00196D39" w:rsidP="00EF37DF">
            <w:pPr>
              <w:jc w:val="left"/>
            </w:pPr>
            <w:r w:rsidRPr="00DE05B5">
              <w:t xml:space="preserve">Ausschreibungsplattform, um direktes und indirektes Material zu finden unter </w:t>
            </w:r>
            <w:hyperlink r:id="rId22" w:history="1">
              <w:r w:rsidRPr="00DE05B5">
                <w:rPr>
                  <w:rStyle w:val="Hyperlink"/>
                  <w:rFonts w:cs="BMWType V2 Light"/>
                </w:rPr>
                <w:t>https://b2b.bmwgroup.net</w:t>
              </w:r>
            </w:hyperlink>
            <w:r w:rsidRPr="00DE05B5">
              <w:t xml:space="preserve"> </w:t>
            </w:r>
            <w:r>
              <w:rPr>
                <w:rFonts w:ascii="Wingdings" w:eastAsia="Wingdings" w:hAnsi="Wingdings" w:cs="Wingdings"/>
              </w:rPr>
              <w:t>à</w:t>
            </w:r>
            <w:r w:rsidRPr="00DE05B5">
              <w:t xml:space="preserve"> Mein Arbeitsplatz </w:t>
            </w:r>
            <w:r>
              <w:rPr>
                <w:rFonts w:ascii="Wingdings" w:eastAsia="Wingdings" w:hAnsi="Wingdings" w:cs="Wingdings"/>
              </w:rPr>
              <w:t>à</w:t>
            </w:r>
            <w:r w:rsidRPr="00DE05B5">
              <w:t xml:space="preserve"> Meine Anwendungen </w:t>
            </w:r>
            <w:r>
              <w:rPr>
                <w:rFonts w:ascii="Wingdings" w:eastAsia="Wingdings" w:hAnsi="Wingdings" w:cs="Wingdings"/>
              </w:rPr>
              <w:t>à</w:t>
            </w:r>
            <w:r w:rsidRPr="00DE05B5">
              <w:t xml:space="preserve"> </w:t>
            </w:r>
            <w:proofErr w:type="spellStart"/>
            <w:r w:rsidRPr="00DE05B5">
              <w:t>Astras</w:t>
            </w:r>
            <w:proofErr w:type="spellEnd"/>
            <w:r w:rsidRPr="00DE05B5">
              <w:t xml:space="preserve"> 6</w:t>
            </w:r>
          </w:p>
        </w:tc>
      </w:tr>
      <w:tr w:rsidR="00196D39" w:rsidRPr="00BF4A30" w14:paraId="4C8CD69F" w14:textId="77777777" w:rsidTr="4C8FC889">
        <w:tc>
          <w:tcPr>
            <w:tcW w:w="1035" w:type="dxa"/>
          </w:tcPr>
          <w:p w14:paraId="034ED60B" w14:textId="77777777" w:rsidR="00196D39" w:rsidRDefault="00196D39" w:rsidP="00EF37DF">
            <w:r>
              <w:t>ATEX</w:t>
            </w:r>
          </w:p>
        </w:tc>
        <w:tc>
          <w:tcPr>
            <w:tcW w:w="8026" w:type="dxa"/>
          </w:tcPr>
          <w:p w14:paraId="02760CB0" w14:textId="77777777" w:rsidR="00196D39" w:rsidRPr="00CB48D2" w:rsidRDefault="00196D39" w:rsidP="00EF37DF">
            <w:pPr>
              <w:jc w:val="left"/>
            </w:pPr>
            <w:r w:rsidRPr="00CB48D2">
              <w:t>ATEX-Produktrichtlinie 2014/34/EU und ATEX-Betriebsrichtlinie 1999/92/EG</w:t>
            </w:r>
          </w:p>
        </w:tc>
      </w:tr>
      <w:tr w:rsidR="00196D39" w:rsidRPr="00BF4A30" w14:paraId="50D7F750" w14:textId="77777777" w:rsidTr="4C8FC889">
        <w:tc>
          <w:tcPr>
            <w:tcW w:w="1035" w:type="dxa"/>
          </w:tcPr>
          <w:p w14:paraId="52126612" w14:textId="77777777" w:rsidR="00196D39" w:rsidRDefault="00196D39" w:rsidP="00EF37DF">
            <w:r>
              <w:t>AVB</w:t>
            </w:r>
          </w:p>
        </w:tc>
        <w:tc>
          <w:tcPr>
            <w:tcW w:w="8026" w:type="dxa"/>
          </w:tcPr>
          <w:p w14:paraId="26E29822" w14:textId="77777777" w:rsidR="00196D39" w:rsidRPr="00E33D1F" w:rsidRDefault="00196D39" w:rsidP="00EF37DF">
            <w:pPr>
              <w:jc w:val="left"/>
            </w:pPr>
            <w:r w:rsidRPr="00E33D1F">
              <w:t>Allgemeine Vertragsbedingungen für den indirekten Einkauf/</w:t>
            </w:r>
          </w:p>
        </w:tc>
      </w:tr>
      <w:tr w:rsidR="00196D39" w:rsidRPr="00CB48D2" w14:paraId="29596716" w14:textId="77777777" w:rsidTr="4C8FC889">
        <w:tc>
          <w:tcPr>
            <w:tcW w:w="1035" w:type="dxa"/>
          </w:tcPr>
          <w:p w14:paraId="0837A16A" w14:textId="77777777" w:rsidR="00196D39" w:rsidRDefault="00196D39" w:rsidP="00EF37DF">
            <w:r>
              <w:t>BBÜ</w:t>
            </w:r>
          </w:p>
        </w:tc>
        <w:tc>
          <w:tcPr>
            <w:tcW w:w="8026" w:type="dxa"/>
          </w:tcPr>
          <w:p w14:paraId="593821D1" w14:textId="77777777" w:rsidR="00196D39" w:rsidRDefault="00196D39" w:rsidP="00EF37DF">
            <w:pPr>
              <w:jc w:val="left"/>
            </w:pPr>
            <w:r>
              <w:t>Betriebsbereite Übergabe</w:t>
            </w:r>
          </w:p>
        </w:tc>
      </w:tr>
      <w:tr w:rsidR="00196D39" w:rsidRPr="00BF4A30" w14:paraId="50B24170" w14:textId="77777777" w:rsidTr="4C8FC889">
        <w:tc>
          <w:tcPr>
            <w:tcW w:w="1035" w:type="dxa"/>
          </w:tcPr>
          <w:p w14:paraId="65D482AB" w14:textId="77777777" w:rsidR="00196D39" w:rsidRDefault="00196D39" w:rsidP="00EF37DF">
            <w:r>
              <w:t>BImSchG</w:t>
            </w:r>
          </w:p>
        </w:tc>
        <w:tc>
          <w:tcPr>
            <w:tcW w:w="8026" w:type="dxa"/>
          </w:tcPr>
          <w:p w14:paraId="24A5C57F" w14:textId="77777777" w:rsidR="00196D39" w:rsidRDefault="00196D39" w:rsidP="00EF37DF">
            <w:pPr>
              <w:jc w:val="left"/>
            </w:pPr>
            <w:r>
              <w:t>Bundes-Immissionsschutzgesetz</w:t>
            </w:r>
          </w:p>
        </w:tc>
      </w:tr>
      <w:tr w:rsidR="00196D39" w:rsidRPr="00CB48D2" w14:paraId="69FF1F69" w14:textId="77777777" w:rsidTr="4C8FC889">
        <w:tc>
          <w:tcPr>
            <w:tcW w:w="1035" w:type="dxa"/>
          </w:tcPr>
          <w:p w14:paraId="61853EDA" w14:textId="77777777" w:rsidR="00196D39" w:rsidRDefault="00196D39" w:rsidP="00EF37DF">
            <w:r>
              <w:t>BMA</w:t>
            </w:r>
          </w:p>
        </w:tc>
        <w:tc>
          <w:tcPr>
            <w:tcW w:w="8026" w:type="dxa"/>
          </w:tcPr>
          <w:p w14:paraId="4FC910E1" w14:textId="77777777" w:rsidR="00196D39" w:rsidRDefault="00196D39" w:rsidP="00EF37DF">
            <w:pPr>
              <w:jc w:val="left"/>
            </w:pPr>
            <w:r>
              <w:t>Brandmeldeanlage</w:t>
            </w:r>
          </w:p>
        </w:tc>
      </w:tr>
      <w:tr w:rsidR="00196D39" w:rsidRPr="00BF4A30" w14:paraId="653834A0" w14:textId="77777777" w:rsidTr="4C8FC889">
        <w:tc>
          <w:tcPr>
            <w:tcW w:w="1035" w:type="dxa"/>
          </w:tcPr>
          <w:p w14:paraId="7B64EAAA" w14:textId="77777777" w:rsidR="00196D39" w:rsidRDefault="00196D39" w:rsidP="00EF37DF">
            <w:r>
              <w:t>BV</w:t>
            </w:r>
          </w:p>
        </w:tc>
        <w:tc>
          <w:tcPr>
            <w:tcW w:w="8026" w:type="dxa"/>
          </w:tcPr>
          <w:p w14:paraId="698B6EB2" w14:textId="77777777" w:rsidR="00196D39" w:rsidRPr="00E33D1F" w:rsidRDefault="00196D39" w:rsidP="00EF37DF">
            <w:pPr>
              <w:jc w:val="left"/>
            </w:pPr>
            <w:r w:rsidRPr="00E33D1F">
              <w:t xml:space="preserve">Betriebsmittelvorschrift </w:t>
            </w:r>
          </w:p>
          <w:p w14:paraId="25229515" w14:textId="77777777" w:rsidR="00196D39" w:rsidRPr="00E33D1F" w:rsidRDefault="00196D39" w:rsidP="00EF37DF">
            <w:pPr>
              <w:jc w:val="left"/>
            </w:pPr>
            <w:r w:rsidRPr="00E33D1F">
              <w:t>(BV-E0, BV-U0…)</w:t>
            </w:r>
          </w:p>
        </w:tc>
      </w:tr>
      <w:tr w:rsidR="00196D39" w:rsidRPr="00BF4A30" w14:paraId="1FC5C1C5" w14:textId="77777777" w:rsidTr="4C8FC889">
        <w:tc>
          <w:tcPr>
            <w:tcW w:w="1035" w:type="dxa"/>
          </w:tcPr>
          <w:p w14:paraId="3847CC0C" w14:textId="77777777" w:rsidR="00196D39" w:rsidRDefault="00196D39" w:rsidP="00EF37DF">
            <w:r>
              <w:t>BVB</w:t>
            </w:r>
          </w:p>
        </w:tc>
        <w:tc>
          <w:tcPr>
            <w:tcW w:w="8026" w:type="dxa"/>
          </w:tcPr>
          <w:p w14:paraId="356BADBE" w14:textId="77777777" w:rsidR="00196D39" w:rsidRPr="00CB48D2" w:rsidRDefault="00196D39" w:rsidP="00EF37DF">
            <w:pPr>
              <w:jc w:val="left"/>
            </w:pPr>
            <w:r w:rsidRPr="00CB48D2">
              <w:t>Besondere Vertragsbedingungen (für die Herstellung, Lieferung, Installation und Montage von Betriebsmitteln)</w:t>
            </w:r>
          </w:p>
        </w:tc>
      </w:tr>
      <w:tr w:rsidR="00196D39" w:rsidRPr="00CB48D2" w14:paraId="38809090" w14:textId="77777777" w:rsidTr="4C8FC889">
        <w:tc>
          <w:tcPr>
            <w:tcW w:w="1035" w:type="dxa"/>
          </w:tcPr>
          <w:p w14:paraId="00A7573F" w14:textId="77777777" w:rsidR="00196D39" w:rsidRDefault="00196D39" w:rsidP="00EF37DF">
            <w:r>
              <w:t>BTS</w:t>
            </w:r>
          </w:p>
        </w:tc>
        <w:tc>
          <w:tcPr>
            <w:tcW w:w="8026" w:type="dxa"/>
          </w:tcPr>
          <w:p w14:paraId="2ECAB39A" w14:textId="77777777" w:rsidR="00196D39" w:rsidRDefault="00196D39" w:rsidP="00EF37DF">
            <w:pPr>
              <w:jc w:val="left"/>
            </w:pPr>
            <w:r>
              <w:t>Bodentransportsystem</w:t>
            </w:r>
          </w:p>
        </w:tc>
      </w:tr>
      <w:tr w:rsidR="00196D39" w:rsidRPr="00CB48D2" w14:paraId="3546C82A" w14:textId="77777777" w:rsidTr="4C8FC889">
        <w:tc>
          <w:tcPr>
            <w:tcW w:w="1035" w:type="dxa"/>
          </w:tcPr>
          <w:p w14:paraId="3736ACBB" w14:textId="77777777" w:rsidR="00196D39" w:rsidRDefault="00196D39" w:rsidP="00EF37DF">
            <w:r>
              <w:t>DGUV</w:t>
            </w:r>
          </w:p>
        </w:tc>
        <w:tc>
          <w:tcPr>
            <w:tcW w:w="8026" w:type="dxa"/>
          </w:tcPr>
          <w:p w14:paraId="478D5DF2" w14:textId="77777777" w:rsidR="00196D39" w:rsidRPr="00E33D1F" w:rsidRDefault="00196D39" w:rsidP="00EF37DF">
            <w:pPr>
              <w:jc w:val="left"/>
            </w:pPr>
            <w:r w:rsidRPr="00E33D1F">
              <w:t>Deutsche Gesetzliche Unfallversicherung/</w:t>
            </w:r>
          </w:p>
        </w:tc>
      </w:tr>
      <w:tr w:rsidR="00196D39" w:rsidRPr="00CB48D2" w14:paraId="6A69A30F" w14:textId="77777777" w:rsidTr="4C8FC889">
        <w:tc>
          <w:tcPr>
            <w:tcW w:w="1035" w:type="dxa"/>
          </w:tcPr>
          <w:p w14:paraId="7779CC58" w14:textId="77777777" w:rsidR="00196D39" w:rsidRDefault="00196D39" w:rsidP="00EF37DF">
            <w:r>
              <w:t>DMS</w:t>
            </w:r>
          </w:p>
        </w:tc>
        <w:tc>
          <w:tcPr>
            <w:tcW w:w="8026" w:type="dxa"/>
          </w:tcPr>
          <w:p w14:paraId="16A14B0D" w14:textId="77777777" w:rsidR="00196D39" w:rsidRDefault="00196D39" w:rsidP="00EF37DF">
            <w:pPr>
              <w:jc w:val="left"/>
            </w:pPr>
            <w:r>
              <w:t>Dokumenten Management System</w:t>
            </w:r>
          </w:p>
        </w:tc>
      </w:tr>
      <w:tr w:rsidR="00196D39" w:rsidRPr="00CB48D2" w14:paraId="5C1BF639" w14:textId="77777777" w:rsidTr="4C8FC889">
        <w:tc>
          <w:tcPr>
            <w:tcW w:w="1035" w:type="dxa"/>
          </w:tcPr>
          <w:p w14:paraId="71A1656A" w14:textId="77777777" w:rsidR="00196D39" w:rsidRDefault="00196D39" w:rsidP="00EF37DF">
            <w:r>
              <w:t>EG</w:t>
            </w:r>
          </w:p>
        </w:tc>
        <w:tc>
          <w:tcPr>
            <w:tcW w:w="8026" w:type="dxa"/>
          </w:tcPr>
          <w:p w14:paraId="57BC9415" w14:textId="77777777" w:rsidR="00196D39" w:rsidRDefault="00196D39" w:rsidP="00EF37DF">
            <w:pPr>
              <w:jc w:val="left"/>
            </w:pPr>
            <w:r>
              <w:t>Erdgeschoss</w:t>
            </w:r>
          </w:p>
        </w:tc>
      </w:tr>
      <w:tr w:rsidR="00196D39" w:rsidRPr="00CB48D2" w14:paraId="28CFB633" w14:textId="77777777" w:rsidTr="4C8FC889">
        <w:tc>
          <w:tcPr>
            <w:tcW w:w="1035" w:type="dxa"/>
          </w:tcPr>
          <w:p w14:paraId="37C1DF52" w14:textId="77777777" w:rsidR="00196D39" w:rsidRDefault="00196D39" w:rsidP="00EF37DF">
            <w:r>
              <w:t>EKS</w:t>
            </w:r>
          </w:p>
        </w:tc>
        <w:tc>
          <w:tcPr>
            <w:tcW w:w="8026" w:type="dxa"/>
          </w:tcPr>
          <w:p w14:paraId="23A114DF" w14:textId="77777777" w:rsidR="00196D39" w:rsidRDefault="00196D39" w:rsidP="00EF37DF">
            <w:pPr>
              <w:jc w:val="left"/>
            </w:pPr>
            <w:r>
              <w:t>Euchner Key System</w:t>
            </w:r>
          </w:p>
        </w:tc>
      </w:tr>
      <w:tr w:rsidR="00196D39" w:rsidRPr="00CB48D2" w14:paraId="0161B95E" w14:textId="77777777" w:rsidTr="4C8FC889">
        <w:tc>
          <w:tcPr>
            <w:tcW w:w="1035" w:type="dxa"/>
          </w:tcPr>
          <w:p w14:paraId="438D84B0" w14:textId="77777777" w:rsidR="00196D39" w:rsidRDefault="00196D39" w:rsidP="00EF37DF">
            <w:r>
              <w:t>EMC</w:t>
            </w:r>
          </w:p>
        </w:tc>
        <w:tc>
          <w:tcPr>
            <w:tcW w:w="8026" w:type="dxa"/>
          </w:tcPr>
          <w:p w14:paraId="27283CB0" w14:textId="77777777" w:rsidR="00196D39" w:rsidRDefault="00196D39" w:rsidP="00EF37DF">
            <w:pPr>
              <w:jc w:val="left"/>
            </w:pPr>
            <w:r>
              <w:t>Elektromagnetische Verträglichkeit/</w:t>
            </w:r>
          </w:p>
        </w:tc>
      </w:tr>
      <w:tr w:rsidR="00196D39" w:rsidRPr="00BF4A30" w14:paraId="2F2ECB91" w14:textId="77777777" w:rsidTr="4C8FC889">
        <w:tc>
          <w:tcPr>
            <w:tcW w:w="1035" w:type="dxa"/>
          </w:tcPr>
          <w:p w14:paraId="1D10F0D7" w14:textId="77777777" w:rsidR="00196D39" w:rsidRDefault="00196D39" w:rsidP="00EF37DF">
            <w:r>
              <w:t>EPLAN</w:t>
            </w:r>
          </w:p>
        </w:tc>
        <w:tc>
          <w:tcPr>
            <w:tcW w:w="8026" w:type="dxa"/>
          </w:tcPr>
          <w:p w14:paraId="2DF42998" w14:textId="77777777" w:rsidR="00196D39" w:rsidRDefault="00196D39" w:rsidP="00EF37DF">
            <w:pPr>
              <w:jc w:val="left"/>
            </w:pPr>
            <w:r>
              <w:t>Planungssystem für Schaltpläne</w:t>
            </w:r>
          </w:p>
        </w:tc>
      </w:tr>
      <w:tr w:rsidR="00196D39" w:rsidRPr="00CB48D2" w14:paraId="60F544D1" w14:textId="77777777" w:rsidTr="4C8FC889">
        <w:tc>
          <w:tcPr>
            <w:tcW w:w="1035" w:type="dxa"/>
          </w:tcPr>
          <w:p w14:paraId="314441A5" w14:textId="77777777" w:rsidR="00196D39" w:rsidRDefault="00196D39" w:rsidP="00EF37DF">
            <w:r>
              <w:t>ESD</w:t>
            </w:r>
          </w:p>
        </w:tc>
        <w:tc>
          <w:tcPr>
            <w:tcW w:w="8026" w:type="dxa"/>
          </w:tcPr>
          <w:p w14:paraId="22972F79" w14:textId="77777777" w:rsidR="00196D39" w:rsidRDefault="00196D39" w:rsidP="00EF37DF">
            <w:pPr>
              <w:jc w:val="left"/>
            </w:pPr>
            <w:r>
              <w:t>Elektrostatische Entladungen</w:t>
            </w:r>
          </w:p>
        </w:tc>
      </w:tr>
      <w:tr w:rsidR="00196D39" w:rsidRPr="00CB48D2" w14:paraId="69595E18" w14:textId="77777777" w:rsidTr="4C8FC889">
        <w:tc>
          <w:tcPr>
            <w:tcW w:w="1035" w:type="dxa"/>
          </w:tcPr>
          <w:p w14:paraId="3C5DF3F5" w14:textId="77777777" w:rsidR="00196D39" w:rsidRDefault="00196D39" w:rsidP="00EF37DF">
            <w:r>
              <w:t>FG</w:t>
            </w:r>
          </w:p>
        </w:tc>
        <w:tc>
          <w:tcPr>
            <w:tcW w:w="8026" w:type="dxa"/>
          </w:tcPr>
          <w:p w14:paraId="7B64E10E" w14:textId="77777777" w:rsidR="00196D39" w:rsidRDefault="00196D39" w:rsidP="00EF37DF">
            <w:pPr>
              <w:jc w:val="left"/>
            </w:pPr>
            <w:r>
              <w:t>Funktionsgruppe</w:t>
            </w:r>
          </w:p>
        </w:tc>
      </w:tr>
      <w:tr w:rsidR="00196D39" w:rsidRPr="00CB48D2" w14:paraId="14DCC6B6" w14:textId="77777777" w:rsidTr="4C8FC889">
        <w:tc>
          <w:tcPr>
            <w:tcW w:w="1035" w:type="dxa"/>
          </w:tcPr>
          <w:p w14:paraId="247B9BA2" w14:textId="77777777" w:rsidR="00196D39" w:rsidRDefault="00196D39" w:rsidP="00EF37DF">
            <w:r>
              <w:t>FIFO</w:t>
            </w:r>
          </w:p>
        </w:tc>
        <w:tc>
          <w:tcPr>
            <w:tcW w:w="8026" w:type="dxa"/>
          </w:tcPr>
          <w:p w14:paraId="350E5252" w14:textId="0E3030BC" w:rsidR="00196D39" w:rsidRDefault="00D44E25" w:rsidP="00EF37DF">
            <w:pPr>
              <w:jc w:val="left"/>
            </w:pPr>
            <w:r>
              <w:t>First In First Out</w:t>
            </w:r>
          </w:p>
        </w:tc>
      </w:tr>
      <w:tr w:rsidR="00196D39" w:rsidRPr="00BF4A30" w14:paraId="4F675202" w14:textId="77777777" w:rsidTr="4C8FC889">
        <w:tc>
          <w:tcPr>
            <w:tcW w:w="1035" w:type="dxa"/>
          </w:tcPr>
          <w:p w14:paraId="74BFE292" w14:textId="77777777" w:rsidR="00196D39" w:rsidRDefault="00196D39" w:rsidP="00EF37DF">
            <w:r>
              <w:lastRenderedPageBreak/>
              <w:t>FMEA</w:t>
            </w:r>
          </w:p>
        </w:tc>
        <w:tc>
          <w:tcPr>
            <w:tcW w:w="8026" w:type="dxa"/>
          </w:tcPr>
          <w:p w14:paraId="0063F810" w14:textId="77777777" w:rsidR="00196D39" w:rsidRDefault="00196D39" w:rsidP="00EF37DF">
            <w:pPr>
              <w:jc w:val="left"/>
            </w:pPr>
            <w:r>
              <w:t>Fehlermöglichkeiten- und Einfluss-Analyse</w:t>
            </w:r>
          </w:p>
        </w:tc>
      </w:tr>
      <w:tr w:rsidR="00196D39" w:rsidRPr="00CB48D2" w14:paraId="52911C73" w14:textId="77777777" w:rsidTr="4C8FC889">
        <w:tc>
          <w:tcPr>
            <w:tcW w:w="1035" w:type="dxa"/>
          </w:tcPr>
          <w:p w14:paraId="49C1F066" w14:textId="77777777" w:rsidR="00196D39" w:rsidRDefault="00196D39" w:rsidP="00EF37DF">
            <w:r>
              <w:t>FU</w:t>
            </w:r>
          </w:p>
        </w:tc>
        <w:tc>
          <w:tcPr>
            <w:tcW w:w="8026" w:type="dxa"/>
          </w:tcPr>
          <w:p w14:paraId="303044A9" w14:textId="77777777" w:rsidR="00196D39" w:rsidRDefault="00196D39" w:rsidP="00EF37DF">
            <w:pPr>
              <w:jc w:val="left"/>
            </w:pPr>
            <w:r>
              <w:t>Frequenzumrichter</w:t>
            </w:r>
          </w:p>
        </w:tc>
      </w:tr>
      <w:tr w:rsidR="00196D39" w:rsidRPr="00CB48D2" w14:paraId="57779343" w14:textId="77777777" w:rsidTr="4C8FC889">
        <w:tc>
          <w:tcPr>
            <w:tcW w:w="1035" w:type="dxa"/>
          </w:tcPr>
          <w:p w14:paraId="23FD3B8D" w14:textId="77777777" w:rsidR="00196D39" w:rsidRDefault="00196D39" w:rsidP="00EF37DF">
            <w:r>
              <w:t>GST</w:t>
            </w:r>
          </w:p>
        </w:tc>
        <w:tc>
          <w:tcPr>
            <w:tcW w:w="8026" w:type="dxa"/>
          </w:tcPr>
          <w:p w14:paraId="44E2468C" w14:textId="77777777" w:rsidR="00196D39" w:rsidRDefault="00196D39" w:rsidP="00EF37DF">
            <w:pPr>
              <w:jc w:val="left"/>
            </w:pPr>
            <w:r>
              <w:t>Gruppensteuerungen</w:t>
            </w:r>
          </w:p>
        </w:tc>
      </w:tr>
      <w:tr w:rsidR="00196D39" w:rsidRPr="00CB48D2" w14:paraId="52009A98" w14:textId="77777777" w:rsidTr="4C8FC889">
        <w:tc>
          <w:tcPr>
            <w:tcW w:w="1035" w:type="dxa"/>
          </w:tcPr>
          <w:p w14:paraId="21594DCE" w14:textId="77777777" w:rsidR="00196D39" w:rsidRDefault="00196D39" w:rsidP="00EF37DF">
            <w:r>
              <w:t>GU</w:t>
            </w:r>
          </w:p>
        </w:tc>
        <w:tc>
          <w:tcPr>
            <w:tcW w:w="8026" w:type="dxa"/>
          </w:tcPr>
          <w:p w14:paraId="7A0A90DA" w14:textId="77777777" w:rsidR="00196D39" w:rsidRDefault="00196D39" w:rsidP="00EF37DF">
            <w:pPr>
              <w:jc w:val="left"/>
            </w:pPr>
            <w:r>
              <w:t>Generalunternehmer</w:t>
            </w:r>
          </w:p>
        </w:tc>
      </w:tr>
      <w:tr w:rsidR="00196D39" w:rsidRPr="00CB48D2" w14:paraId="1B0C2B00" w14:textId="77777777" w:rsidTr="4C8FC889">
        <w:tc>
          <w:tcPr>
            <w:tcW w:w="1035" w:type="dxa"/>
          </w:tcPr>
          <w:p w14:paraId="7C37A32B" w14:textId="77777777" w:rsidR="00196D39" w:rsidRDefault="00196D39" w:rsidP="00EF37DF">
            <w:r>
              <w:t>HHG</w:t>
            </w:r>
          </w:p>
        </w:tc>
        <w:tc>
          <w:tcPr>
            <w:tcW w:w="8026" w:type="dxa"/>
          </w:tcPr>
          <w:p w14:paraId="7D7B9351" w14:textId="77777777" w:rsidR="00196D39" w:rsidRDefault="00196D39" w:rsidP="00EF37DF">
            <w:pPr>
              <w:jc w:val="left"/>
            </w:pPr>
            <w:r>
              <w:t>Handhabungs-/</w:t>
            </w:r>
            <w:proofErr w:type="spellStart"/>
            <w:r>
              <w:t>Händlingsgerät</w:t>
            </w:r>
            <w:proofErr w:type="spellEnd"/>
          </w:p>
        </w:tc>
      </w:tr>
      <w:tr w:rsidR="00196D39" w:rsidRPr="00CB48D2" w14:paraId="4A0E5FE4" w14:textId="77777777" w:rsidTr="4C8FC889">
        <w:tc>
          <w:tcPr>
            <w:tcW w:w="1035" w:type="dxa"/>
          </w:tcPr>
          <w:p w14:paraId="3CDA5566" w14:textId="77777777" w:rsidR="00196D39" w:rsidRDefault="00196D39" w:rsidP="00EF37DF">
            <w:r>
              <w:t>HMI</w:t>
            </w:r>
          </w:p>
        </w:tc>
        <w:tc>
          <w:tcPr>
            <w:tcW w:w="8026" w:type="dxa"/>
          </w:tcPr>
          <w:p w14:paraId="1F0AFEF3" w14:textId="4DA95258" w:rsidR="00196D39" w:rsidRDefault="00D44E25" w:rsidP="00EF37DF">
            <w:pPr>
              <w:jc w:val="left"/>
            </w:pPr>
            <w:r>
              <w:t xml:space="preserve">Human </w:t>
            </w:r>
            <w:proofErr w:type="spellStart"/>
            <w:r>
              <w:t>Machine</w:t>
            </w:r>
            <w:proofErr w:type="spellEnd"/>
            <w:r>
              <w:t xml:space="preserve"> Interface</w:t>
            </w:r>
          </w:p>
        </w:tc>
      </w:tr>
      <w:tr w:rsidR="00196D39" w:rsidRPr="00CB48D2" w14:paraId="6DAFEF6A" w14:textId="77777777" w:rsidTr="4C8FC889">
        <w:tc>
          <w:tcPr>
            <w:tcW w:w="1035" w:type="dxa"/>
          </w:tcPr>
          <w:p w14:paraId="248189B1" w14:textId="77777777" w:rsidR="00196D39" w:rsidRDefault="00196D39" w:rsidP="00EF37DF">
            <w:r>
              <w:t>HVO</w:t>
            </w:r>
          </w:p>
        </w:tc>
        <w:tc>
          <w:tcPr>
            <w:tcW w:w="8026" w:type="dxa"/>
          </w:tcPr>
          <w:p w14:paraId="188C194E" w14:textId="77777777" w:rsidR="00196D39" w:rsidRDefault="00196D39" w:rsidP="00EF37DF">
            <w:pPr>
              <w:jc w:val="left"/>
            </w:pPr>
            <w:r>
              <w:t>Hand-vor-Ort Bedieneinheit</w:t>
            </w:r>
          </w:p>
        </w:tc>
      </w:tr>
      <w:tr w:rsidR="00196D39" w:rsidRPr="00CB48D2" w14:paraId="51222423" w14:textId="77777777" w:rsidTr="4C8FC889">
        <w:tc>
          <w:tcPr>
            <w:tcW w:w="1035" w:type="dxa"/>
          </w:tcPr>
          <w:p w14:paraId="11809545" w14:textId="77777777" w:rsidR="00196D39" w:rsidRDefault="00196D39" w:rsidP="00EF37DF">
            <w:r>
              <w:t>HVS</w:t>
            </w:r>
          </w:p>
        </w:tc>
        <w:tc>
          <w:tcPr>
            <w:tcW w:w="8026" w:type="dxa"/>
          </w:tcPr>
          <w:p w14:paraId="0CEB30F1" w14:textId="77777777" w:rsidR="00196D39" w:rsidRDefault="00196D39" w:rsidP="00EF37DF">
            <w:pPr>
              <w:jc w:val="left"/>
            </w:pPr>
            <w:r>
              <w:t>Hochvoltspeicher</w:t>
            </w:r>
          </w:p>
        </w:tc>
      </w:tr>
      <w:tr w:rsidR="00196D39" w:rsidRPr="00CB48D2" w14:paraId="033843F2" w14:textId="77777777" w:rsidTr="4C8FC889">
        <w:tc>
          <w:tcPr>
            <w:tcW w:w="1035" w:type="dxa"/>
          </w:tcPr>
          <w:p w14:paraId="25D13BEB" w14:textId="77777777" w:rsidR="00196D39" w:rsidRDefault="00196D39" w:rsidP="00EF37DF">
            <w:r>
              <w:t>IATF</w:t>
            </w:r>
          </w:p>
        </w:tc>
        <w:tc>
          <w:tcPr>
            <w:tcW w:w="8026" w:type="dxa"/>
          </w:tcPr>
          <w:p w14:paraId="66F45ABE" w14:textId="77777777" w:rsidR="00196D39" w:rsidRDefault="00196D39" w:rsidP="00EF37DF">
            <w:pPr>
              <w:jc w:val="left"/>
            </w:pPr>
          </w:p>
        </w:tc>
      </w:tr>
      <w:tr w:rsidR="00196D39" w:rsidRPr="00CB48D2" w14:paraId="24D89897" w14:textId="77777777" w:rsidTr="4C8FC889">
        <w:tc>
          <w:tcPr>
            <w:tcW w:w="1035" w:type="dxa"/>
          </w:tcPr>
          <w:p w14:paraId="20934746" w14:textId="77777777" w:rsidR="00196D39" w:rsidRDefault="00196D39" w:rsidP="00EF37DF">
            <w:r>
              <w:t>IH</w:t>
            </w:r>
          </w:p>
        </w:tc>
        <w:tc>
          <w:tcPr>
            <w:tcW w:w="8026" w:type="dxa"/>
          </w:tcPr>
          <w:p w14:paraId="4D22104A" w14:textId="77777777" w:rsidR="00196D39" w:rsidRDefault="00196D39" w:rsidP="00EF37DF">
            <w:pPr>
              <w:jc w:val="left"/>
            </w:pPr>
            <w:r>
              <w:t>Instandhaltung</w:t>
            </w:r>
          </w:p>
        </w:tc>
      </w:tr>
      <w:tr w:rsidR="00196D39" w:rsidRPr="00CB48D2" w14:paraId="29078845" w14:textId="77777777" w:rsidTr="4C8FC889">
        <w:tc>
          <w:tcPr>
            <w:tcW w:w="1035" w:type="dxa"/>
          </w:tcPr>
          <w:p w14:paraId="24629AB8" w14:textId="77777777" w:rsidR="00196D39" w:rsidRDefault="00196D39" w:rsidP="00EF37DF">
            <w:r>
              <w:t>IPS-L/Q/T</w:t>
            </w:r>
          </w:p>
        </w:tc>
        <w:tc>
          <w:tcPr>
            <w:tcW w:w="8026" w:type="dxa"/>
          </w:tcPr>
          <w:p w14:paraId="75D651B8" w14:textId="77777777" w:rsidR="00196D39" w:rsidRDefault="00196D39" w:rsidP="00EF37DF">
            <w:pPr>
              <w:jc w:val="left"/>
            </w:pPr>
            <w:r>
              <w:t>Internationales Produktionssystem</w:t>
            </w:r>
          </w:p>
        </w:tc>
      </w:tr>
      <w:tr w:rsidR="00196D39" w:rsidRPr="00CB48D2" w14:paraId="593673FB" w14:textId="77777777" w:rsidTr="4C8FC889">
        <w:tc>
          <w:tcPr>
            <w:tcW w:w="1035" w:type="dxa"/>
          </w:tcPr>
          <w:p w14:paraId="210379D0" w14:textId="77777777" w:rsidR="00196D39" w:rsidRDefault="00196D39" w:rsidP="00EF37DF">
            <w:r>
              <w:t>KOP</w:t>
            </w:r>
          </w:p>
        </w:tc>
        <w:tc>
          <w:tcPr>
            <w:tcW w:w="8026" w:type="dxa"/>
          </w:tcPr>
          <w:p w14:paraId="1D64E3A0" w14:textId="77777777" w:rsidR="00196D39" w:rsidRDefault="00196D39" w:rsidP="00EF37DF">
            <w:pPr>
              <w:jc w:val="left"/>
            </w:pPr>
            <w:r>
              <w:t>Programmiermethode</w:t>
            </w:r>
          </w:p>
        </w:tc>
      </w:tr>
      <w:tr w:rsidR="00196D39" w:rsidRPr="00BF4A30" w14:paraId="1901FD5A" w14:textId="77777777" w:rsidTr="4C8FC889">
        <w:tc>
          <w:tcPr>
            <w:tcW w:w="1035" w:type="dxa"/>
          </w:tcPr>
          <w:p w14:paraId="190C59F9" w14:textId="77777777" w:rsidR="00196D39" w:rsidRDefault="00196D39" w:rsidP="00EF37DF">
            <w:r>
              <w:t>LAM</w:t>
            </w:r>
          </w:p>
        </w:tc>
        <w:tc>
          <w:tcPr>
            <w:tcW w:w="8026" w:type="dxa"/>
          </w:tcPr>
          <w:p w14:paraId="09E46D9E" w14:textId="77777777" w:rsidR="00196D39" w:rsidRDefault="00196D39" w:rsidP="00EF37DF">
            <w:pPr>
              <w:jc w:val="left"/>
            </w:pPr>
            <w:r>
              <w:t>Lastaufnahmemittel, Werkstückträger, WPF</w:t>
            </w:r>
          </w:p>
        </w:tc>
      </w:tr>
      <w:tr w:rsidR="00196D39" w:rsidRPr="00CB48D2" w14:paraId="05EEF217" w14:textId="77777777" w:rsidTr="4C8FC889">
        <w:tc>
          <w:tcPr>
            <w:tcW w:w="1035" w:type="dxa"/>
          </w:tcPr>
          <w:p w14:paraId="7C61283A" w14:textId="77777777" w:rsidR="00196D39" w:rsidRDefault="00196D39" w:rsidP="00EF37DF">
            <w:r>
              <w:t>LST</w:t>
            </w:r>
          </w:p>
        </w:tc>
        <w:tc>
          <w:tcPr>
            <w:tcW w:w="8026" w:type="dxa"/>
          </w:tcPr>
          <w:p w14:paraId="365144AA" w14:textId="77777777" w:rsidR="00196D39" w:rsidRDefault="00196D39" w:rsidP="00EF37DF">
            <w:pPr>
              <w:jc w:val="left"/>
            </w:pPr>
            <w:r>
              <w:t>Leitsteuerungen</w:t>
            </w:r>
          </w:p>
        </w:tc>
      </w:tr>
      <w:tr w:rsidR="00196D39" w:rsidRPr="00CB48D2" w14:paraId="5E60DA8A" w14:textId="77777777" w:rsidTr="4C8FC889">
        <w:tc>
          <w:tcPr>
            <w:tcW w:w="1035" w:type="dxa"/>
          </w:tcPr>
          <w:p w14:paraId="3ACA12AE" w14:textId="77777777" w:rsidR="00196D39" w:rsidRDefault="00196D39" w:rsidP="00EF37DF">
            <w:r>
              <w:t>LSV</w:t>
            </w:r>
          </w:p>
        </w:tc>
        <w:tc>
          <w:tcPr>
            <w:tcW w:w="8026" w:type="dxa"/>
          </w:tcPr>
          <w:p w14:paraId="753B6B22" w14:textId="77777777" w:rsidR="00196D39" w:rsidRDefault="00196D39" w:rsidP="00EF37DF">
            <w:pPr>
              <w:jc w:val="left"/>
            </w:pPr>
            <w:r w:rsidRPr="00F04CEE">
              <w:t>Leistungsschnittstellenvereinbarung</w:t>
            </w:r>
          </w:p>
        </w:tc>
      </w:tr>
      <w:tr w:rsidR="00196D39" w:rsidRPr="00CB48D2" w14:paraId="39DAB753" w14:textId="77777777" w:rsidTr="4C8FC889">
        <w:tc>
          <w:tcPr>
            <w:tcW w:w="1035" w:type="dxa"/>
          </w:tcPr>
          <w:p w14:paraId="44ACC67C" w14:textId="77777777" w:rsidR="00196D39" w:rsidRDefault="00196D39" w:rsidP="00EF37DF">
            <w:r>
              <w:t>LQS</w:t>
            </w:r>
          </w:p>
        </w:tc>
        <w:tc>
          <w:tcPr>
            <w:tcW w:w="8026" w:type="dxa"/>
          </w:tcPr>
          <w:p w14:paraId="33476188" w14:textId="77777777" w:rsidR="00196D39" w:rsidRDefault="00196D39" w:rsidP="00EF37DF">
            <w:pPr>
              <w:jc w:val="left"/>
            </w:pPr>
            <w:r>
              <w:t>Logistischer Qualitätsspezialist</w:t>
            </w:r>
          </w:p>
        </w:tc>
      </w:tr>
      <w:tr w:rsidR="00196D39" w:rsidRPr="00CB48D2" w14:paraId="1E3913FE" w14:textId="77777777" w:rsidTr="4C8FC889">
        <w:tc>
          <w:tcPr>
            <w:tcW w:w="1035" w:type="dxa"/>
          </w:tcPr>
          <w:p w14:paraId="16B7D09C" w14:textId="77777777" w:rsidR="00196D39" w:rsidRDefault="00196D39" w:rsidP="00EF37DF">
            <w:r>
              <w:t>MFU</w:t>
            </w:r>
          </w:p>
        </w:tc>
        <w:tc>
          <w:tcPr>
            <w:tcW w:w="8026" w:type="dxa"/>
          </w:tcPr>
          <w:p w14:paraId="24CAA1E7" w14:textId="77777777" w:rsidR="00196D39" w:rsidRDefault="00196D39" w:rsidP="00EF37DF">
            <w:pPr>
              <w:jc w:val="left"/>
            </w:pPr>
            <w:r>
              <w:t>Maschinenfähigkeitsuntersuchung</w:t>
            </w:r>
          </w:p>
        </w:tc>
      </w:tr>
      <w:tr w:rsidR="00196D39" w:rsidRPr="00CB48D2" w14:paraId="0C4B6B54" w14:textId="77777777" w:rsidTr="4C8FC889">
        <w:tc>
          <w:tcPr>
            <w:tcW w:w="1035" w:type="dxa"/>
          </w:tcPr>
          <w:p w14:paraId="0EC0BA43" w14:textId="77777777" w:rsidR="00196D39" w:rsidRPr="00AC13BE" w:rsidRDefault="00196D39" w:rsidP="00EF37DF">
            <w:r w:rsidRPr="00AC13BE">
              <w:t>MP07</w:t>
            </w:r>
          </w:p>
        </w:tc>
        <w:tc>
          <w:tcPr>
            <w:tcW w:w="8026" w:type="dxa"/>
          </w:tcPr>
          <w:p w14:paraId="12B65EA8" w14:textId="77777777" w:rsidR="00196D39" w:rsidRPr="00AC13BE" w:rsidRDefault="00196D39" w:rsidP="00EF37DF">
            <w:pPr>
              <w:jc w:val="left"/>
            </w:pPr>
            <w:r w:rsidRPr="00AC13BE">
              <w:t>Modulfertigung Flex Gen5 ECE</w:t>
            </w:r>
          </w:p>
        </w:tc>
      </w:tr>
      <w:tr w:rsidR="00196D39" w:rsidRPr="00CB48D2" w14:paraId="59689271" w14:textId="77777777" w:rsidTr="4C8FC889">
        <w:tc>
          <w:tcPr>
            <w:tcW w:w="1035" w:type="dxa"/>
          </w:tcPr>
          <w:p w14:paraId="44611AE8" w14:textId="77777777" w:rsidR="00196D39" w:rsidRDefault="00196D39" w:rsidP="00EF37DF">
            <w:r>
              <w:t>MSA</w:t>
            </w:r>
          </w:p>
        </w:tc>
        <w:tc>
          <w:tcPr>
            <w:tcW w:w="8026" w:type="dxa"/>
          </w:tcPr>
          <w:p w14:paraId="5C520242" w14:textId="77777777" w:rsidR="00196D39" w:rsidRDefault="00196D39" w:rsidP="00EF37DF">
            <w:pPr>
              <w:jc w:val="left"/>
            </w:pPr>
            <w:r>
              <w:t>Messsystemanalyse</w:t>
            </w:r>
          </w:p>
        </w:tc>
      </w:tr>
      <w:tr w:rsidR="00196D39" w:rsidRPr="00CB48D2" w14:paraId="7F0BEEB2" w14:textId="77777777" w:rsidTr="4C8FC889">
        <w:tc>
          <w:tcPr>
            <w:tcW w:w="1035" w:type="dxa"/>
          </w:tcPr>
          <w:p w14:paraId="1BC6CEB2" w14:textId="77777777" w:rsidR="00196D39" w:rsidRDefault="00196D39" w:rsidP="00EF37DF">
            <w:r>
              <w:t>MOBY</w:t>
            </w:r>
          </w:p>
        </w:tc>
        <w:tc>
          <w:tcPr>
            <w:tcW w:w="8026" w:type="dxa"/>
          </w:tcPr>
          <w:p w14:paraId="34F44DBE" w14:textId="77777777" w:rsidR="00196D39" w:rsidRDefault="00196D39" w:rsidP="00EF37DF">
            <w:pPr>
              <w:jc w:val="left"/>
            </w:pPr>
            <w:proofErr w:type="gramStart"/>
            <w:r>
              <w:t>RFID System</w:t>
            </w:r>
            <w:proofErr w:type="gramEnd"/>
            <w:r>
              <w:t xml:space="preserve"> Siemens</w:t>
            </w:r>
          </w:p>
        </w:tc>
      </w:tr>
      <w:tr w:rsidR="00196D39" w:rsidRPr="00CB48D2" w14:paraId="752C6C74" w14:textId="77777777" w:rsidTr="4C8FC889">
        <w:tc>
          <w:tcPr>
            <w:tcW w:w="1035" w:type="dxa"/>
          </w:tcPr>
          <w:p w14:paraId="07D11A2E" w14:textId="77777777" w:rsidR="00196D39" w:rsidRDefault="00196D39" w:rsidP="00EF37DF">
            <w:r>
              <w:t>PFU</w:t>
            </w:r>
          </w:p>
        </w:tc>
        <w:tc>
          <w:tcPr>
            <w:tcW w:w="8026" w:type="dxa"/>
          </w:tcPr>
          <w:p w14:paraId="7BE5FF65" w14:textId="77777777" w:rsidR="00196D39" w:rsidRDefault="00196D39" w:rsidP="00EF37DF">
            <w:pPr>
              <w:jc w:val="left"/>
            </w:pPr>
            <w:r>
              <w:t>Prozessfähigkeitsuntersuchung</w:t>
            </w:r>
          </w:p>
        </w:tc>
      </w:tr>
      <w:tr w:rsidR="00196D39" w:rsidRPr="00CB48D2" w14:paraId="66A37335" w14:textId="77777777" w:rsidTr="4C8FC889">
        <w:tc>
          <w:tcPr>
            <w:tcW w:w="1035" w:type="dxa"/>
          </w:tcPr>
          <w:p w14:paraId="44499115" w14:textId="77777777" w:rsidR="00196D39" w:rsidRDefault="00196D39" w:rsidP="00EF37DF">
            <w:r>
              <w:t>PLS</w:t>
            </w:r>
          </w:p>
        </w:tc>
        <w:tc>
          <w:tcPr>
            <w:tcW w:w="8026" w:type="dxa"/>
          </w:tcPr>
          <w:p w14:paraId="554F9EAE" w14:textId="77777777" w:rsidR="00196D39" w:rsidRDefault="00196D39" w:rsidP="00EF37DF">
            <w:pPr>
              <w:jc w:val="left"/>
            </w:pPr>
            <w:r>
              <w:t>Personenlichtschranke</w:t>
            </w:r>
          </w:p>
        </w:tc>
      </w:tr>
      <w:tr w:rsidR="00196D39" w:rsidRPr="00CB48D2" w14:paraId="002A438C" w14:textId="77777777" w:rsidTr="4C8FC889">
        <w:tc>
          <w:tcPr>
            <w:tcW w:w="1035" w:type="dxa"/>
          </w:tcPr>
          <w:p w14:paraId="2787B4A3" w14:textId="77777777" w:rsidR="00196D39" w:rsidRDefault="00196D39" w:rsidP="00EF37DF">
            <w:r>
              <w:t>PLT</w:t>
            </w:r>
          </w:p>
        </w:tc>
        <w:tc>
          <w:tcPr>
            <w:tcW w:w="8026" w:type="dxa"/>
          </w:tcPr>
          <w:p w14:paraId="1C2998C6" w14:textId="77777777" w:rsidR="00196D39" w:rsidRDefault="00196D39" w:rsidP="00EF37DF">
            <w:pPr>
              <w:jc w:val="left"/>
            </w:pPr>
            <w:r>
              <w:t>Problemlösungsteam</w:t>
            </w:r>
          </w:p>
        </w:tc>
      </w:tr>
      <w:tr w:rsidR="00196D39" w:rsidRPr="00CB48D2" w14:paraId="33A35182" w14:textId="77777777" w:rsidTr="4C8FC889">
        <w:tc>
          <w:tcPr>
            <w:tcW w:w="1035" w:type="dxa"/>
          </w:tcPr>
          <w:p w14:paraId="706E1166" w14:textId="77777777" w:rsidR="00196D39" w:rsidRDefault="00196D39" w:rsidP="00EF37DF">
            <w:r>
              <w:t>PU</w:t>
            </w:r>
          </w:p>
        </w:tc>
        <w:tc>
          <w:tcPr>
            <w:tcW w:w="8026" w:type="dxa"/>
          </w:tcPr>
          <w:p w14:paraId="499E6817" w14:textId="77777777" w:rsidR="00196D39" w:rsidRDefault="00196D39" w:rsidP="00EF37DF">
            <w:pPr>
              <w:jc w:val="left"/>
            </w:pPr>
            <w:r>
              <w:t>Produktionsunterbrechung</w:t>
            </w:r>
          </w:p>
        </w:tc>
      </w:tr>
      <w:tr w:rsidR="00196D39" w:rsidRPr="00CB48D2" w14:paraId="638C139C" w14:textId="77777777" w:rsidTr="4C8FC889">
        <w:tc>
          <w:tcPr>
            <w:tcW w:w="1035" w:type="dxa"/>
          </w:tcPr>
          <w:p w14:paraId="1B7AC42B" w14:textId="77777777" w:rsidR="00196D39" w:rsidRDefault="00196D39" w:rsidP="00EF37DF">
            <w:r>
              <w:t>PVL</w:t>
            </w:r>
          </w:p>
        </w:tc>
        <w:tc>
          <w:tcPr>
            <w:tcW w:w="8026" w:type="dxa"/>
          </w:tcPr>
          <w:p w14:paraId="4FC4543A" w14:textId="77777777" w:rsidR="00196D39" w:rsidRDefault="00196D39" w:rsidP="00EF37DF">
            <w:pPr>
              <w:jc w:val="left"/>
            </w:pPr>
            <w:r>
              <w:t>Prozessvorläufer</w:t>
            </w:r>
          </w:p>
        </w:tc>
      </w:tr>
      <w:tr w:rsidR="00196D39" w:rsidRPr="00CB48D2" w14:paraId="741C41A5" w14:textId="77777777" w:rsidTr="4C8FC889">
        <w:tc>
          <w:tcPr>
            <w:tcW w:w="1035" w:type="dxa"/>
          </w:tcPr>
          <w:p w14:paraId="0FD923E9" w14:textId="77777777" w:rsidR="00196D39" w:rsidRDefault="00196D39" w:rsidP="00EF37DF">
            <w:r>
              <w:t>QMT</w:t>
            </w:r>
          </w:p>
        </w:tc>
        <w:tc>
          <w:tcPr>
            <w:tcW w:w="8026" w:type="dxa"/>
          </w:tcPr>
          <w:p w14:paraId="18436C20" w14:textId="77777777" w:rsidR="00196D39" w:rsidRDefault="00196D39" w:rsidP="00EF37DF">
            <w:pPr>
              <w:jc w:val="left"/>
            </w:pPr>
            <w:r>
              <w:t>Qualitätsmanagement Teile</w:t>
            </w:r>
          </w:p>
        </w:tc>
      </w:tr>
      <w:tr w:rsidR="00196D39" w:rsidRPr="00CB48D2" w14:paraId="34D64174" w14:textId="77777777" w:rsidTr="4C8FC889">
        <w:tc>
          <w:tcPr>
            <w:tcW w:w="1035" w:type="dxa"/>
          </w:tcPr>
          <w:p w14:paraId="7B0F4B74" w14:textId="77777777" w:rsidR="00196D39" w:rsidRDefault="00196D39" w:rsidP="00EF37DF">
            <w:r>
              <w:t>RFID</w:t>
            </w:r>
          </w:p>
        </w:tc>
        <w:tc>
          <w:tcPr>
            <w:tcW w:w="8026" w:type="dxa"/>
          </w:tcPr>
          <w:p w14:paraId="14CE8C5E" w14:textId="77777777" w:rsidR="00196D39" w:rsidRDefault="00196D39" w:rsidP="00EF37DF">
            <w:pPr>
              <w:jc w:val="left"/>
            </w:pPr>
            <w:r>
              <w:t>Datenträger</w:t>
            </w:r>
          </w:p>
        </w:tc>
      </w:tr>
      <w:tr w:rsidR="00196D39" w:rsidRPr="00CB48D2" w14:paraId="33846180" w14:textId="77777777" w:rsidTr="4C8FC889">
        <w:tc>
          <w:tcPr>
            <w:tcW w:w="1035" w:type="dxa"/>
          </w:tcPr>
          <w:p w14:paraId="1A99D370" w14:textId="77777777" w:rsidR="00196D39" w:rsidRDefault="00196D39" w:rsidP="00EF37DF">
            <w:r>
              <w:t>RMT</w:t>
            </w:r>
          </w:p>
        </w:tc>
        <w:tc>
          <w:tcPr>
            <w:tcW w:w="8026" w:type="dxa"/>
          </w:tcPr>
          <w:p w14:paraId="1A51306E" w14:textId="77777777" w:rsidR="00196D39" w:rsidRDefault="00196D39" w:rsidP="00EF37DF">
            <w:pPr>
              <w:jc w:val="left"/>
            </w:pPr>
            <w:r>
              <w:t>Risikomanagement Teile</w:t>
            </w:r>
          </w:p>
        </w:tc>
      </w:tr>
      <w:tr w:rsidR="00196D39" w:rsidRPr="00BF4A30" w14:paraId="007C72B1" w14:textId="77777777" w:rsidTr="4C8FC889">
        <w:tc>
          <w:tcPr>
            <w:tcW w:w="1035" w:type="dxa"/>
          </w:tcPr>
          <w:p w14:paraId="789D2F4F" w14:textId="77777777" w:rsidR="00196D39" w:rsidRDefault="00196D39" w:rsidP="00EF37DF">
            <w:r>
              <w:t>SHF</w:t>
            </w:r>
          </w:p>
        </w:tc>
        <w:tc>
          <w:tcPr>
            <w:tcW w:w="8026" w:type="dxa"/>
          </w:tcPr>
          <w:p w14:paraId="412CD24D" w14:textId="77777777" w:rsidR="00196D39" w:rsidRDefault="00196D39" w:rsidP="00EF37DF">
            <w:pPr>
              <w:jc w:val="left"/>
            </w:pPr>
            <w:r>
              <w:t>Sicherheitshinweise für Fremdfirmen</w:t>
            </w:r>
          </w:p>
        </w:tc>
      </w:tr>
      <w:tr w:rsidR="00196D39" w:rsidRPr="00CB48D2" w14:paraId="360C8BC5" w14:textId="77777777" w:rsidTr="4C8FC889">
        <w:tc>
          <w:tcPr>
            <w:tcW w:w="1035" w:type="dxa"/>
          </w:tcPr>
          <w:p w14:paraId="41489564" w14:textId="77777777" w:rsidR="00196D39" w:rsidRDefault="00196D39" w:rsidP="00EF37DF">
            <w:r>
              <w:t>SNR</w:t>
            </w:r>
          </w:p>
        </w:tc>
        <w:tc>
          <w:tcPr>
            <w:tcW w:w="8026" w:type="dxa"/>
          </w:tcPr>
          <w:p w14:paraId="1897F3CD" w14:textId="77777777" w:rsidR="00196D39" w:rsidRDefault="00196D39" w:rsidP="00EF37DF">
            <w:pPr>
              <w:jc w:val="left"/>
            </w:pPr>
            <w:r>
              <w:t>Sachnummer</w:t>
            </w:r>
          </w:p>
        </w:tc>
      </w:tr>
      <w:tr w:rsidR="00196D39" w:rsidRPr="00CB48D2" w14:paraId="5B4C512E" w14:textId="77777777" w:rsidTr="4C8FC889">
        <w:tc>
          <w:tcPr>
            <w:tcW w:w="1035" w:type="dxa"/>
          </w:tcPr>
          <w:p w14:paraId="1A5AD797" w14:textId="77777777" w:rsidR="00196D39" w:rsidRDefault="00196D39" w:rsidP="00EF37DF">
            <w:r>
              <w:t>PLC</w:t>
            </w:r>
          </w:p>
        </w:tc>
        <w:tc>
          <w:tcPr>
            <w:tcW w:w="8026" w:type="dxa"/>
          </w:tcPr>
          <w:p w14:paraId="2A0D7939" w14:textId="77777777" w:rsidR="00196D39" w:rsidRDefault="00196D39" w:rsidP="00EF37DF">
            <w:pPr>
              <w:jc w:val="left"/>
            </w:pPr>
            <w:r>
              <w:t>Speicherprogrammierbare Steuerung</w:t>
            </w:r>
          </w:p>
        </w:tc>
      </w:tr>
      <w:tr w:rsidR="00196D39" w:rsidRPr="00CB48D2" w14:paraId="3B740BEF" w14:textId="77777777" w:rsidTr="4C8FC889">
        <w:tc>
          <w:tcPr>
            <w:tcW w:w="1035" w:type="dxa"/>
          </w:tcPr>
          <w:p w14:paraId="19D32B07" w14:textId="77777777" w:rsidR="00196D39" w:rsidRDefault="00196D39" w:rsidP="00EF37DF">
            <w:r>
              <w:t>TGA</w:t>
            </w:r>
          </w:p>
        </w:tc>
        <w:tc>
          <w:tcPr>
            <w:tcW w:w="8026" w:type="dxa"/>
          </w:tcPr>
          <w:p w14:paraId="552672CC" w14:textId="77777777" w:rsidR="00196D39" w:rsidRDefault="00196D39" w:rsidP="00EF37DF">
            <w:pPr>
              <w:jc w:val="left"/>
            </w:pPr>
            <w:r>
              <w:t>Technische Gebäudeausrüstung</w:t>
            </w:r>
          </w:p>
        </w:tc>
      </w:tr>
      <w:tr w:rsidR="00196D39" w:rsidRPr="00CB48D2" w14:paraId="70C86861" w14:textId="77777777" w:rsidTr="4C8FC889">
        <w:tc>
          <w:tcPr>
            <w:tcW w:w="1035" w:type="dxa"/>
          </w:tcPr>
          <w:p w14:paraId="6DFAB43A" w14:textId="77777777" w:rsidR="00196D39" w:rsidRDefault="00196D39" w:rsidP="00EF37DF">
            <w:r>
              <w:t>TIA</w:t>
            </w:r>
          </w:p>
        </w:tc>
        <w:tc>
          <w:tcPr>
            <w:tcW w:w="8026" w:type="dxa"/>
          </w:tcPr>
          <w:p w14:paraId="45E0FE32" w14:textId="77777777" w:rsidR="00196D39" w:rsidRDefault="00196D39" w:rsidP="00EF37DF">
            <w:pPr>
              <w:jc w:val="left"/>
            </w:pPr>
            <w:proofErr w:type="spellStart"/>
            <w:r w:rsidRPr="00B84E20">
              <w:t>Totally</w:t>
            </w:r>
            <w:proofErr w:type="spellEnd"/>
            <w:r w:rsidRPr="00B84E20">
              <w:t xml:space="preserve"> Integrated Automation</w:t>
            </w:r>
          </w:p>
        </w:tc>
      </w:tr>
      <w:tr w:rsidR="00196D39" w:rsidRPr="00CB48D2" w14:paraId="572A794E" w14:textId="77777777" w:rsidTr="4C8FC889">
        <w:tc>
          <w:tcPr>
            <w:tcW w:w="1035" w:type="dxa"/>
          </w:tcPr>
          <w:p w14:paraId="53594168" w14:textId="77777777" w:rsidR="00196D39" w:rsidRDefault="00196D39" w:rsidP="00EF37DF">
            <w:r>
              <w:t>UV</w:t>
            </w:r>
          </w:p>
        </w:tc>
        <w:tc>
          <w:tcPr>
            <w:tcW w:w="8026" w:type="dxa"/>
          </w:tcPr>
          <w:p w14:paraId="222F097A" w14:textId="77777777" w:rsidR="00196D39" w:rsidRDefault="00196D39" w:rsidP="00EF37DF">
            <w:pPr>
              <w:jc w:val="left"/>
            </w:pPr>
            <w:r>
              <w:t>Unterverteiler</w:t>
            </w:r>
          </w:p>
        </w:tc>
      </w:tr>
      <w:tr w:rsidR="00196D39" w:rsidRPr="00CB48D2" w14:paraId="35F5368F" w14:textId="77777777" w:rsidTr="4C8FC889">
        <w:tc>
          <w:tcPr>
            <w:tcW w:w="1035" w:type="dxa"/>
          </w:tcPr>
          <w:p w14:paraId="137C8A32" w14:textId="77777777" w:rsidR="00196D39" w:rsidRDefault="00196D39" w:rsidP="00EF37DF">
            <w:r>
              <w:t>UVV</w:t>
            </w:r>
          </w:p>
        </w:tc>
        <w:tc>
          <w:tcPr>
            <w:tcW w:w="8026" w:type="dxa"/>
          </w:tcPr>
          <w:p w14:paraId="2BCE4B79" w14:textId="77777777" w:rsidR="00196D39" w:rsidRDefault="00196D39" w:rsidP="00EF37DF">
            <w:pPr>
              <w:jc w:val="left"/>
            </w:pPr>
            <w:r>
              <w:t>Unfallverhütungsvorschriften</w:t>
            </w:r>
          </w:p>
        </w:tc>
      </w:tr>
      <w:tr w:rsidR="00196D39" w:rsidRPr="00BF4A30" w14:paraId="534CA26D" w14:textId="77777777" w:rsidTr="4C8FC889">
        <w:tc>
          <w:tcPr>
            <w:tcW w:w="1035" w:type="dxa"/>
          </w:tcPr>
          <w:p w14:paraId="1B3AD7B4" w14:textId="77777777" w:rsidR="00196D39" w:rsidRDefault="00196D39" w:rsidP="00EF37DF">
            <w:r>
              <w:t>VDE</w:t>
            </w:r>
          </w:p>
        </w:tc>
        <w:tc>
          <w:tcPr>
            <w:tcW w:w="8026" w:type="dxa"/>
          </w:tcPr>
          <w:p w14:paraId="3B71E05E" w14:textId="77777777" w:rsidR="00196D39" w:rsidRPr="00E33D1F" w:rsidRDefault="00196D39" w:rsidP="00EF37DF">
            <w:pPr>
              <w:jc w:val="left"/>
            </w:pPr>
            <w:r w:rsidRPr="00E33D1F">
              <w:t>Verband der Elektrotechnik, Elektronik und Informationstechnik</w:t>
            </w:r>
          </w:p>
        </w:tc>
      </w:tr>
      <w:tr w:rsidR="00196D39" w:rsidRPr="00CB48D2" w14:paraId="622B5F6E" w14:textId="77777777" w:rsidTr="4C8FC889">
        <w:tc>
          <w:tcPr>
            <w:tcW w:w="1035" w:type="dxa"/>
          </w:tcPr>
          <w:p w14:paraId="3E00053E" w14:textId="77777777" w:rsidR="00196D39" w:rsidRPr="00D151A5" w:rsidRDefault="00196D39" w:rsidP="00EF37DF">
            <w:r>
              <w:t>VDI</w:t>
            </w:r>
          </w:p>
        </w:tc>
        <w:tc>
          <w:tcPr>
            <w:tcW w:w="8026" w:type="dxa"/>
          </w:tcPr>
          <w:p w14:paraId="21D5E69B" w14:textId="77777777" w:rsidR="00196D39" w:rsidRPr="00D151A5" w:rsidRDefault="00196D39" w:rsidP="00EF37DF">
            <w:pPr>
              <w:jc w:val="left"/>
            </w:pPr>
            <w:r>
              <w:t>Verein Deutscher Ingenieure</w:t>
            </w:r>
          </w:p>
        </w:tc>
      </w:tr>
      <w:tr w:rsidR="00196D39" w:rsidRPr="00CB48D2" w14:paraId="2F6CAFE7" w14:textId="77777777" w:rsidTr="4C8FC889">
        <w:tc>
          <w:tcPr>
            <w:tcW w:w="1035" w:type="dxa"/>
          </w:tcPr>
          <w:p w14:paraId="34F8F679" w14:textId="77777777" w:rsidR="00196D39" w:rsidRDefault="00196D39" w:rsidP="00EF37DF">
            <w:r>
              <w:t>WBT</w:t>
            </w:r>
          </w:p>
        </w:tc>
        <w:tc>
          <w:tcPr>
            <w:tcW w:w="8026" w:type="dxa"/>
          </w:tcPr>
          <w:p w14:paraId="4E144EEE" w14:textId="77777777" w:rsidR="00196D39" w:rsidRDefault="00196D39" w:rsidP="00EF37DF">
            <w:pPr>
              <w:jc w:val="left"/>
            </w:pPr>
            <w:proofErr w:type="spellStart"/>
            <w:r>
              <w:t>Werkerbedientableau</w:t>
            </w:r>
            <w:proofErr w:type="spellEnd"/>
          </w:p>
        </w:tc>
      </w:tr>
      <w:tr w:rsidR="00196D39" w:rsidRPr="00CB48D2" w14:paraId="55067683" w14:textId="77777777" w:rsidTr="4C8FC889">
        <w:tc>
          <w:tcPr>
            <w:tcW w:w="1035" w:type="dxa"/>
          </w:tcPr>
          <w:p w14:paraId="77A4EF2E" w14:textId="77777777" w:rsidR="00196D39" w:rsidRDefault="00196D39" w:rsidP="00EF37DF">
            <w:r>
              <w:t>WE</w:t>
            </w:r>
          </w:p>
        </w:tc>
        <w:tc>
          <w:tcPr>
            <w:tcW w:w="8026" w:type="dxa"/>
          </w:tcPr>
          <w:p w14:paraId="0D78B5BE" w14:textId="77777777" w:rsidR="00196D39" w:rsidRDefault="00196D39" w:rsidP="00EF37DF">
            <w:pPr>
              <w:jc w:val="left"/>
            </w:pPr>
            <w:r>
              <w:t>Wochenende</w:t>
            </w:r>
          </w:p>
        </w:tc>
      </w:tr>
      <w:tr w:rsidR="00196D39" w:rsidRPr="00CB48D2" w14:paraId="3CAE3F94" w14:textId="77777777" w:rsidTr="4C8FC889">
        <w:tc>
          <w:tcPr>
            <w:tcW w:w="1035" w:type="dxa"/>
          </w:tcPr>
          <w:p w14:paraId="73FD6138" w14:textId="77777777" w:rsidR="00196D39" w:rsidRDefault="00196D39" w:rsidP="00EF37DF">
            <w:r>
              <w:t>WGK</w:t>
            </w:r>
          </w:p>
        </w:tc>
        <w:tc>
          <w:tcPr>
            <w:tcW w:w="8026" w:type="dxa"/>
          </w:tcPr>
          <w:p w14:paraId="5A87952E" w14:textId="77777777" w:rsidR="00196D39" w:rsidRDefault="00196D39" w:rsidP="00EF37DF">
            <w:pPr>
              <w:jc w:val="left"/>
            </w:pPr>
            <w:r>
              <w:t>Wassergefährdungsklasse</w:t>
            </w:r>
          </w:p>
        </w:tc>
      </w:tr>
      <w:tr w:rsidR="00196D39" w:rsidRPr="00CB48D2" w14:paraId="707C3B51" w14:textId="77777777" w:rsidTr="4C8FC889">
        <w:tc>
          <w:tcPr>
            <w:tcW w:w="1035" w:type="dxa"/>
          </w:tcPr>
          <w:p w14:paraId="03C9E5AA" w14:textId="77777777" w:rsidR="00196D39" w:rsidRDefault="00196D39" w:rsidP="00EF37DF">
            <w:r>
              <w:t>WHG</w:t>
            </w:r>
          </w:p>
        </w:tc>
        <w:tc>
          <w:tcPr>
            <w:tcW w:w="8026" w:type="dxa"/>
          </w:tcPr>
          <w:p w14:paraId="737C5683" w14:textId="77777777" w:rsidR="00196D39" w:rsidRDefault="00196D39" w:rsidP="00EF37DF">
            <w:pPr>
              <w:jc w:val="left"/>
            </w:pPr>
            <w:r>
              <w:t>Wasser-Haushaltsgesetz</w:t>
            </w:r>
          </w:p>
        </w:tc>
      </w:tr>
      <w:tr w:rsidR="00196D39" w:rsidRPr="00CB48D2" w14:paraId="22895759" w14:textId="77777777" w:rsidTr="4C8FC889">
        <w:tc>
          <w:tcPr>
            <w:tcW w:w="1035" w:type="dxa"/>
          </w:tcPr>
          <w:p w14:paraId="68FC8DC1" w14:textId="77777777" w:rsidR="00196D39" w:rsidRDefault="00196D39" w:rsidP="00EF37DF">
            <w:r>
              <w:t>WIS</w:t>
            </w:r>
          </w:p>
        </w:tc>
        <w:tc>
          <w:tcPr>
            <w:tcW w:w="8026" w:type="dxa"/>
          </w:tcPr>
          <w:p w14:paraId="3BD724B7" w14:textId="77777777" w:rsidR="00196D39" w:rsidRPr="00E33D1F" w:rsidRDefault="00196D39" w:rsidP="00EF37DF">
            <w:pPr>
              <w:jc w:val="left"/>
            </w:pPr>
            <w:r w:rsidRPr="00E33D1F">
              <w:t>Werker Informationssystem/</w:t>
            </w:r>
          </w:p>
        </w:tc>
      </w:tr>
      <w:tr w:rsidR="00196D39" w:rsidRPr="00CB48D2" w14:paraId="68967BEB" w14:textId="77777777" w:rsidTr="4C8FC889">
        <w:tc>
          <w:tcPr>
            <w:tcW w:w="1035" w:type="dxa"/>
          </w:tcPr>
          <w:p w14:paraId="09E8BC90" w14:textId="77777777" w:rsidR="00196D39" w:rsidRDefault="00196D39" w:rsidP="00EF37DF">
            <w:r>
              <w:t>WPF</w:t>
            </w:r>
          </w:p>
        </w:tc>
        <w:tc>
          <w:tcPr>
            <w:tcW w:w="8026" w:type="dxa"/>
          </w:tcPr>
          <w:p w14:paraId="4096A1E0" w14:textId="77777777" w:rsidR="00196D39" w:rsidRDefault="00196D39" w:rsidP="00EF37DF">
            <w:pPr>
              <w:jc w:val="left"/>
            </w:pPr>
            <w:r>
              <w:t>Lastaufnahmemittel, Werkstückträger</w:t>
            </w:r>
          </w:p>
        </w:tc>
      </w:tr>
      <w:tr w:rsidR="00196D39" w:rsidRPr="00CB48D2" w14:paraId="79170436" w14:textId="77777777" w:rsidTr="4C8FC889">
        <w:tc>
          <w:tcPr>
            <w:tcW w:w="1035" w:type="dxa"/>
          </w:tcPr>
          <w:p w14:paraId="701CD4BD" w14:textId="77777777" w:rsidR="00196D39" w:rsidRDefault="00196D39" w:rsidP="00EF37DF">
            <w:r>
              <w:t>WT</w:t>
            </w:r>
          </w:p>
        </w:tc>
        <w:tc>
          <w:tcPr>
            <w:tcW w:w="8026" w:type="dxa"/>
          </w:tcPr>
          <w:p w14:paraId="1D1A45DB" w14:textId="77777777" w:rsidR="00196D39" w:rsidRDefault="00196D39" w:rsidP="00EF37DF">
            <w:pPr>
              <w:jc w:val="left"/>
            </w:pPr>
            <w:r>
              <w:t>Werkstückträger</w:t>
            </w:r>
          </w:p>
        </w:tc>
      </w:tr>
      <w:tr w:rsidR="00196D39" w:rsidRPr="00BF4A30" w14:paraId="71AA31A8" w14:textId="77777777" w:rsidTr="4C8FC889">
        <w:tc>
          <w:tcPr>
            <w:tcW w:w="1035" w:type="dxa"/>
          </w:tcPr>
          <w:p w14:paraId="030977E5" w14:textId="77777777" w:rsidR="00196D39" w:rsidRDefault="00196D39" w:rsidP="00EF37DF">
            <w:r>
              <w:t>ZEUS</w:t>
            </w:r>
          </w:p>
        </w:tc>
        <w:tc>
          <w:tcPr>
            <w:tcW w:w="8026" w:type="dxa"/>
          </w:tcPr>
          <w:p w14:paraId="1D492B70" w14:textId="77777777" w:rsidR="00196D39" w:rsidRDefault="00196D39" w:rsidP="00EF37DF">
            <w:pPr>
              <w:jc w:val="left"/>
            </w:pPr>
            <w:r>
              <w:t>Zentrale Erfassung umweltrelevanter Stoffe</w:t>
            </w:r>
          </w:p>
        </w:tc>
      </w:tr>
    </w:tbl>
    <w:p w14:paraId="7D918063" w14:textId="136FB49C" w:rsidR="0047040B" w:rsidRPr="00AE6384" w:rsidRDefault="0047040B" w:rsidP="00C75E72">
      <w:pPr>
        <w:overflowPunct/>
        <w:autoSpaceDE/>
        <w:autoSpaceDN/>
        <w:adjustRightInd/>
        <w:jc w:val="left"/>
        <w:textAlignment w:val="auto"/>
        <w:rPr>
          <w:lang w:val="en-US"/>
        </w:rPr>
      </w:pPr>
    </w:p>
    <w:sectPr w:rsidR="0047040B" w:rsidRPr="00AE6384" w:rsidSect="00B10F5F">
      <w:headerReference w:type="default" r:id="rId23"/>
      <w:footerReference w:type="default" r:id="rId24"/>
      <w:headerReference w:type="first" r:id="rId25"/>
      <w:footerReference w:type="first" r:id="rId26"/>
      <w:pgSz w:w="11907" w:h="16839" w:code="9"/>
      <w:pgMar w:top="1701" w:right="1418" w:bottom="1247" w:left="1418" w:header="720" w:footer="77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E78DD" w14:textId="77777777" w:rsidR="00586743" w:rsidRDefault="00586743">
      <w:r>
        <w:separator/>
      </w:r>
    </w:p>
  </w:endnote>
  <w:endnote w:type="continuationSeparator" w:id="0">
    <w:p w14:paraId="43DFC0C1" w14:textId="77777777" w:rsidR="00586743" w:rsidRDefault="00586743">
      <w:r>
        <w:continuationSeparator/>
      </w:r>
    </w:p>
  </w:endnote>
  <w:endnote w:type="continuationNotice" w:id="1">
    <w:p w14:paraId="658E6FE4" w14:textId="77777777" w:rsidR="00586743" w:rsidRDefault="005867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MWType V2 Light">
    <w:panose1 w:val="00000000000000000000"/>
    <w:charset w:val="00"/>
    <w:family w:val="auto"/>
    <w:pitch w:val="variable"/>
    <w:sig w:usb0="800022BF" w:usb1="9000004A" w:usb2="00000008"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MWTypeRegular">
    <w:panose1 w:val="020B0604020202020204"/>
    <w:charset w:val="00"/>
    <w:family w:val="swiss"/>
    <w:pitch w:val="variable"/>
    <w:sig w:usb0="80000027" w:usb1="00000000" w:usb2="00000000" w:usb3="00000000" w:csb0="00000093" w:csb1="00000000"/>
  </w:font>
  <w:font w:name="BMWType V2 Regular">
    <w:panose1 w:val="00000000000000000000"/>
    <w:charset w:val="00"/>
    <w:family w:val="auto"/>
    <w:pitch w:val="variable"/>
    <w:sig w:usb0="800022BF" w:usb1="9000004A" w:usb2="00000008" w:usb3="00000000" w:csb0="0000009F" w:csb1="00000000"/>
  </w:font>
  <w:font w:name="Arial">
    <w:panose1 w:val="020B0604020202020204"/>
    <w:charset w:val="00"/>
    <w:family w:val="swiss"/>
    <w:pitch w:val="variable"/>
    <w:sig w:usb0="E0002EFF" w:usb1="C000785B" w:usb2="00000009" w:usb3="00000000" w:csb0="000001FF" w:csb1="00000000"/>
  </w:font>
  <w:font w:name="Solid Edge ISO">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MW Helvetica Light">
    <w:panose1 w:val="00000000000000000000"/>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MWTypeLight">
    <w:panose1 w:val="020B0304020202020204"/>
    <w:charset w:val="00"/>
    <w:family w:val="swiss"/>
    <w:pitch w:val="variable"/>
    <w:sig w:usb0="8000002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4211" w14:textId="77777777" w:rsidR="00AF74FD" w:rsidRPr="00EE5E99" w:rsidRDefault="00AF74FD">
    <w:pPr>
      <w:jc w:val="center"/>
      <w:rPr>
        <w:sz w:val="19"/>
        <w:szCs w:val="19"/>
      </w:rPr>
    </w:pPr>
    <w:r w:rsidRPr="00EE5E99">
      <w:rPr>
        <w:color w:val="2B579A"/>
        <w:sz w:val="19"/>
        <w:szCs w:val="19"/>
        <w:shd w:val="clear" w:color="auto" w:fill="E6E6E6"/>
      </w:rPr>
      <w:fldChar w:fldCharType="begin"/>
    </w:r>
    <w:r w:rsidRPr="00EE5E99">
      <w:rPr>
        <w:sz w:val="19"/>
        <w:szCs w:val="19"/>
      </w:rPr>
      <w:instrText xml:space="preserve">PAGE </w:instrText>
    </w:r>
    <w:r w:rsidRPr="00EE5E99">
      <w:rPr>
        <w:color w:val="2B579A"/>
        <w:sz w:val="19"/>
        <w:szCs w:val="19"/>
        <w:shd w:val="clear" w:color="auto" w:fill="E6E6E6"/>
      </w:rPr>
      <w:fldChar w:fldCharType="separate"/>
    </w:r>
    <w:r w:rsidR="002327A8">
      <w:rPr>
        <w:noProof/>
        <w:sz w:val="19"/>
        <w:szCs w:val="19"/>
      </w:rPr>
      <w:t>11</w:t>
    </w:r>
    <w:r w:rsidRPr="00EE5E99">
      <w:rPr>
        <w:color w:val="2B579A"/>
        <w:sz w:val="19"/>
        <w:szCs w:val="19"/>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445BE71B" w14:paraId="7C1F0A4D" w14:textId="77777777" w:rsidTr="445BE71B">
      <w:trPr>
        <w:trHeight w:val="300"/>
      </w:trPr>
      <w:tc>
        <w:tcPr>
          <w:tcW w:w="3020" w:type="dxa"/>
        </w:tcPr>
        <w:p w14:paraId="2A6EDE7B" w14:textId="0D4242B7" w:rsidR="445BE71B" w:rsidRDefault="445BE71B" w:rsidP="445BE71B">
          <w:pPr>
            <w:pStyle w:val="Kopfzeile"/>
            <w:ind w:left="-115"/>
            <w:jc w:val="left"/>
          </w:pPr>
        </w:p>
      </w:tc>
      <w:tc>
        <w:tcPr>
          <w:tcW w:w="3020" w:type="dxa"/>
        </w:tcPr>
        <w:p w14:paraId="24E96563" w14:textId="10CC135A" w:rsidR="445BE71B" w:rsidRDefault="445BE71B" w:rsidP="445BE71B">
          <w:pPr>
            <w:pStyle w:val="Kopfzeile"/>
            <w:jc w:val="center"/>
          </w:pPr>
        </w:p>
      </w:tc>
      <w:tc>
        <w:tcPr>
          <w:tcW w:w="3020" w:type="dxa"/>
        </w:tcPr>
        <w:p w14:paraId="57B74CF3" w14:textId="04CEE4DC" w:rsidR="445BE71B" w:rsidRDefault="445BE71B" w:rsidP="445BE71B">
          <w:pPr>
            <w:pStyle w:val="Kopfzeile"/>
            <w:ind w:right="-115"/>
            <w:jc w:val="right"/>
          </w:pPr>
        </w:p>
      </w:tc>
    </w:tr>
  </w:tbl>
  <w:p w14:paraId="5C7EC042" w14:textId="50B279E9" w:rsidR="445BE71B" w:rsidRDefault="445BE71B" w:rsidP="445BE71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2B754" w14:textId="77777777" w:rsidR="00586743" w:rsidRDefault="00586743">
      <w:r>
        <w:separator/>
      </w:r>
    </w:p>
  </w:footnote>
  <w:footnote w:type="continuationSeparator" w:id="0">
    <w:p w14:paraId="1F580EE0" w14:textId="77777777" w:rsidR="00586743" w:rsidRDefault="00586743">
      <w:r>
        <w:continuationSeparator/>
      </w:r>
    </w:p>
  </w:footnote>
  <w:footnote w:type="continuationNotice" w:id="1">
    <w:p w14:paraId="6BB51609" w14:textId="77777777" w:rsidR="00586743" w:rsidRDefault="005867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EC854" w14:textId="77777777" w:rsidR="00AF74FD" w:rsidRPr="00842850" w:rsidRDefault="00AF74FD" w:rsidP="00842850">
    <w:pPr>
      <w:pStyle w:val="Kopfzeile"/>
      <w:jc w:val="center"/>
      <w:rPr>
        <w:rFonts w:ascii="BMWType V2 Regular" w:hAnsi="BMWType V2 Regular" w:cs="BMWType V2 Regular"/>
        <w:sz w:val="32"/>
        <w:szCs w:val="32"/>
      </w:rPr>
    </w:pPr>
    <w:r w:rsidRPr="00713FC2">
      <w:rPr>
        <w:rFonts w:ascii="BMWType V2 Regular" w:hAnsi="BMWType V2 Regular" w:cs="BMWType V2 Regular"/>
        <w:b/>
        <w:noProof/>
        <w:color w:val="2B579A"/>
        <w:sz w:val="28"/>
        <w:szCs w:val="28"/>
        <w:shd w:val="clear" w:color="auto" w:fill="E6E6E6"/>
        <w:lang w:eastAsia="de-DE"/>
      </w:rPr>
      <w:drawing>
        <wp:anchor distT="0" distB="0" distL="114300" distR="114300" simplePos="0" relativeHeight="251658240" behindDoc="0" locked="0" layoutInCell="1" allowOverlap="1" wp14:anchorId="0DDCA9E0" wp14:editId="656DB11F">
          <wp:simplePos x="0" y="0"/>
          <wp:positionH relativeFrom="margin">
            <wp:align>right</wp:align>
          </wp:positionH>
          <wp:positionV relativeFrom="paragraph">
            <wp:posOffset>5905</wp:posOffset>
          </wp:positionV>
          <wp:extent cx="518400" cy="273600"/>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18400" cy="273600"/>
                  </a:xfrm>
                  <a:prstGeom prst="rect">
                    <a:avLst/>
                  </a:prstGeom>
                </pic:spPr>
              </pic:pic>
            </a:graphicData>
          </a:graphic>
        </wp:anchor>
      </w:drawing>
    </w:r>
    <w:r>
      <w:rPr>
        <w:rFonts w:ascii="BMWType V2 Regular" w:hAnsi="BMWType V2 Regular" w:cs="BMWType V2 Regular"/>
        <w:sz w:val="32"/>
        <w:szCs w:val="32"/>
      </w:rPr>
      <w:t>Ausschreibung</w:t>
    </w:r>
  </w:p>
  <w:p w14:paraId="5C783DD1" w14:textId="77777777" w:rsidR="00AF74FD" w:rsidRPr="001B0802" w:rsidRDefault="00AF74FD" w:rsidP="00104262">
    <w:pPr>
      <w:pStyle w:val="Kopfzeile"/>
      <w:jc w:val="left"/>
      <w:rPr>
        <w:rFonts w:cs="BMWType V2 Light"/>
        <w:sz w:val="10"/>
        <w:szCs w:val="10"/>
      </w:rPr>
    </w:pPr>
    <w:r w:rsidRPr="00713FC2">
      <w:rPr>
        <w:noProof/>
        <w:color w:val="2B579A"/>
        <w:shd w:val="clear" w:color="auto" w:fill="E6E6E6"/>
        <w:lang w:eastAsia="de-DE"/>
      </w:rPr>
      <w:drawing>
        <wp:anchor distT="0" distB="0" distL="114300" distR="114300" simplePos="0" relativeHeight="251658241" behindDoc="1" locked="0" layoutInCell="1" allowOverlap="1" wp14:anchorId="3C30CC53" wp14:editId="371B72BB">
          <wp:simplePos x="0" y="0"/>
          <wp:positionH relativeFrom="margin">
            <wp:align>right</wp:align>
          </wp:positionH>
          <wp:positionV relativeFrom="paragraph">
            <wp:posOffset>50800</wp:posOffset>
          </wp:positionV>
          <wp:extent cx="1195070" cy="276860"/>
          <wp:effectExtent l="0" t="0" r="5080" b="8890"/>
          <wp:wrapNone/>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195070" cy="276860"/>
                  </a:xfrm>
                  <a:prstGeom prst="rect">
                    <a:avLst/>
                  </a:prstGeom>
                </pic:spPr>
              </pic:pic>
            </a:graphicData>
          </a:graphic>
        </wp:anchor>
      </w:drawing>
    </w:r>
  </w:p>
  <w:p w14:paraId="28A45032" w14:textId="1A3DC46E" w:rsidR="445BE71B" w:rsidRDefault="445BE71B" w:rsidP="445BE71B">
    <w:pPr>
      <w:jc w:val="left"/>
      <w:rPr>
        <w:rFonts w:eastAsia="BMWType V2 Light" w:cs="BMWType V2 Light"/>
        <w:sz w:val="12"/>
        <w:szCs w:val="12"/>
      </w:rPr>
    </w:pPr>
  </w:p>
  <w:p w14:paraId="50C5B086" w14:textId="3CE238B0" w:rsidR="445BE71B" w:rsidRDefault="445BE71B" w:rsidP="445BE71B">
    <w:pPr>
      <w:jc w:val="center"/>
    </w:pPr>
    <w:r w:rsidRPr="445BE71B">
      <w:rPr>
        <w:rFonts w:eastAsia="BMWType V2 Light" w:cs="BMWType V2 Light"/>
        <w:sz w:val="28"/>
        <w:szCs w:val="28"/>
      </w:rPr>
      <w:t xml:space="preserve">Projekt: </w:t>
    </w:r>
    <w:proofErr w:type="spellStart"/>
    <w:r w:rsidRPr="445BE71B">
      <w:rPr>
        <w:rFonts w:eastAsia="BMWType V2 Light" w:cs="BMWType V2 Light"/>
        <w:sz w:val="28"/>
        <w:szCs w:val="28"/>
      </w:rPr>
      <w:t>Pinholeerkennung</w:t>
    </w:r>
    <w:proofErr w:type="spellEnd"/>
    <w:r w:rsidRPr="445BE71B">
      <w:rPr>
        <w:rFonts w:eastAsia="BMWType V2 Light" w:cs="BMWType V2 Light"/>
        <w:sz w:val="28"/>
        <w:szCs w:val="28"/>
      </w:rPr>
      <w:t xml:space="preserve"> CC42 C-Seite</w:t>
    </w:r>
  </w:p>
  <w:p w14:paraId="5B8A1791" w14:textId="0D2A4BFB" w:rsidR="445BE71B" w:rsidRDefault="445BE71B" w:rsidP="445BE71B">
    <w:pPr>
      <w:pStyle w:val="Kopfzeile"/>
      <w:rPr>
        <w:rFonts w:cs="BMWType V2 Light"/>
        <w:sz w:val="8"/>
        <w:szCs w:val="8"/>
      </w:rPr>
    </w:pPr>
  </w:p>
  <w:p w14:paraId="2DE0DCA7" w14:textId="77777777" w:rsidR="00AF74FD" w:rsidRDefault="00AF74FD" w:rsidP="00990191">
    <w:pPr>
      <w:pStyle w:val="Kopfzeile"/>
      <w:pBdr>
        <w:bottom w:val="single" w:sz="4" w:space="1" w:color="auto"/>
      </w:pBdr>
      <w:tabs>
        <w:tab w:val="left" w:pos="7371"/>
      </w:tabs>
      <w:rPr>
        <w:rFonts w:cs="BMWType V2 Light"/>
      </w:rPr>
    </w:pPr>
  </w:p>
  <w:p w14:paraId="267DC2C5" w14:textId="361CFC7F" w:rsidR="00AF74FD" w:rsidRDefault="445BE71B" w:rsidP="445BE71B">
    <w:pPr>
      <w:pStyle w:val="Kopfzeile"/>
      <w:pBdr>
        <w:bottom w:val="single" w:sz="4" w:space="1" w:color="auto"/>
      </w:pBdr>
      <w:tabs>
        <w:tab w:val="left" w:pos="7371"/>
      </w:tabs>
      <w:rPr>
        <w:rFonts w:cs="BMWType V2 Light"/>
      </w:rPr>
    </w:pPr>
    <w:r w:rsidRPr="445BE71B">
      <w:rPr>
        <w:rFonts w:cs="BMWType V2 Light"/>
      </w:rPr>
      <w:t>xx.09.2024</w:t>
    </w:r>
    <w:r w:rsidR="00AF74FD">
      <w:tab/>
    </w:r>
    <w:r w:rsidRPr="445BE71B">
      <w:rPr>
        <w:rFonts w:eastAsia="BMWType V2 Light" w:cs="BMWType V2 Light"/>
      </w:rPr>
      <w:t>Werk: 07.10 Leipzig, Geb. 32</w:t>
    </w:r>
    <w:r w:rsidRPr="445BE71B">
      <w:rPr>
        <w:rFonts w:cs="BMWType V2 Light"/>
      </w:rPr>
      <w:t xml:space="preserve"> </w:t>
    </w:r>
  </w:p>
  <w:p w14:paraId="41A5B9B6" w14:textId="77777777" w:rsidR="00AF74FD" w:rsidRPr="001B0802" w:rsidRDefault="00AF74FD" w:rsidP="00990191">
    <w:pPr>
      <w:pStyle w:val="Kopfzeile"/>
      <w:pBdr>
        <w:bottom w:val="single" w:sz="4" w:space="1" w:color="auto"/>
      </w:pBdr>
      <w:tabs>
        <w:tab w:val="left" w:pos="7371"/>
      </w:tabs>
      <w:rPr>
        <w:rFonts w:cs="BMWType V2 Light"/>
      </w:rPr>
    </w:pPr>
    <w:r>
      <w:rPr>
        <w:rFonts w:cs="BMWType V2 Light"/>
      </w:rPr>
      <w:tab/>
    </w:r>
    <w:r w:rsidRPr="001B0802">
      <w:rPr>
        <w:rFonts w:cs="BMWType V2 Light"/>
      </w:rPr>
      <w:t xml:space="preserve"> </w:t>
    </w:r>
    <w:r w:rsidRPr="001B0802">
      <w:rPr>
        <w:rFonts w:cs="BMWType V2 Light"/>
      </w:rPr>
      <w:tab/>
    </w:r>
  </w:p>
  <w:p w14:paraId="0DD25329" w14:textId="77777777" w:rsidR="00AF74FD" w:rsidRPr="001B0802" w:rsidRDefault="00AF74FD" w:rsidP="00104262">
    <w:pPr>
      <w:pStyle w:val="Kopfzeile"/>
      <w:rPr>
        <w:rFonts w:cs="BMWType V2 Light"/>
      </w:rPr>
    </w:pPr>
  </w:p>
  <w:p w14:paraId="58CD0FC7" w14:textId="77777777" w:rsidR="00AF74FD" w:rsidRPr="001B0802" w:rsidRDefault="00AF74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445BE71B" w14:paraId="221BB310" w14:textId="77777777" w:rsidTr="445BE71B">
      <w:trPr>
        <w:trHeight w:val="300"/>
      </w:trPr>
      <w:tc>
        <w:tcPr>
          <w:tcW w:w="3020" w:type="dxa"/>
        </w:tcPr>
        <w:p w14:paraId="31C5D9DD" w14:textId="5196BE84" w:rsidR="445BE71B" w:rsidRDefault="445BE71B" w:rsidP="445BE71B">
          <w:pPr>
            <w:pStyle w:val="Kopfzeile"/>
            <w:ind w:left="-115"/>
            <w:jc w:val="left"/>
          </w:pPr>
        </w:p>
      </w:tc>
      <w:tc>
        <w:tcPr>
          <w:tcW w:w="3020" w:type="dxa"/>
        </w:tcPr>
        <w:p w14:paraId="1CAA3B42" w14:textId="48356B73" w:rsidR="445BE71B" w:rsidRDefault="445BE71B" w:rsidP="445BE71B">
          <w:pPr>
            <w:pStyle w:val="Kopfzeile"/>
            <w:jc w:val="center"/>
          </w:pPr>
        </w:p>
      </w:tc>
      <w:tc>
        <w:tcPr>
          <w:tcW w:w="3020" w:type="dxa"/>
        </w:tcPr>
        <w:p w14:paraId="064D8DFD" w14:textId="26FF3C22" w:rsidR="445BE71B" w:rsidRDefault="445BE71B" w:rsidP="445BE71B">
          <w:pPr>
            <w:pStyle w:val="Kopfzeile"/>
            <w:ind w:right="-115"/>
            <w:jc w:val="right"/>
          </w:pPr>
        </w:p>
      </w:tc>
    </w:tr>
  </w:tbl>
  <w:p w14:paraId="5A18528D" w14:textId="3162BFA2" w:rsidR="445BE71B" w:rsidRDefault="445BE71B" w:rsidP="445BE71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50C7"/>
    <w:multiLevelType w:val="hybridMultilevel"/>
    <w:tmpl w:val="08B42EFE"/>
    <w:lvl w:ilvl="0" w:tplc="9B1C002E">
      <w:numFmt w:val="bullet"/>
      <w:lvlText w:val="-"/>
      <w:lvlJc w:val="left"/>
      <w:pPr>
        <w:ind w:left="720" w:hanging="360"/>
      </w:pPr>
      <w:rPr>
        <w:rFonts w:ascii="BMWType V2 Light" w:eastAsia="Times New Roman" w:hAnsi="BMWType V2 Light" w:cs="BMWType V2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D22BA4"/>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D864A7"/>
    <w:multiLevelType w:val="multilevel"/>
    <w:tmpl w:val="4BCA150A"/>
    <w:lvl w:ilvl="0">
      <w:start w:val="1"/>
      <w:numFmt w:val="decimal"/>
      <w:lvlRestart w:val="0"/>
      <w:pStyle w:val="TableLevel1Numbered"/>
      <w:lvlText w:val="%1."/>
      <w:lvlJc w:val="left"/>
      <w:pPr>
        <w:tabs>
          <w:tab w:val="num" w:pos="720"/>
        </w:tabs>
        <w:ind w:left="720" w:hanging="504"/>
      </w:pPr>
      <w:rPr>
        <w:rFonts w:ascii="Times New Roman" w:hAnsi="Times New Roman" w:cs="Times New Roman" w:hint="default"/>
        <w:b w:val="0"/>
        <w:i w:val="0"/>
        <w:color w:val="auto"/>
        <w:sz w:val="22"/>
      </w:rPr>
    </w:lvl>
    <w:lvl w:ilvl="1">
      <w:start w:val="1"/>
      <w:numFmt w:val="decimal"/>
      <w:pStyle w:val="TableLevel2Numbered"/>
      <w:lvlText w:val="%1.%2."/>
      <w:lvlJc w:val="left"/>
      <w:pPr>
        <w:tabs>
          <w:tab w:val="num" w:pos="720"/>
        </w:tabs>
        <w:ind w:left="720" w:hanging="504"/>
      </w:pPr>
      <w:rPr>
        <w:rFonts w:ascii="Times New Roman" w:hAnsi="Times New Roman" w:cs="Times New Roman" w:hint="default"/>
        <w:b w:val="0"/>
        <w:i w:val="0"/>
        <w:sz w:val="22"/>
      </w:rPr>
    </w:lvl>
    <w:lvl w:ilvl="2">
      <w:start w:val="1"/>
      <w:numFmt w:val="decimal"/>
      <w:pStyle w:val="berschrift3unter"/>
      <w:lvlText w:val="%1.%2.%3."/>
      <w:lvlJc w:val="left"/>
      <w:pPr>
        <w:tabs>
          <w:tab w:val="num" w:pos="1506"/>
        </w:tabs>
        <w:ind w:left="1506" w:hanging="1080"/>
      </w:pPr>
      <w:rPr>
        <w:rFonts w:ascii="BMWType V2 Light" w:hAnsi="BMWType V2 Light" w:cs="BMWType V2 Light" w:hint="default"/>
        <w:b w:val="0"/>
        <w:i w:val="0"/>
        <w:sz w:val="20"/>
      </w:rPr>
    </w:lvl>
    <w:lvl w:ilvl="3">
      <w:start w:val="1"/>
      <w:numFmt w:val="decimal"/>
      <w:pStyle w:val="TableLevel4Numbered"/>
      <w:lvlText w:val="%1.%2.%3.%4."/>
      <w:lvlJc w:val="left"/>
      <w:pPr>
        <w:tabs>
          <w:tab w:val="num" w:pos="1296"/>
        </w:tabs>
        <w:ind w:left="1296" w:hanging="1080"/>
      </w:pPr>
      <w:rPr>
        <w:rFonts w:ascii="Times New Roman" w:hAnsi="Times New Roman" w:cs="Times New Roman" w:hint="default"/>
        <w:b w:val="0"/>
        <w:i w:val="0"/>
        <w:sz w:val="22"/>
      </w:rPr>
    </w:lvl>
    <w:lvl w:ilvl="4">
      <w:start w:val="1"/>
      <w:numFmt w:val="upperLetter"/>
      <w:pStyle w:val="TableLevel5Numbered"/>
      <w:lvlText w:val="%5."/>
      <w:lvlJc w:val="left"/>
      <w:pPr>
        <w:tabs>
          <w:tab w:val="num" w:pos="1296"/>
        </w:tabs>
        <w:ind w:left="1296" w:hanging="576"/>
      </w:pPr>
      <w:rPr>
        <w:rFonts w:ascii="BMWTypeRegular" w:eastAsia="Times New Roman" w:hAnsi="BMWTypeRegular" w:cs="BMWType V2 Regular"/>
      </w:rPr>
    </w:lvl>
    <w:lvl w:ilvl="5">
      <w:start w:val="1"/>
      <w:numFmt w:val="decimal"/>
      <w:pStyle w:val="TableLevel6Numbered"/>
      <w:lvlText w:val="%6."/>
      <w:lvlJc w:val="left"/>
      <w:pPr>
        <w:tabs>
          <w:tab w:val="num" w:pos="859"/>
        </w:tabs>
        <w:ind w:left="859" w:hanging="576"/>
      </w:pPr>
      <w:rPr>
        <w:rFonts w:cs="Times New Roman" w:hint="default"/>
      </w:rPr>
    </w:lvl>
    <w:lvl w:ilvl="6">
      <w:start w:val="1"/>
      <w:numFmt w:val="lowerLetter"/>
      <w:pStyle w:val="TableLevel7Numbered"/>
      <w:lvlText w:val="%7."/>
      <w:lvlJc w:val="left"/>
      <w:pPr>
        <w:tabs>
          <w:tab w:val="num" w:pos="1728"/>
        </w:tabs>
        <w:ind w:left="1728" w:hanging="432"/>
      </w:pPr>
      <w:rPr>
        <w:rFonts w:cs="Times New Roman" w:hint="default"/>
      </w:rPr>
    </w:lvl>
    <w:lvl w:ilvl="7">
      <w:start w:val="1"/>
      <w:numFmt w:val="lowerRoman"/>
      <w:pStyle w:val="TableLevel8Numbered"/>
      <w:lvlText w:val="%8.)"/>
      <w:lvlJc w:val="left"/>
      <w:pPr>
        <w:tabs>
          <w:tab w:val="num" w:pos="1728"/>
        </w:tabs>
        <w:ind w:left="1728" w:hanging="432"/>
      </w:pPr>
      <w:rPr>
        <w:rFonts w:cs="Times New Roman" w:hint="default"/>
      </w:rPr>
    </w:lvl>
    <w:lvl w:ilvl="8">
      <w:start w:val="1"/>
      <w:numFmt w:val="none"/>
      <w:lvlText w:val=""/>
      <w:lvlJc w:val="left"/>
      <w:pPr>
        <w:tabs>
          <w:tab w:val="num" w:pos="360"/>
        </w:tabs>
        <w:ind w:left="0" w:firstLine="0"/>
      </w:pPr>
      <w:rPr>
        <w:rFonts w:cs="Times New Roman" w:hint="default"/>
      </w:rPr>
    </w:lvl>
  </w:abstractNum>
  <w:abstractNum w:abstractNumId="3" w15:restartNumberingAfterBreak="0">
    <w:nsid w:val="07237960"/>
    <w:multiLevelType w:val="hybridMultilevel"/>
    <w:tmpl w:val="0B4CD81A"/>
    <w:lvl w:ilvl="0" w:tplc="E5E886FC">
      <w:start w:val="5"/>
      <w:numFmt w:val="bullet"/>
      <w:lvlText w:val="-"/>
      <w:lvlJc w:val="left"/>
      <w:pPr>
        <w:ind w:left="720" w:hanging="360"/>
      </w:pPr>
      <w:rPr>
        <w:rFonts w:ascii="BMWType V2 Light" w:eastAsia="Times New Roman" w:hAnsi="BMWType V2 Light" w:cs="BMWType V2 Ligh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210BD"/>
    <w:multiLevelType w:val="hybridMultilevel"/>
    <w:tmpl w:val="BC6E37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263B21"/>
    <w:multiLevelType w:val="hybridMultilevel"/>
    <w:tmpl w:val="3CA25D76"/>
    <w:lvl w:ilvl="0" w:tplc="9B1C002E">
      <w:numFmt w:val="bullet"/>
      <w:lvlText w:val="-"/>
      <w:lvlJc w:val="left"/>
      <w:pPr>
        <w:ind w:left="720" w:hanging="360"/>
      </w:pPr>
      <w:rPr>
        <w:rFonts w:ascii="BMWType V2 Light" w:eastAsia="Times New Roman" w:hAnsi="BMWType V2 Light" w:cs="BMWType V2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70602D"/>
    <w:multiLevelType w:val="multilevel"/>
    <w:tmpl w:val="ECC0480C"/>
    <w:lvl w:ilvl="0">
      <w:start w:val="1"/>
      <w:numFmt w:val="decimal"/>
      <w:pStyle w:val="berschriftA1"/>
      <w:isLgl/>
      <w:lvlText w:val="A%1"/>
      <w:lvlJc w:val="right"/>
      <w:pPr>
        <w:tabs>
          <w:tab w:val="num" w:pos="-31680"/>
        </w:tabs>
        <w:ind w:left="0" w:hanging="113"/>
      </w:pPr>
      <w:rPr>
        <w:rFonts w:hint="default"/>
      </w:rPr>
    </w:lvl>
    <w:lvl w:ilvl="1">
      <w:start w:val="1"/>
      <w:numFmt w:val="decimal"/>
      <w:pStyle w:val="berschriftA2"/>
      <w:isLgl/>
      <w:lvlText w:val="A%1.%2"/>
      <w:lvlJc w:val="right"/>
      <w:pPr>
        <w:tabs>
          <w:tab w:val="num" w:pos="0"/>
        </w:tabs>
        <w:ind w:left="0" w:hanging="113"/>
      </w:pPr>
      <w:rPr>
        <w:rFonts w:hint="default"/>
      </w:rPr>
    </w:lvl>
    <w:lvl w:ilvl="2">
      <w:start w:val="1"/>
      <w:numFmt w:val="decimal"/>
      <w:isLgl/>
      <w:lvlText w:val="A%1.%2.%3"/>
      <w:lvlJc w:val="right"/>
      <w:pPr>
        <w:tabs>
          <w:tab w:val="num" w:pos="0"/>
        </w:tabs>
        <w:ind w:left="0" w:hanging="113"/>
      </w:pPr>
      <w:rPr>
        <w:rFonts w:hint="default"/>
      </w:rPr>
    </w:lvl>
    <w:lvl w:ilvl="3">
      <w:start w:val="1"/>
      <w:numFmt w:val="none"/>
      <w:isLgl/>
      <w:lvlText w:val=""/>
      <w:lvlJc w:val="right"/>
      <w:pPr>
        <w:tabs>
          <w:tab w:val="num" w:pos="0"/>
        </w:tabs>
        <w:ind w:left="0" w:firstLine="0"/>
      </w:pPr>
      <w:rPr>
        <w:rFonts w:hint="default"/>
      </w:rPr>
    </w:lvl>
    <w:lvl w:ilvl="4">
      <w:start w:val="1"/>
      <w:numFmt w:val="none"/>
      <w:isLgl/>
      <w:lvlText w:val=""/>
      <w:lvlJc w:val="left"/>
      <w:pPr>
        <w:tabs>
          <w:tab w:val="num" w:pos="-31680"/>
        </w:tabs>
        <w:ind w:left="-32767" w:firstLine="32767"/>
      </w:pPr>
      <w:rPr>
        <w:rFonts w:hint="default"/>
      </w:rPr>
    </w:lvl>
    <w:lvl w:ilvl="5">
      <w:start w:val="1"/>
      <w:numFmt w:val="none"/>
      <w:isLgl/>
      <w:lvlText w:val=""/>
      <w:lvlJc w:val="left"/>
      <w:pPr>
        <w:tabs>
          <w:tab w:val="num" w:pos="-31680"/>
        </w:tabs>
        <w:ind w:left="-32767" w:firstLine="32767"/>
      </w:pPr>
      <w:rPr>
        <w:rFonts w:hint="default"/>
      </w:rPr>
    </w:lvl>
    <w:lvl w:ilvl="6">
      <w:start w:val="1"/>
      <w:numFmt w:val="none"/>
      <w:isLgl/>
      <w:lvlText w:val=""/>
      <w:lvlJc w:val="left"/>
      <w:pPr>
        <w:tabs>
          <w:tab w:val="num" w:pos="-31680"/>
        </w:tabs>
        <w:ind w:left="-32767" w:firstLine="32767"/>
      </w:pPr>
      <w:rPr>
        <w:rFonts w:hint="default"/>
      </w:rPr>
    </w:lvl>
    <w:lvl w:ilvl="7">
      <w:start w:val="1"/>
      <w:numFmt w:val="none"/>
      <w:isLgl/>
      <w:lvlText w:val=""/>
      <w:lvlJc w:val="left"/>
      <w:pPr>
        <w:tabs>
          <w:tab w:val="num" w:pos="-31680"/>
        </w:tabs>
        <w:ind w:left="-32767" w:firstLine="32767"/>
      </w:pPr>
      <w:rPr>
        <w:rFonts w:hint="default"/>
      </w:rPr>
    </w:lvl>
    <w:lvl w:ilvl="8">
      <w:start w:val="1"/>
      <w:numFmt w:val="none"/>
      <w:isLgl/>
      <w:lvlText w:val=""/>
      <w:lvlJc w:val="left"/>
      <w:pPr>
        <w:tabs>
          <w:tab w:val="num" w:pos="-31680"/>
        </w:tabs>
        <w:ind w:left="-32767" w:firstLine="32767"/>
      </w:pPr>
      <w:rPr>
        <w:rFonts w:hint="default"/>
      </w:rPr>
    </w:lvl>
  </w:abstractNum>
  <w:abstractNum w:abstractNumId="7" w15:restartNumberingAfterBreak="0">
    <w:nsid w:val="1877442E"/>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1364B80"/>
    <w:multiLevelType w:val="hybridMultilevel"/>
    <w:tmpl w:val="698EFB64"/>
    <w:lvl w:ilvl="0" w:tplc="E9785192">
      <w:start w:val="1"/>
      <w:numFmt w:val="bullet"/>
      <w:lvlText w:val="-"/>
      <w:lvlJc w:val="left"/>
      <w:pPr>
        <w:tabs>
          <w:tab w:val="num" w:pos="720"/>
        </w:tabs>
        <w:ind w:left="720" w:hanging="360"/>
      </w:pPr>
      <w:rPr>
        <w:rFonts w:ascii="Times New Roman" w:hAnsi="Times New Roman" w:hint="default"/>
      </w:rPr>
    </w:lvl>
    <w:lvl w:ilvl="1" w:tplc="BB345CEE" w:tentative="1">
      <w:start w:val="1"/>
      <w:numFmt w:val="bullet"/>
      <w:lvlText w:val="-"/>
      <w:lvlJc w:val="left"/>
      <w:pPr>
        <w:tabs>
          <w:tab w:val="num" w:pos="1440"/>
        </w:tabs>
        <w:ind w:left="1440" w:hanging="360"/>
      </w:pPr>
      <w:rPr>
        <w:rFonts w:ascii="Times New Roman" w:hAnsi="Times New Roman" w:hint="default"/>
      </w:rPr>
    </w:lvl>
    <w:lvl w:ilvl="2" w:tplc="B3E87EC2" w:tentative="1">
      <w:start w:val="1"/>
      <w:numFmt w:val="bullet"/>
      <w:lvlText w:val="-"/>
      <w:lvlJc w:val="left"/>
      <w:pPr>
        <w:tabs>
          <w:tab w:val="num" w:pos="2160"/>
        </w:tabs>
        <w:ind w:left="2160" w:hanging="360"/>
      </w:pPr>
      <w:rPr>
        <w:rFonts w:ascii="Times New Roman" w:hAnsi="Times New Roman" w:hint="default"/>
      </w:rPr>
    </w:lvl>
    <w:lvl w:ilvl="3" w:tplc="61268D0C" w:tentative="1">
      <w:start w:val="1"/>
      <w:numFmt w:val="bullet"/>
      <w:lvlText w:val="-"/>
      <w:lvlJc w:val="left"/>
      <w:pPr>
        <w:tabs>
          <w:tab w:val="num" w:pos="2880"/>
        </w:tabs>
        <w:ind w:left="2880" w:hanging="360"/>
      </w:pPr>
      <w:rPr>
        <w:rFonts w:ascii="Times New Roman" w:hAnsi="Times New Roman" w:hint="default"/>
      </w:rPr>
    </w:lvl>
    <w:lvl w:ilvl="4" w:tplc="732012FE" w:tentative="1">
      <w:start w:val="1"/>
      <w:numFmt w:val="bullet"/>
      <w:lvlText w:val="-"/>
      <w:lvlJc w:val="left"/>
      <w:pPr>
        <w:tabs>
          <w:tab w:val="num" w:pos="3600"/>
        </w:tabs>
        <w:ind w:left="3600" w:hanging="360"/>
      </w:pPr>
      <w:rPr>
        <w:rFonts w:ascii="Times New Roman" w:hAnsi="Times New Roman" w:hint="default"/>
      </w:rPr>
    </w:lvl>
    <w:lvl w:ilvl="5" w:tplc="F4DAED4C" w:tentative="1">
      <w:start w:val="1"/>
      <w:numFmt w:val="bullet"/>
      <w:lvlText w:val="-"/>
      <w:lvlJc w:val="left"/>
      <w:pPr>
        <w:tabs>
          <w:tab w:val="num" w:pos="4320"/>
        </w:tabs>
        <w:ind w:left="4320" w:hanging="360"/>
      </w:pPr>
      <w:rPr>
        <w:rFonts w:ascii="Times New Roman" w:hAnsi="Times New Roman" w:hint="default"/>
      </w:rPr>
    </w:lvl>
    <w:lvl w:ilvl="6" w:tplc="2D8A8BEA" w:tentative="1">
      <w:start w:val="1"/>
      <w:numFmt w:val="bullet"/>
      <w:lvlText w:val="-"/>
      <w:lvlJc w:val="left"/>
      <w:pPr>
        <w:tabs>
          <w:tab w:val="num" w:pos="5040"/>
        </w:tabs>
        <w:ind w:left="5040" w:hanging="360"/>
      </w:pPr>
      <w:rPr>
        <w:rFonts w:ascii="Times New Roman" w:hAnsi="Times New Roman" w:hint="default"/>
      </w:rPr>
    </w:lvl>
    <w:lvl w:ilvl="7" w:tplc="259A0524" w:tentative="1">
      <w:start w:val="1"/>
      <w:numFmt w:val="bullet"/>
      <w:lvlText w:val="-"/>
      <w:lvlJc w:val="left"/>
      <w:pPr>
        <w:tabs>
          <w:tab w:val="num" w:pos="5760"/>
        </w:tabs>
        <w:ind w:left="5760" w:hanging="360"/>
      </w:pPr>
      <w:rPr>
        <w:rFonts w:ascii="Times New Roman" w:hAnsi="Times New Roman" w:hint="default"/>
      </w:rPr>
    </w:lvl>
    <w:lvl w:ilvl="8" w:tplc="A434CF8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8B61425"/>
    <w:multiLevelType w:val="hybridMultilevel"/>
    <w:tmpl w:val="597EC0EE"/>
    <w:lvl w:ilvl="0" w:tplc="72405D94">
      <w:start w:val="1"/>
      <w:numFmt w:val="bullet"/>
      <w:lvlText w:val=""/>
      <w:lvlJc w:val="left"/>
      <w:pPr>
        <w:tabs>
          <w:tab w:val="num" w:pos="641"/>
        </w:tabs>
        <w:ind w:left="360" w:hanging="360"/>
      </w:pPr>
      <w:rPr>
        <w:rFonts w:ascii="Symbol" w:hAnsi="Symbol" w:hint="default"/>
      </w:rPr>
    </w:lvl>
    <w:lvl w:ilvl="1" w:tplc="0407000F">
      <w:start w:val="1"/>
      <w:numFmt w:val="decimal"/>
      <w:lvlText w:val="%2."/>
      <w:lvlJc w:val="left"/>
      <w:pPr>
        <w:tabs>
          <w:tab w:val="num" w:pos="1080"/>
        </w:tabs>
        <w:ind w:left="1080" w:hanging="360"/>
      </w:pPr>
      <w:rPr>
        <w:rFonts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2C6122"/>
    <w:multiLevelType w:val="hybridMultilevel"/>
    <w:tmpl w:val="619287B8"/>
    <w:lvl w:ilvl="0" w:tplc="068A4836">
      <w:numFmt w:val="bullet"/>
      <w:lvlText w:val="-"/>
      <w:lvlJc w:val="left"/>
      <w:pPr>
        <w:ind w:left="720" w:hanging="360"/>
      </w:pPr>
      <w:rPr>
        <w:rFonts w:ascii="BMWType V2 Light" w:eastAsia="Times New Roman" w:hAnsi="BMWType V2 Light" w:cs="BMWType V2 Light" w:hint="default"/>
        <w:b w:val="0"/>
        <w:strike w:val="0"/>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2D85103"/>
    <w:multiLevelType w:val="hybridMultilevel"/>
    <w:tmpl w:val="5036A3A2"/>
    <w:lvl w:ilvl="0" w:tplc="DE2496EC">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15:restartNumberingAfterBreak="0">
    <w:nsid w:val="375C719E"/>
    <w:multiLevelType w:val="hybridMultilevel"/>
    <w:tmpl w:val="376476BA"/>
    <w:lvl w:ilvl="0" w:tplc="4B648C64">
      <w:start w:val="1"/>
      <w:numFmt w:val="bullet"/>
      <w:pStyle w:val="todoAufzhlung"/>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9913D2"/>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B22451C"/>
    <w:multiLevelType w:val="hybridMultilevel"/>
    <w:tmpl w:val="833C2240"/>
    <w:lvl w:ilvl="0" w:tplc="6B889AFA">
      <w:start w:val="1"/>
      <w:numFmt w:val="bullet"/>
      <w:pStyle w:val="HinweisAufzhlung"/>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FC124C"/>
    <w:multiLevelType w:val="hybridMultilevel"/>
    <w:tmpl w:val="B4B86DC8"/>
    <w:lvl w:ilvl="0" w:tplc="0D7811C8">
      <w:numFmt w:val="bullet"/>
      <w:pStyle w:val="Aufzhlung1"/>
      <w:lvlText w:val="-"/>
      <w:lvlJc w:val="left"/>
      <w:pPr>
        <w:ind w:left="720" w:hanging="360"/>
      </w:pPr>
      <w:rPr>
        <w:rFonts w:ascii="BMWType V2 Light" w:eastAsia="Times New Roman" w:hAnsi="BMWType V2 Light" w:cs="BMWType V2 Light" w:hint="default"/>
      </w:rPr>
    </w:lvl>
    <w:lvl w:ilvl="1" w:tplc="23F8362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06E7AB1"/>
    <w:multiLevelType w:val="hybridMultilevel"/>
    <w:tmpl w:val="65946C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3002048"/>
    <w:multiLevelType w:val="hybridMultilevel"/>
    <w:tmpl w:val="5AB426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37A6E76"/>
    <w:multiLevelType w:val="hybridMultilevel"/>
    <w:tmpl w:val="B63CB3B2"/>
    <w:lvl w:ilvl="0" w:tplc="B8D669F0">
      <w:numFmt w:val="bullet"/>
      <w:lvlText w:val="-"/>
      <w:lvlJc w:val="left"/>
      <w:pPr>
        <w:ind w:left="720" w:hanging="360"/>
      </w:pPr>
      <w:rPr>
        <w:rFonts w:ascii="BMWType V2 Light" w:eastAsia="Times New Roman" w:hAnsi="BMWType V2 Light" w:cs="BMWType V2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4EF3F0E"/>
    <w:multiLevelType w:val="multilevel"/>
    <w:tmpl w:val="0407001D"/>
    <w:styleLink w:val="Tabellenverzeichnis"/>
    <w:lvl w:ilvl="0">
      <w:start w:val="1"/>
      <w:numFmt w:val="decimal"/>
      <w:lvlText w:val="%1)"/>
      <w:lvlJc w:val="left"/>
      <w:pPr>
        <w:ind w:left="360" w:hanging="360"/>
      </w:pPr>
      <w:rPr>
        <w:rFonts w:ascii="BMWType V2 Regular" w:hAnsi="BMWType V2 Regular"/>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C121C4B"/>
    <w:multiLevelType w:val="hybridMultilevel"/>
    <w:tmpl w:val="2BCEE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DFB510F"/>
    <w:multiLevelType w:val="hybridMultilevel"/>
    <w:tmpl w:val="59720642"/>
    <w:lvl w:ilvl="0" w:tplc="91E69F44">
      <w:start w:val="1"/>
      <w:numFmt w:val="bullet"/>
      <w:pStyle w:val="Aufzhlung"/>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723"/>
        </w:tabs>
        <w:ind w:left="1723" w:hanging="360"/>
      </w:pPr>
      <w:rPr>
        <w:rFonts w:ascii="Courier New" w:hAnsi="Courier New" w:cs="Courier New" w:hint="default"/>
      </w:rPr>
    </w:lvl>
    <w:lvl w:ilvl="2" w:tplc="04070005" w:tentative="1">
      <w:start w:val="1"/>
      <w:numFmt w:val="bullet"/>
      <w:lvlText w:val=""/>
      <w:lvlJc w:val="left"/>
      <w:pPr>
        <w:tabs>
          <w:tab w:val="num" w:pos="2443"/>
        </w:tabs>
        <w:ind w:left="2443" w:hanging="360"/>
      </w:pPr>
      <w:rPr>
        <w:rFonts w:ascii="Wingdings" w:hAnsi="Wingdings" w:hint="default"/>
      </w:rPr>
    </w:lvl>
    <w:lvl w:ilvl="3" w:tplc="04070001" w:tentative="1">
      <w:start w:val="1"/>
      <w:numFmt w:val="bullet"/>
      <w:lvlText w:val=""/>
      <w:lvlJc w:val="left"/>
      <w:pPr>
        <w:tabs>
          <w:tab w:val="num" w:pos="3163"/>
        </w:tabs>
        <w:ind w:left="3163" w:hanging="360"/>
      </w:pPr>
      <w:rPr>
        <w:rFonts w:ascii="Symbol" w:hAnsi="Symbol" w:hint="default"/>
      </w:rPr>
    </w:lvl>
    <w:lvl w:ilvl="4" w:tplc="04070003" w:tentative="1">
      <w:start w:val="1"/>
      <w:numFmt w:val="bullet"/>
      <w:lvlText w:val="o"/>
      <w:lvlJc w:val="left"/>
      <w:pPr>
        <w:tabs>
          <w:tab w:val="num" w:pos="3883"/>
        </w:tabs>
        <w:ind w:left="3883" w:hanging="360"/>
      </w:pPr>
      <w:rPr>
        <w:rFonts w:ascii="Courier New" w:hAnsi="Courier New" w:cs="Courier New" w:hint="default"/>
      </w:rPr>
    </w:lvl>
    <w:lvl w:ilvl="5" w:tplc="04070005" w:tentative="1">
      <w:start w:val="1"/>
      <w:numFmt w:val="bullet"/>
      <w:lvlText w:val=""/>
      <w:lvlJc w:val="left"/>
      <w:pPr>
        <w:tabs>
          <w:tab w:val="num" w:pos="4603"/>
        </w:tabs>
        <w:ind w:left="4603" w:hanging="360"/>
      </w:pPr>
      <w:rPr>
        <w:rFonts w:ascii="Wingdings" w:hAnsi="Wingdings" w:hint="default"/>
      </w:rPr>
    </w:lvl>
    <w:lvl w:ilvl="6" w:tplc="04070001" w:tentative="1">
      <w:start w:val="1"/>
      <w:numFmt w:val="bullet"/>
      <w:lvlText w:val=""/>
      <w:lvlJc w:val="left"/>
      <w:pPr>
        <w:tabs>
          <w:tab w:val="num" w:pos="5323"/>
        </w:tabs>
        <w:ind w:left="5323" w:hanging="360"/>
      </w:pPr>
      <w:rPr>
        <w:rFonts w:ascii="Symbol" w:hAnsi="Symbol" w:hint="default"/>
      </w:rPr>
    </w:lvl>
    <w:lvl w:ilvl="7" w:tplc="04070003" w:tentative="1">
      <w:start w:val="1"/>
      <w:numFmt w:val="bullet"/>
      <w:lvlText w:val="o"/>
      <w:lvlJc w:val="left"/>
      <w:pPr>
        <w:tabs>
          <w:tab w:val="num" w:pos="6043"/>
        </w:tabs>
        <w:ind w:left="6043" w:hanging="360"/>
      </w:pPr>
      <w:rPr>
        <w:rFonts w:ascii="Courier New" w:hAnsi="Courier New" w:cs="Courier New" w:hint="default"/>
      </w:rPr>
    </w:lvl>
    <w:lvl w:ilvl="8" w:tplc="04070005" w:tentative="1">
      <w:start w:val="1"/>
      <w:numFmt w:val="bullet"/>
      <w:lvlText w:val=""/>
      <w:lvlJc w:val="left"/>
      <w:pPr>
        <w:tabs>
          <w:tab w:val="num" w:pos="6763"/>
        </w:tabs>
        <w:ind w:left="6763" w:hanging="360"/>
      </w:pPr>
      <w:rPr>
        <w:rFonts w:ascii="Wingdings" w:hAnsi="Wingdings" w:hint="default"/>
      </w:rPr>
    </w:lvl>
  </w:abstractNum>
  <w:abstractNum w:abstractNumId="22" w15:restartNumberingAfterBreak="0">
    <w:nsid w:val="4ED33C9A"/>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10D2071"/>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1457FC0"/>
    <w:multiLevelType w:val="hybridMultilevel"/>
    <w:tmpl w:val="9BA44D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4677D3F"/>
    <w:multiLevelType w:val="hybridMultilevel"/>
    <w:tmpl w:val="368026E6"/>
    <w:lvl w:ilvl="0" w:tplc="35D0FF00">
      <w:numFmt w:val="decimal"/>
      <w:pStyle w:val="berschrift2unter"/>
      <w:lvlText w:val="%1.1"/>
      <w:lvlJc w:val="left"/>
      <w:pPr>
        <w:ind w:left="502" w:hanging="360"/>
      </w:pPr>
      <w:rPr>
        <w:rFonts w:hint="default"/>
      </w:rPr>
    </w:lvl>
    <w:lvl w:ilvl="1" w:tplc="04070019" w:tentative="1">
      <w:start w:val="1"/>
      <w:numFmt w:val="lowerLetter"/>
      <w:lvlText w:val="%2."/>
      <w:lvlJc w:val="left"/>
      <w:pPr>
        <w:ind w:left="3845" w:hanging="360"/>
      </w:pPr>
    </w:lvl>
    <w:lvl w:ilvl="2" w:tplc="0407001B" w:tentative="1">
      <w:start w:val="1"/>
      <w:numFmt w:val="lowerRoman"/>
      <w:lvlText w:val="%3."/>
      <w:lvlJc w:val="right"/>
      <w:pPr>
        <w:ind w:left="4565" w:hanging="180"/>
      </w:pPr>
    </w:lvl>
    <w:lvl w:ilvl="3" w:tplc="0407000F" w:tentative="1">
      <w:start w:val="1"/>
      <w:numFmt w:val="decimal"/>
      <w:lvlText w:val="%4."/>
      <w:lvlJc w:val="left"/>
      <w:pPr>
        <w:ind w:left="5285" w:hanging="360"/>
      </w:pPr>
    </w:lvl>
    <w:lvl w:ilvl="4" w:tplc="04070019" w:tentative="1">
      <w:start w:val="1"/>
      <w:numFmt w:val="lowerLetter"/>
      <w:lvlText w:val="%5."/>
      <w:lvlJc w:val="left"/>
      <w:pPr>
        <w:ind w:left="6005" w:hanging="360"/>
      </w:pPr>
    </w:lvl>
    <w:lvl w:ilvl="5" w:tplc="0407001B" w:tentative="1">
      <w:start w:val="1"/>
      <w:numFmt w:val="lowerRoman"/>
      <w:lvlText w:val="%6."/>
      <w:lvlJc w:val="right"/>
      <w:pPr>
        <w:ind w:left="6725" w:hanging="180"/>
      </w:pPr>
    </w:lvl>
    <w:lvl w:ilvl="6" w:tplc="0407000F" w:tentative="1">
      <w:start w:val="1"/>
      <w:numFmt w:val="decimal"/>
      <w:lvlText w:val="%7."/>
      <w:lvlJc w:val="left"/>
      <w:pPr>
        <w:ind w:left="7445" w:hanging="360"/>
      </w:pPr>
    </w:lvl>
    <w:lvl w:ilvl="7" w:tplc="04070019" w:tentative="1">
      <w:start w:val="1"/>
      <w:numFmt w:val="lowerLetter"/>
      <w:lvlText w:val="%8."/>
      <w:lvlJc w:val="left"/>
      <w:pPr>
        <w:ind w:left="8165" w:hanging="360"/>
      </w:pPr>
    </w:lvl>
    <w:lvl w:ilvl="8" w:tplc="0407001B" w:tentative="1">
      <w:start w:val="1"/>
      <w:numFmt w:val="lowerRoman"/>
      <w:lvlText w:val="%9."/>
      <w:lvlJc w:val="right"/>
      <w:pPr>
        <w:ind w:left="8885" w:hanging="180"/>
      </w:pPr>
    </w:lvl>
  </w:abstractNum>
  <w:abstractNum w:abstractNumId="26" w15:restartNumberingAfterBreak="0">
    <w:nsid w:val="64B4121F"/>
    <w:multiLevelType w:val="multilevel"/>
    <w:tmpl w:val="DD06B66A"/>
    <w:lvl w:ilvl="0">
      <w:start w:val="1"/>
      <w:numFmt w:val="decimal"/>
      <w:pStyle w:val="berschrift1"/>
      <w:lvlText w:val="%1"/>
      <w:lvlJc w:val="left"/>
      <w:pPr>
        <w:tabs>
          <w:tab w:val="num" w:pos="432"/>
        </w:tabs>
        <w:ind w:left="43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berschrift2"/>
      <w:lvlText w:val="%1.%2"/>
      <w:lvlJc w:val="left"/>
      <w:pPr>
        <w:tabs>
          <w:tab w:val="num" w:pos="1569"/>
        </w:tabs>
        <w:ind w:left="156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1003"/>
        </w:tabs>
        <w:ind w:left="1003" w:hanging="72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berschrift4"/>
      <w:lvlText w:val="%1.%2.%3.%4"/>
      <w:lvlJc w:val="left"/>
      <w:pPr>
        <w:tabs>
          <w:tab w:val="num" w:pos="864"/>
        </w:tabs>
        <w:ind w:left="864" w:hanging="864"/>
      </w:pPr>
      <w:rPr>
        <w:rFonts w:hint="default"/>
        <w:b w:val="0"/>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7" w15:restartNumberingAfterBreak="0">
    <w:nsid w:val="6BA3156F"/>
    <w:multiLevelType w:val="hybridMultilevel"/>
    <w:tmpl w:val="38CE8C74"/>
    <w:lvl w:ilvl="0" w:tplc="A2227844">
      <w:start w:val="1"/>
      <w:numFmt w:val="bullet"/>
      <w:pStyle w:val="AuflistungEbene2"/>
      <w:lvlText w:val=""/>
      <w:lvlJc w:val="left"/>
      <w:pPr>
        <w:tabs>
          <w:tab w:val="num" w:pos="720"/>
        </w:tabs>
        <w:ind w:left="720" w:hanging="360"/>
      </w:pPr>
      <w:rPr>
        <w:rFonts w:ascii="Symbol" w:hAnsi="Symbol" w:hint="default"/>
      </w:rPr>
    </w:lvl>
    <w:lvl w:ilvl="1" w:tplc="5D2274AE">
      <w:start w:val="1"/>
      <w:numFmt w:val="bullet"/>
      <w:lvlText w:val="o"/>
      <w:lvlJc w:val="left"/>
      <w:pPr>
        <w:tabs>
          <w:tab w:val="num" w:pos="720"/>
        </w:tabs>
        <w:ind w:left="720" w:hanging="363"/>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D4F43DA"/>
    <w:multiLevelType w:val="hybridMultilevel"/>
    <w:tmpl w:val="70EA50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03F7745"/>
    <w:multiLevelType w:val="hybridMultilevel"/>
    <w:tmpl w:val="D652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C07D1"/>
    <w:multiLevelType w:val="hybridMultilevel"/>
    <w:tmpl w:val="F9F84266"/>
    <w:lvl w:ilvl="0" w:tplc="BFEE871C">
      <w:start w:val="1"/>
      <w:numFmt w:val="bullet"/>
      <w:pStyle w:val="AuflistungEbene1"/>
      <w:lvlText w:val=""/>
      <w:lvlJc w:val="left"/>
      <w:pPr>
        <w:tabs>
          <w:tab w:val="num" w:pos="357"/>
        </w:tabs>
        <w:ind w:left="357" w:hanging="357"/>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152377"/>
    <w:multiLevelType w:val="hybridMultilevel"/>
    <w:tmpl w:val="B99E891E"/>
    <w:lvl w:ilvl="0" w:tplc="B6208B12">
      <w:start w:val="2"/>
      <w:numFmt w:val="bullet"/>
      <w:lvlText w:val="-"/>
      <w:lvlJc w:val="left"/>
      <w:pPr>
        <w:ind w:left="720" w:hanging="360"/>
      </w:pPr>
      <w:rPr>
        <w:rFonts w:ascii="BMWType V2 Light" w:eastAsia="Times New Roman" w:hAnsi="BMWType V2 Light" w:cs="BMWType V2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8C4EA7"/>
    <w:multiLevelType w:val="hybridMultilevel"/>
    <w:tmpl w:val="06B80FA0"/>
    <w:lvl w:ilvl="0" w:tplc="04070001">
      <w:start w:val="1"/>
      <w:numFmt w:val="bullet"/>
      <w:lvlText w:val=""/>
      <w:lvlJc w:val="left"/>
      <w:pPr>
        <w:ind w:left="720" w:hanging="360"/>
      </w:pPr>
      <w:rPr>
        <w:rFonts w:ascii="Symbol" w:hAnsi="Symbol" w:hint="default"/>
      </w:rPr>
    </w:lvl>
    <w:lvl w:ilvl="1" w:tplc="23F8362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5C30F06"/>
    <w:multiLevelType w:val="hybridMultilevel"/>
    <w:tmpl w:val="B4C43BDA"/>
    <w:lvl w:ilvl="0" w:tplc="CBF404A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4" w15:restartNumberingAfterBreak="0">
    <w:nsid w:val="79DE026F"/>
    <w:multiLevelType w:val="hybridMultilevel"/>
    <w:tmpl w:val="1BC6ED40"/>
    <w:lvl w:ilvl="0" w:tplc="2D127012">
      <w:start w:val="1"/>
      <w:numFmt w:val="bullet"/>
      <w:lvlText w:val="-"/>
      <w:lvlJc w:val="left"/>
      <w:pPr>
        <w:ind w:left="360" w:hanging="360"/>
      </w:pPr>
      <w:rPr>
        <w:rFonts w:ascii="Solid Edge ISO" w:hAnsi="Solid Edge ISO"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7FE2659F"/>
    <w:multiLevelType w:val="hybridMultilevel"/>
    <w:tmpl w:val="9B1AA10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58493158">
    <w:abstractNumId w:val="1"/>
  </w:num>
  <w:num w:numId="2" w16cid:durableId="272635128">
    <w:abstractNumId w:val="26"/>
  </w:num>
  <w:num w:numId="3" w16cid:durableId="207961510">
    <w:abstractNumId w:val="14"/>
  </w:num>
  <w:num w:numId="4" w16cid:durableId="1216116453">
    <w:abstractNumId w:val="27"/>
  </w:num>
  <w:num w:numId="5" w16cid:durableId="2042775518">
    <w:abstractNumId w:val="30"/>
  </w:num>
  <w:num w:numId="6" w16cid:durableId="1450901979">
    <w:abstractNumId w:val="6"/>
  </w:num>
  <w:num w:numId="7" w16cid:durableId="1886486195">
    <w:abstractNumId w:val="12"/>
  </w:num>
  <w:num w:numId="8" w16cid:durableId="901913914">
    <w:abstractNumId w:val="21"/>
  </w:num>
  <w:num w:numId="9" w16cid:durableId="1579828468">
    <w:abstractNumId w:val="19"/>
  </w:num>
  <w:num w:numId="10" w16cid:durableId="763502304">
    <w:abstractNumId w:val="35"/>
  </w:num>
  <w:num w:numId="11" w16cid:durableId="1956013082">
    <w:abstractNumId w:val="9"/>
  </w:num>
  <w:num w:numId="12" w16cid:durableId="1409880714">
    <w:abstractNumId w:val="3"/>
  </w:num>
  <w:num w:numId="13" w16cid:durableId="1182357840">
    <w:abstractNumId w:val="18"/>
  </w:num>
  <w:num w:numId="14" w16cid:durableId="672220729">
    <w:abstractNumId w:val="0"/>
  </w:num>
  <w:num w:numId="15" w16cid:durableId="2146656344">
    <w:abstractNumId w:val="10"/>
  </w:num>
  <w:num w:numId="16" w16cid:durableId="714504734">
    <w:abstractNumId w:val="32"/>
  </w:num>
  <w:num w:numId="17" w16cid:durableId="497308188">
    <w:abstractNumId w:val="8"/>
  </w:num>
  <w:num w:numId="18" w16cid:durableId="31079027">
    <w:abstractNumId w:val="2"/>
  </w:num>
  <w:num w:numId="19" w16cid:durableId="754714233">
    <w:abstractNumId w:val="25"/>
  </w:num>
  <w:num w:numId="20" w16cid:durableId="471676049">
    <w:abstractNumId w:val="15"/>
  </w:num>
  <w:num w:numId="21" w16cid:durableId="1265067677">
    <w:abstractNumId w:val="34"/>
  </w:num>
  <w:num w:numId="22" w16cid:durableId="1521622371">
    <w:abstractNumId w:val="22"/>
  </w:num>
  <w:num w:numId="23" w16cid:durableId="299069546">
    <w:abstractNumId w:val="23"/>
  </w:num>
  <w:num w:numId="24" w16cid:durableId="1064723663">
    <w:abstractNumId w:val="33"/>
  </w:num>
  <w:num w:numId="25" w16cid:durableId="1767726214">
    <w:abstractNumId w:val="4"/>
  </w:num>
  <w:num w:numId="26" w16cid:durableId="775249548">
    <w:abstractNumId w:val="7"/>
  </w:num>
  <w:num w:numId="27" w16cid:durableId="23097656">
    <w:abstractNumId w:val="13"/>
  </w:num>
  <w:num w:numId="28" w16cid:durableId="192380520">
    <w:abstractNumId w:val="5"/>
  </w:num>
  <w:num w:numId="29" w16cid:durableId="597370426">
    <w:abstractNumId w:val="29"/>
  </w:num>
  <w:num w:numId="30" w16cid:durableId="133911841">
    <w:abstractNumId w:val="31"/>
  </w:num>
  <w:num w:numId="31" w16cid:durableId="278420213">
    <w:abstractNumId w:val="11"/>
  </w:num>
  <w:num w:numId="32" w16cid:durableId="140928352">
    <w:abstractNumId w:val="20"/>
  </w:num>
  <w:num w:numId="33" w16cid:durableId="456336508">
    <w:abstractNumId w:val="17"/>
  </w:num>
  <w:num w:numId="34" w16cid:durableId="1131363355">
    <w:abstractNumId w:val="24"/>
  </w:num>
  <w:num w:numId="35" w16cid:durableId="1998682515">
    <w:abstractNumId w:val="16"/>
  </w:num>
  <w:num w:numId="36" w16cid:durableId="1319769864">
    <w:abstractNumId w:val="28"/>
  </w:num>
  <w:num w:numId="37" w16cid:durableId="1882857368">
    <w:abstractNumId w:val="2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scal">
    <w15:presenceInfo w15:providerId="AD" w15:userId="S::Pascal.Boehme@bmw.de::fc59b7f4-3d0a-4e9c-ac3a-b89a31c27e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activeWritingStyle w:appName="MSWord" w:lang="en-US" w:vendorID="64" w:dllVersion="0"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autoHyphenation/>
  <w:hyphenationZone w:val="425"/>
  <w:drawingGridHorizontalSpacing w:val="102"/>
  <w:drawingGridVerticalSpacing w:val="181"/>
  <w:displayHorizontalDrawingGridEvery w:val="2"/>
  <w:doNotUseMarginsForDrawingGridOrigin/>
  <w:drawingGridHorizontalOrigin w:val="1418"/>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EC2"/>
    <w:rsid w:val="00000020"/>
    <w:rsid w:val="00000939"/>
    <w:rsid w:val="00002052"/>
    <w:rsid w:val="0000255D"/>
    <w:rsid w:val="00002916"/>
    <w:rsid w:val="00003212"/>
    <w:rsid w:val="00003831"/>
    <w:rsid w:val="000059F8"/>
    <w:rsid w:val="00006219"/>
    <w:rsid w:val="00006527"/>
    <w:rsid w:val="00007703"/>
    <w:rsid w:val="00007734"/>
    <w:rsid w:val="00007871"/>
    <w:rsid w:val="000102A9"/>
    <w:rsid w:val="00010E00"/>
    <w:rsid w:val="00010ED2"/>
    <w:rsid w:val="00011385"/>
    <w:rsid w:val="00012812"/>
    <w:rsid w:val="00012B7B"/>
    <w:rsid w:val="00012FD8"/>
    <w:rsid w:val="000137F8"/>
    <w:rsid w:val="0001382E"/>
    <w:rsid w:val="000140E5"/>
    <w:rsid w:val="00014689"/>
    <w:rsid w:val="00014B11"/>
    <w:rsid w:val="00014B92"/>
    <w:rsid w:val="000154BD"/>
    <w:rsid w:val="000155A4"/>
    <w:rsid w:val="000168CE"/>
    <w:rsid w:val="00016905"/>
    <w:rsid w:val="00016E17"/>
    <w:rsid w:val="00017AE3"/>
    <w:rsid w:val="00020A10"/>
    <w:rsid w:val="00020FA6"/>
    <w:rsid w:val="00021B6E"/>
    <w:rsid w:val="0002242D"/>
    <w:rsid w:val="0002273B"/>
    <w:rsid w:val="000230A8"/>
    <w:rsid w:val="0002400C"/>
    <w:rsid w:val="00024CF7"/>
    <w:rsid w:val="00025175"/>
    <w:rsid w:val="00025C2E"/>
    <w:rsid w:val="00026252"/>
    <w:rsid w:val="00026FAC"/>
    <w:rsid w:val="0003002C"/>
    <w:rsid w:val="0003054B"/>
    <w:rsid w:val="000305A3"/>
    <w:rsid w:val="00030DAD"/>
    <w:rsid w:val="0003126E"/>
    <w:rsid w:val="00031591"/>
    <w:rsid w:val="00032A64"/>
    <w:rsid w:val="000331CD"/>
    <w:rsid w:val="000351A2"/>
    <w:rsid w:val="000351B0"/>
    <w:rsid w:val="00035B8D"/>
    <w:rsid w:val="00035D84"/>
    <w:rsid w:val="00035E88"/>
    <w:rsid w:val="0003677B"/>
    <w:rsid w:val="000367AD"/>
    <w:rsid w:val="00036944"/>
    <w:rsid w:val="000369B5"/>
    <w:rsid w:val="00036D27"/>
    <w:rsid w:val="00037876"/>
    <w:rsid w:val="00037F67"/>
    <w:rsid w:val="00040783"/>
    <w:rsid w:val="00040AE1"/>
    <w:rsid w:val="00041469"/>
    <w:rsid w:val="000414CB"/>
    <w:rsid w:val="00041C39"/>
    <w:rsid w:val="00041EC6"/>
    <w:rsid w:val="0004270C"/>
    <w:rsid w:val="00042A50"/>
    <w:rsid w:val="00042D10"/>
    <w:rsid w:val="00042DED"/>
    <w:rsid w:val="00044206"/>
    <w:rsid w:val="00044562"/>
    <w:rsid w:val="00044C67"/>
    <w:rsid w:val="00044CC2"/>
    <w:rsid w:val="00044E17"/>
    <w:rsid w:val="00045112"/>
    <w:rsid w:val="000458ED"/>
    <w:rsid w:val="00045B05"/>
    <w:rsid w:val="00046665"/>
    <w:rsid w:val="000466C7"/>
    <w:rsid w:val="0004714B"/>
    <w:rsid w:val="000474B6"/>
    <w:rsid w:val="00047C0C"/>
    <w:rsid w:val="00050150"/>
    <w:rsid w:val="00050A37"/>
    <w:rsid w:val="00051D76"/>
    <w:rsid w:val="00052FE8"/>
    <w:rsid w:val="000532A1"/>
    <w:rsid w:val="0005332F"/>
    <w:rsid w:val="00053844"/>
    <w:rsid w:val="00053A86"/>
    <w:rsid w:val="00053C20"/>
    <w:rsid w:val="00053DA0"/>
    <w:rsid w:val="000543D5"/>
    <w:rsid w:val="000545A2"/>
    <w:rsid w:val="00054844"/>
    <w:rsid w:val="000552DF"/>
    <w:rsid w:val="0005556A"/>
    <w:rsid w:val="000561CB"/>
    <w:rsid w:val="0005629D"/>
    <w:rsid w:val="0005642D"/>
    <w:rsid w:val="00056829"/>
    <w:rsid w:val="000568B0"/>
    <w:rsid w:val="00057132"/>
    <w:rsid w:val="00060069"/>
    <w:rsid w:val="00060C7B"/>
    <w:rsid w:val="000610CC"/>
    <w:rsid w:val="000620A0"/>
    <w:rsid w:val="00062638"/>
    <w:rsid w:val="00062878"/>
    <w:rsid w:val="00062897"/>
    <w:rsid w:val="00062EDB"/>
    <w:rsid w:val="00062F57"/>
    <w:rsid w:val="00062F88"/>
    <w:rsid w:val="00063200"/>
    <w:rsid w:val="000632AA"/>
    <w:rsid w:val="00063316"/>
    <w:rsid w:val="0006447F"/>
    <w:rsid w:val="00064827"/>
    <w:rsid w:val="00064AAE"/>
    <w:rsid w:val="00064B69"/>
    <w:rsid w:val="00064B6B"/>
    <w:rsid w:val="00065403"/>
    <w:rsid w:val="0006592F"/>
    <w:rsid w:val="00065EA8"/>
    <w:rsid w:val="000660E5"/>
    <w:rsid w:val="00066176"/>
    <w:rsid w:val="0006681A"/>
    <w:rsid w:val="0006742B"/>
    <w:rsid w:val="000679D7"/>
    <w:rsid w:val="0007022A"/>
    <w:rsid w:val="000708DF"/>
    <w:rsid w:val="00070A44"/>
    <w:rsid w:val="00071122"/>
    <w:rsid w:val="00071DC6"/>
    <w:rsid w:val="00072356"/>
    <w:rsid w:val="0007260F"/>
    <w:rsid w:val="00072785"/>
    <w:rsid w:val="000729F8"/>
    <w:rsid w:val="00072FC5"/>
    <w:rsid w:val="000732F7"/>
    <w:rsid w:val="000733D6"/>
    <w:rsid w:val="000746F9"/>
    <w:rsid w:val="00074755"/>
    <w:rsid w:val="0007495D"/>
    <w:rsid w:val="00075CC6"/>
    <w:rsid w:val="00075D14"/>
    <w:rsid w:val="00075E9D"/>
    <w:rsid w:val="00076143"/>
    <w:rsid w:val="000761CB"/>
    <w:rsid w:val="000768C6"/>
    <w:rsid w:val="00076B22"/>
    <w:rsid w:val="00076B96"/>
    <w:rsid w:val="0007721F"/>
    <w:rsid w:val="0008071C"/>
    <w:rsid w:val="00080B71"/>
    <w:rsid w:val="000813CD"/>
    <w:rsid w:val="000816AD"/>
    <w:rsid w:val="0008170F"/>
    <w:rsid w:val="00081D2E"/>
    <w:rsid w:val="000821E9"/>
    <w:rsid w:val="000828A8"/>
    <w:rsid w:val="00083142"/>
    <w:rsid w:val="0008341C"/>
    <w:rsid w:val="0008476E"/>
    <w:rsid w:val="00084C7B"/>
    <w:rsid w:val="00084E0F"/>
    <w:rsid w:val="00084EF1"/>
    <w:rsid w:val="00085029"/>
    <w:rsid w:val="0008589F"/>
    <w:rsid w:val="000858B0"/>
    <w:rsid w:val="00086036"/>
    <w:rsid w:val="00086211"/>
    <w:rsid w:val="00086AD4"/>
    <w:rsid w:val="00087141"/>
    <w:rsid w:val="0009105A"/>
    <w:rsid w:val="00091069"/>
    <w:rsid w:val="00091443"/>
    <w:rsid w:val="000918F3"/>
    <w:rsid w:val="00092323"/>
    <w:rsid w:val="000928CE"/>
    <w:rsid w:val="000931F3"/>
    <w:rsid w:val="00093211"/>
    <w:rsid w:val="00093BC7"/>
    <w:rsid w:val="00094442"/>
    <w:rsid w:val="000950AE"/>
    <w:rsid w:val="00095541"/>
    <w:rsid w:val="0009565C"/>
    <w:rsid w:val="00095780"/>
    <w:rsid w:val="00096721"/>
    <w:rsid w:val="00096FE0"/>
    <w:rsid w:val="00097A26"/>
    <w:rsid w:val="00097C4D"/>
    <w:rsid w:val="000A01AA"/>
    <w:rsid w:val="000A036E"/>
    <w:rsid w:val="000A0669"/>
    <w:rsid w:val="000A0A84"/>
    <w:rsid w:val="000A0CE8"/>
    <w:rsid w:val="000A0E2E"/>
    <w:rsid w:val="000A0FBD"/>
    <w:rsid w:val="000A2C92"/>
    <w:rsid w:val="000A3364"/>
    <w:rsid w:val="000A35BA"/>
    <w:rsid w:val="000A37A5"/>
    <w:rsid w:val="000A3A7E"/>
    <w:rsid w:val="000A49A1"/>
    <w:rsid w:val="000A4C6C"/>
    <w:rsid w:val="000A5179"/>
    <w:rsid w:val="000A5265"/>
    <w:rsid w:val="000A57E5"/>
    <w:rsid w:val="000A5E32"/>
    <w:rsid w:val="000A632F"/>
    <w:rsid w:val="000A6D32"/>
    <w:rsid w:val="000B0093"/>
    <w:rsid w:val="000B0139"/>
    <w:rsid w:val="000B0EB0"/>
    <w:rsid w:val="000B1379"/>
    <w:rsid w:val="000B1428"/>
    <w:rsid w:val="000B1C8C"/>
    <w:rsid w:val="000B28F3"/>
    <w:rsid w:val="000B2F9D"/>
    <w:rsid w:val="000B3101"/>
    <w:rsid w:val="000B34DA"/>
    <w:rsid w:val="000B3522"/>
    <w:rsid w:val="000B39C5"/>
    <w:rsid w:val="000B3CDA"/>
    <w:rsid w:val="000B4910"/>
    <w:rsid w:val="000B4DC6"/>
    <w:rsid w:val="000B5944"/>
    <w:rsid w:val="000B5F37"/>
    <w:rsid w:val="000B60D2"/>
    <w:rsid w:val="000B74FE"/>
    <w:rsid w:val="000B7EA8"/>
    <w:rsid w:val="000C03C6"/>
    <w:rsid w:val="000C1035"/>
    <w:rsid w:val="000C16DC"/>
    <w:rsid w:val="000C16DE"/>
    <w:rsid w:val="000C16F1"/>
    <w:rsid w:val="000C1E4E"/>
    <w:rsid w:val="000C2167"/>
    <w:rsid w:val="000C2B46"/>
    <w:rsid w:val="000C2F69"/>
    <w:rsid w:val="000C3900"/>
    <w:rsid w:val="000C3F08"/>
    <w:rsid w:val="000C4196"/>
    <w:rsid w:val="000C42F9"/>
    <w:rsid w:val="000C460D"/>
    <w:rsid w:val="000C5102"/>
    <w:rsid w:val="000C59FF"/>
    <w:rsid w:val="000C5B1B"/>
    <w:rsid w:val="000C60E1"/>
    <w:rsid w:val="000C6701"/>
    <w:rsid w:val="000C677F"/>
    <w:rsid w:val="000C6D9E"/>
    <w:rsid w:val="000C79D0"/>
    <w:rsid w:val="000D0195"/>
    <w:rsid w:val="000D09F0"/>
    <w:rsid w:val="000D216D"/>
    <w:rsid w:val="000D2685"/>
    <w:rsid w:val="000D2945"/>
    <w:rsid w:val="000D34CE"/>
    <w:rsid w:val="000D378F"/>
    <w:rsid w:val="000D4549"/>
    <w:rsid w:val="000D49E0"/>
    <w:rsid w:val="000D4E84"/>
    <w:rsid w:val="000D524F"/>
    <w:rsid w:val="000D58BA"/>
    <w:rsid w:val="000D5AF7"/>
    <w:rsid w:val="000D6203"/>
    <w:rsid w:val="000D64E2"/>
    <w:rsid w:val="000D73CC"/>
    <w:rsid w:val="000D77E8"/>
    <w:rsid w:val="000D7AD8"/>
    <w:rsid w:val="000D7B7C"/>
    <w:rsid w:val="000E08CD"/>
    <w:rsid w:val="000E0A29"/>
    <w:rsid w:val="000E0F84"/>
    <w:rsid w:val="000E15FA"/>
    <w:rsid w:val="000E17AC"/>
    <w:rsid w:val="000E24EA"/>
    <w:rsid w:val="000E334F"/>
    <w:rsid w:val="000E3797"/>
    <w:rsid w:val="000E43DC"/>
    <w:rsid w:val="000E45FD"/>
    <w:rsid w:val="000E473C"/>
    <w:rsid w:val="000E4A65"/>
    <w:rsid w:val="000E52F1"/>
    <w:rsid w:val="000E5A37"/>
    <w:rsid w:val="000E5D16"/>
    <w:rsid w:val="000E5D50"/>
    <w:rsid w:val="000E65D4"/>
    <w:rsid w:val="000E6748"/>
    <w:rsid w:val="000E7004"/>
    <w:rsid w:val="000E7090"/>
    <w:rsid w:val="000E71E3"/>
    <w:rsid w:val="000E7592"/>
    <w:rsid w:val="000E7AFE"/>
    <w:rsid w:val="000F00EC"/>
    <w:rsid w:val="000F0387"/>
    <w:rsid w:val="000F0CCE"/>
    <w:rsid w:val="000F0D4E"/>
    <w:rsid w:val="000F0FC9"/>
    <w:rsid w:val="000F2085"/>
    <w:rsid w:val="000F20BD"/>
    <w:rsid w:val="000F2456"/>
    <w:rsid w:val="000F2A06"/>
    <w:rsid w:val="000F2ED6"/>
    <w:rsid w:val="000F3075"/>
    <w:rsid w:val="000F3438"/>
    <w:rsid w:val="000F3887"/>
    <w:rsid w:val="000F4068"/>
    <w:rsid w:val="000F4197"/>
    <w:rsid w:val="000F495C"/>
    <w:rsid w:val="000F518F"/>
    <w:rsid w:val="000F6312"/>
    <w:rsid w:val="000F639B"/>
    <w:rsid w:val="000F7ACA"/>
    <w:rsid w:val="000F7B2E"/>
    <w:rsid w:val="00100983"/>
    <w:rsid w:val="00100E8D"/>
    <w:rsid w:val="001012DC"/>
    <w:rsid w:val="00101447"/>
    <w:rsid w:val="00102736"/>
    <w:rsid w:val="00102E4C"/>
    <w:rsid w:val="00102E9B"/>
    <w:rsid w:val="00103F19"/>
    <w:rsid w:val="00104262"/>
    <w:rsid w:val="001044F2"/>
    <w:rsid w:val="00104F67"/>
    <w:rsid w:val="001050C3"/>
    <w:rsid w:val="00105160"/>
    <w:rsid w:val="0010592A"/>
    <w:rsid w:val="00105CDD"/>
    <w:rsid w:val="00105D07"/>
    <w:rsid w:val="00105E89"/>
    <w:rsid w:val="00107D98"/>
    <w:rsid w:val="00110167"/>
    <w:rsid w:val="0011068A"/>
    <w:rsid w:val="00110B4B"/>
    <w:rsid w:val="001110B8"/>
    <w:rsid w:val="0011148E"/>
    <w:rsid w:val="00111501"/>
    <w:rsid w:val="001116A4"/>
    <w:rsid w:val="001122F5"/>
    <w:rsid w:val="00112657"/>
    <w:rsid w:val="00112AC0"/>
    <w:rsid w:val="001137C6"/>
    <w:rsid w:val="001145C5"/>
    <w:rsid w:val="00114780"/>
    <w:rsid w:val="00114D39"/>
    <w:rsid w:val="00115A62"/>
    <w:rsid w:val="00115ABE"/>
    <w:rsid w:val="00115FA8"/>
    <w:rsid w:val="0011689B"/>
    <w:rsid w:val="0011759A"/>
    <w:rsid w:val="00120086"/>
    <w:rsid w:val="00120EE7"/>
    <w:rsid w:val="00121828"/>
    <w:rsid w:val="00122185"/>
    <w:rsid w:val="00122802"/>
    <w:rsid w:val="001239EA"/>
    <w:rsid w:val="00123A8A"/>
    <w:rsid w:val="00123B3B"/>
    <w:rsid w:val="00123CB4"/>
    <w:rsid w:val="00123D9E"/>
    <w:rsid w:val="001240F7"/>
    <w:rsid w:val="001242F4"/>
    <w:rsid w:val="00124482"/>
    <w:rsid w:val="00124A1D"/>
    <w:rsid w:val="00124DE7"/>
    <w:rsid w:val="001259A4"/>
    <w:rsid w:val="001268E1"/>
    <w:rsid w:val="00126FEB"/>
    <w:rsid w:val="001275FD"/>
    <w:rsid w:val="00127E6C"/>
    <w:rsid w:val="00127FD2"/>
    <w:rsid w:val="00130238"/>
    <w:rsid w:val="0013042E"/>
    <w:rsid w:val="001312AD"/>
    <w:rsid w:val="001317E7"/>
    <w:rsid w:val="00131FCE"/>
    <w:rsid w:val="00132234"/>
    <w:rsid w:val="0013225C"/>
    <w:rsid w:val="00132D7D"/>
    <w:rsid w:val="00132FAA"/>
    <w:rsid w:val="001332B1"/>
    <w:rsid w:val="001335A1"/>
    <w:rsid w:val="001337F2"/>
    <w:rsid w:val="00133EB9"/>
    <w:rsid w:val="00134375"/>
    <w:rsid w:val="0013464B"/>
    <w:rsid w:val="00135083"/>
    <w:rsid w:val="001370FA"/>
    <w:rsid w:val="0013726F"/>
    <w:rsid w:val="00137956"/>
    <w:rsid w:val="00137E43"/>
    <w:rsid w:val="00137F30"/>
    <w:rsid w:val="00140167"/>
    <w:rsid w:val="001407ED"/>
    <w:rsid w:val="00140C6B"/>
    <w:rsid w:val="00141127"/>
    <w:rsid w:val="001423C0"/>
    <w:rsid w:val="00142612"/>
    <w:rsid w:val="0014302D"/>
    <w:rsid w:val="0014356F"/>
    <w:rsid w:val="0014368F"/>
    <w:rsid w:val="00143D26"/>
    <w:rsid w:val="00143F5C"/>
    <w:rsid w:val="001440E9"/>
    <w:rsid w:val="0014462A"/>
    <w:rsid w:val="00144AB9"/>
    <w:rsid w:val="00144BF2"/>
    <w:rsid w:val="0014623D"/>
    <w:rsid w:val="00146E35"/>
    <w:rsid w:val="00147617"/>
    <w:rsid w:val="00147EB7"/>
    <w:rsid w:val="001506B5"/>
    <w:rsid w:val="0015099C"/>
    <w:rsid w:val="00150C93"/>
    <w:rsid w:val="00151560"/>
    <w:rsid w:val="0015158B"/>
    <w:rsid w:val="00151C9B"/>
    <w:rsid w:val="00152154"/>
    <w:rsid w:val="00152B0C"/>
    <w:rsid w:val="00152EF0"/>
    <w:rsid w:val="0015398C"/>
    <w:rsid w:val="00153AB4"/>
    <w:rsid w:val="001541A7"/>
    <w:rsid w:val="00154573"/>
    <w:rsid w:val="001553BF"/>
    <w:rsid w:val="001557FF"/>
    <w:rsid w:val="001558B6"/>
    <w:rsid w:val="00155A99"/>
    <w:rsid w:val="0015667C"/>
    <w:rsid w:val="00156B4C"/>
    <w:rsid w:val="00156F42"/>
    <w:rsid w:val="0015727F"/>
    <w:rsid w:val="0015760A"/>
    <w:rsid w:val="00157940"/>
    <w:rsid w:val="00157F23"/>
    <w:rsid w:val="00160744"/>
    <w:rsid w:val="00160B67"/>
    <w:rsid w:val="0016127F"/>
    <w:rsid w:val="001618B9"/>
    <w:rsid w:val="00161DF0"/>
    <w:rsid w:val="00161EA9"/>
    <w:rsid w:val="00162BE4"/>
    <w:rsid w:val="00162E58"/>
    <w:rsid w:val="00162F25"/>
    <w:rsid w:val="001630C2"/>
    <w:rsid w:val="001632D1"/>
    <w:rsid w:val="001634B3"/>
    <w:rsid w:val="001637BB"/>
    <w:rsid w:val="001646D0"/>
    <w:rsid w:val="001647A3"/>
    <w:rsid w:val="00165373"/>
    <w:rsid w:val="001653A5"/>
    <w:rsid w:val="00165AF8"/>
    <w:rsid w:val="001668BE"/>
    <w:rsid w:val="00167908"/>
    <w:rsid w:val="001679BC"/>
    <w:rsid w:val="001700C0"/>
    <w:rsid w:val="001703A2"/>
    <w:rsid w:val="001707A1"/>
    <w:rsid w:val="00171CDE"/>
    <w:rsid w:val="00171FCD"/>
    <w:rsid w:val="00173059"/>
    <w:rsid w:val="00173FD3"/>
    <w:rsid w:val="0017525D"/>
    <w:rsid w:val="00175D33"/>
    <w:rsid w:val="00175ECE"/>
    <w:rsid w:val="001760CA"/>
    <w:rsid w:val="00176A7F"/>
    <w:rsid w:val="00176C01"/>
    <w:rsid w:val="0017715C"/>
    <w:rsid w:val="00177992"/>
    <w:rsid w:val="00177F59"/>
    <w:rsid w:val="001801DD"/>
    <w:rsid w:val="00180274"/>
    <w:rsid w:val="00180664"/>
    <w:rsid w:val="00180D39"/>
    <w:rsid w:val="00180D8E"/>
    <w:rsid w:val="00180F60"/>
    <w:rsid w:val="0018109B"/>
    <w:rsid w:val="00181759"/>
    <w:rsid w:val="0018175E"/>
    <w:rsid w:val="001817E9"/>
    <w:rsid w:val="00181CAA"/>
    <w:rsid w:val="00182048"/>
    <w:rsid w:val="00182B51"/>
    <w:rsid w:val="0018309B"/>
    <w:rsid w:val="00183489"/>
    <w:rsid w:val="001837F6"/>
    <w:rsid w:val="00183A2C"/>
    <w:rsid w:val="00183AEA"/>
    <w:rsid w:val="00183FF3"/>
    <w:rsid w:val="00184068"/>
    <w:rsid w:val="00185472"/>
    <w:rsid w:val="00186448"/>
    <w:rsid w:val="00186866"/>
    <w:rsid w:val="001879FD"/>
    <w:rsid w:val="00187C55"/>
    <w:rsid w:val="00187F41"/>
    <w:rsid w:val="00190743"/>
    <w:rsid w:val="00191D80"/>
    <w:rsid w:val="0019245E"/>
    <w:rsid w:val="00192C3A"/>
    <w:rsid w:val="00192C70"/>
    <w:rsid w:val="0019304A"/>
    <w:rsid w:val="001936AE"/>
    <w:rsid w:val="00193B89"/>
    <w:rsid w:val="001951C3"/>
    <w:rsid w:val="00195322"/>
    <w:rsid w:val="001956FA"/>
    <w:rsid w:val="00195CAA"/>
    <w:rsid w:val="00195F75"/>
    <w:rsid w:val="00195FD2"/>
    <w:rsid w:val="00196D39"/>
    <w:rsid w:val="00197CBF"/>
    <w:rsid w:val="00197E65"/>
    <w:rsid w:val="00197FB3"/>
    <w:rsid w:val="001A17A7"/>
    <w:rsid w:val="001A2C8E"/>
    <w:rsid w:val="001A2EC1"/>
    <w:rsid w:val="001A3012"/>
    <w:rsid w:val="001A31CA"/>
    <w:rsid w:val="001A33B0"/>
    <w:rsid w:val="001A420C"/>
    <w:rsid w:val="001A4356"/>
    <w:rsid w:val="001A4B56"/>
    <w:rsid w:val="001A53F7"/>
    <w:rsid w:val="001A5FBC"/>
    <w:rsid w:val="001A72F2"/>
    <w:rsid w:val="001A744F"/>
    <w:rsid w:val="001A7D58"/>
    <w:rsid w:val="001B071E"/>
    <w:rsid w:val="001B0802"/>
    <w:rsid w:val="001B0D71"/>
    <w:rsid w:val="001B2252"/>
    <w:rsid w:val="001B2A15"/>
    <w:rsid w:val="001B498E"/>
    <w:rsid w:val="001B60D7"/>
    <w:rsid w:val="001B656B"/>
    <w:rsid w:val="001B6AEA"/>
    <w:rsid w:val="001B7300"/>
    <w:rsid w:val="001B7B3D"/>
    <w:rsid w:val="001C00C0"/>
    <w:rsid w:val="001C0209"/>
    <w:rsid w:val="001C0578"/>
    <w:rsid w:val="001C070E"/>
    <w:rsid w:val="001C085B"/>
    <w:rsid w:val="001C0885"/>
    <w:rsid w:val="001C0E78"/>
    <w:rsid w:val="001C1092"/>
    <w:rsid w:val="001C1144"/>
    <w:rsid w:val="001C11C2"/>
    <w:rsid w:val="001C1691"/>
    <w:rsid w:val="001C1704"/>
    <w:rsid w:val="001C1C95"/>
    <w:rsid w:val="001C1F5E"/>
    <w:rsid w:val="001C2E16"/>
    <w:rsid w:val="001C3010"/>
    <w:rsid w:val="001C37AC"/>
    <w:rsid w:val="001C38E1"/>
    <w:rsid w:val="001C4311"/>
    <w:rsid w:val="001C4B53"/>
    <w:rsid w:val="001C4E6E"/>
    <w:rsid w:val="001C57E7"/>
    <w:rsid w:val="001C64D3"/>
    <w:rsid w:val="001C74FF"/>
    <w:rsid w:val="001C78D5"/>
    <w:rsid w:val="001D02AC"/>
    <w:rsid w:val="001D0440"/>
    <w:rsid w:val="001D07DC"/>
    <w:rsid w:val="001D0927"/>
    <w:rsid w:val="001D105B"/>
    <w:rsid w:val="001D1899"/>
    <w:rsid w:val="001D1987"/>
    <w:rsid w:val="001D25D9"/>
    <w:rsid w:val="001D2788"/>
    <w:rsid w:val="001D3605"/>
    <w:rsid w:val="001D4891"/>
    <w:rsid w:val="001D4EF8"/>
    <w:rsid w:val="001D51D6"/>
    <w:rsid w:val="001D5830"/>
    <w:rsid w:val="001D5C97"/>
    <w:rsid w:val="001D6008"/>
    <w:rsid w:val="001D643C"/>
    <w:rsid w:val="001D6637"/>
    <w:rsid w:val="001D69F1"/>
    <w:rsid w:val="001D6A01"/>
    <w:rsid w:val="001D7890"/>
    <w:rsid w:val="001D78EE"/>
    <w:rsid w:val="001D795B"/>
    <w:rsid w:val="001D7AD7"/>
    <w:rsid w:val="001E030D"/>
    <w:rsid w:val="001E0811"/>
    <w:rsid w:val="001E0891"/>
    <w:rsid w:val="001E0BD9"/>
    <w:rsid w:val="001E0F02"/>
    <w:rsid w:val="001E1071"/>
    <w:rsid w:val="001E11FD"/>
    <w:rsid w:val="001E12E7"/>
    <w:rsid w:val="001E1F4B"/>
    <w:rsid w:val="001E210E"/>
    <w:rsid w:val="001E2533"/>
    <w:rsid w:val="001E2B05"/>
    <w:rsid w:val="001E2D29"/>
    <w:rsid w:val="001E3332"/>
    <w:rsid w:val="001E34F2"/>
    <w:rsid w:val="001E3A42"/>
    <w:rsid w:val="001E3D9C"/>
    <w:rsid w:val="001E4222"/>
    <w:rsid w:val="001E48A3"/>
    <w:rsid w:val="001E4FAC"/>
    <w:rsid w:val="001E530C"/>
    <w:rsid w:val="001E537C"/>
    <w:rsid w:val="001E59A5"/>
    <w:rsid w:val="001E5F1E"/>
    <w:rsid w:val="001E758F"/>
    <w:rsid w:val="001E7CE8"/>
    <w:rsid w:val="001E7D28"/>
    <w:rsid w:val="001E7D8C"/>
    <w:rsid w:val="001F0156"/>
    <w:rsid w:val="001F1197"/>
    <w:rsid w:val="001F130C"/>
    <w:rsid w:val="001F17D2"/>
    <w:rsid w:val="001F19C6"/>
    <w:rsid w:val="001F2250"/>
    <w:rsid w:val="001F26CB"/>
    <w:rsid w:val="001F2AE9"/>
    <w:rsid w:val="001F2CD4"/>
    <w:rsid w:val="001F2D67"/>
    <w:rsid w:val="001F3047"/>
    <w:rsid w:val="001F3120"/>
    <w:rsid w:val="001F3C90"/>
    <w:rsid w:val="001F4B12"/>
    <w:rsid w:val="001F50F1"/>
    <w:rsid w:val="001F5414"/>
    <w:rsid w:val="001F61BA"/>
    <w:rsid w:val="001F7095"/>
    <w:rsid w:val="001F770E"/>
    <w:rsid w:val="001F7949"/>
    <w:rsid w:val="002008B6"/>
    <w:rsid w:val="00200CEE"/>
    <w:rsid w:val="00200F12"/>
    <w:rsid w:val="002011E9"/>
    <w:rsid w:val="00201553"/>
    <w:rsid w:val="00201651"/>
    <w:rsid w:val="002016F1"/>
    <w:rsid w:val="00202046"/>
    <w:rsid w:val="00202245"/>
    <w:rsid w:val="002027A1"/>
    <w:rsid w:val="00202A22"/>
    <w:rsid w:val="00202EEF"/>
    <w:rsid w:val="002035C9"/>
    <w:rsid w:val="00203E7F"/>
    <w:rsid w:val="00204732"/>
    <w:rsid w:val="002052C3"/>
    <w:rsid w:val="002055BE"/>
    <w:rsid w:val="0020566D"/>
    <w:rsid w:val="0020592E"/>
    <w:rsid w:val="0020611F"/>
    <w:rsid w:val="00206862"/>
    <w:rsid w:val="002068DB"/>
    <w:rsid w:val="00207137"/>
    <w:rsid w:val="00207559"/>
    <w:rsid w:val="00207EAA"/>
    <w:rsid w:val="002105D4"/>
    <w:rsid w:val="00211529"/>
    <w:rsid w:val="00211981"/>
    <w:rsid w:val="0021231A"/>
    <w:rsid w:val="00212415"/>
    <w:rsid w:val="0021397C"/>
    <w:rsid w:val="00213DD2"/>
    <w:rsid w:val="00214456"/>
    <w:rsid w:val="00214501"/>
    <w:rsid w:val="0021456C"/>
    <w:rsid w:val="00214D14"/>
    <w:rsid w:val="00214E99"/>
    <w:rsid w:val="00215471"/>
    <w:rsid w:val="00215B2C"/>
    <w:rsid w:val="00215DD8"/>
    <w:rsid w:val="00215DE6"/>
    <w:rsid w:val="00216275"/>
    <w:rsid w:val="00216865"/>
    <w:rsid w:val="00216D9E"/>
    <w:rsid w:val="00220143"/>
    <w:rsid w:val="002201C1"/>
    <w:rsid w:val="00220739"/>
    <w:rsid w:val="00220782"/>
    <w:rsid w:val="00220A34"/>
    <w:rsid w:val="00220C44"/>
    <w:rsid w:val="00221EE0"/>
    <w:rsid w:val="002220A9"/>
    <w:rsid w:val="00222644"/>
    <w:rsid w:val="00222C8A"/>
    <w:rsid w:val="00222FFD"/>
    <w:rsid w:val="00223038"/>
    <w:rsid w:val="00223568"/>
    <w:rsid w:val="002243D0"/>
    <w:rsid w:val="002245E4"/>
    <w:rsid w:val="00224697"/>
    <w:rsid w:val="0022497C"/>
    <w:rsid w:val="002254CD"/>
    <w:rsid w:val="00225849"/>
    <w:rsid w:val="00225CA6"/>
    <w:rsid w:val="00225F5B"/>
    <w:rsid w:val="00226BAB"/>
    <w:rsid w:val="00226E10"/>
    <w:rsid w:val="00227B62"/>
    <w:rsid w:val="0023029A"/>
    <w:rsid w:val="002302F7"/>
    <w:rsid w:val="002305D7"/>
    <w:rsid w:val="00230998"/>
    <w:rsid w:val="00230A48"/>
    <w:rsid w:val="002317DE"/>
    <w:rsid w:val="002320B0"/>
    <w:rsid w:val="002323B0"/>
    <w:rsid w:val="002327A8"/>
    <w:rsid w:val="002327AF"/>
    <w:rsid w:val="0023287B"/>
    <w:rsid w:val="00233E26"/>
    <w:rsid w:val="00234050"/>
    <w:rsid w:val="00234547"/>
    <w:rsid w:val="00235D9B"/>
    <w:rsid w:val="00235EFF"/>
    <w:rsid w:val="00235F15"/>
    <w:rsid w:val="00236837"/>
    <w:rsid w:val="002370AF"/>
    <w:rsid w:val="00237118"/>
    <w:rsid w:val="002376AB"/>
    <w:rsid w:val="0023777C"/>
    <w:rsid w:val="00240F42"/>
    <w:rsid w:val="00241BBD"/>
    <w:rsid w:val="00242120"/>
    <w:rsid w:val="00242A7B"/>
    <w:rsid w:val="00242F93"/>
    <w:rsid w:val="00242FB7"/>
    <w:rsid w:val="00244744"/>
    <w:rsid w:val="00244F0E"/>
    <w:rsid w:val="002459AA"/>
    <w:rsid w:val="00245D14"/>
    <w:rsid w:val="00245EAE"/>
    <w:rsid w:val="00246853"/>
    <w:rsid w:val="0025005C"/>
    <w:rsid w:val="002502C2"/>
    <w:rsid w:val="0025113C"/>
    <w:rsid w:val="00251204"/>
    <w:rsid w:val="00251635"/>
    <w:rsid w:val="00251C73"/>
    <w:rsid w:val="002525C7"/>
    <w:rsid w:val="00252A49"/>
    <w:rsid w:val="00252FD4"/>
    <w:rsid w:val="002531B9"/>
    <w:rsid w:val="00253408"/>
    <w:rsid w:val="00253501"/>
    <w:rsid w:val="00253835"/>
    <w:rsid w:val="00254002"/>
    <w:rsid w:val="002545B5"/>
    <w:rsid w:val="002552A9"/>
    <w:rsid w:val="0025530F"/>
    <w:rsid w:val="00255B53"/>
    <w:rsid w:val="00256378"/>
    <w:rsid w:val="00256782"/>
    <w:rsid w:val="002569AC"/>
    <w:rsid w:val="002574BB"/>
    <w:rsid w:val="00257B5F"/>
    <w:rsid w:val="00257EAE"/>
    <w:rsid w:val="002605C2"/>
    <w:rsid w:val="00260C68"/>
    <w:rsid w:val="00260DBA"/>
    <w:rsid w:val="00261999"/>
    <w:rsid w:val="00261F4A"/>
    <w:rsid w:val="00262260"/>
    <w:rsid w:val="0026253F"/>
    <w:rsid w:val="00262998"/>
    <w:rsid w:val="00263149"/>
    <w:rsid w:val="00263924"/>
    <w:rsid w:val="00263ADA"/>
    <w:rsid w:val="00263C19"/>
    <w:rsid w:val="00264302"/>
    <w:rsid w:val="0026431E"/>
    <w:rsid w:val="00264A81"/>
    <w:rsid w:val="00264E55"/>
    <w:rsid w:val="002652C1"/>
    <w:rsid w:val="002655B0"/>
    <w:rsid w:val="00265CBE"/>
    <w:rsid w:val="00266232"/>
    <w:rsid w:val="00266FF6"/>
    <w:rsid w:val="00272532"/>
    <w:rsid w:val="00272A05"/>
    <w:rsid w:val="00272DB4"/>
    <w:rsid w:val="00273468"/>
    <w:rsid w:val="002746C3"/>
    <w:rsid w:val="00274798"/>
    <w:rsid w:val="00274833"/>
    <w:rsid w:val="00274D1C"/>
    <w:rsid w:val="00274E6D"/>
    <w:rsid w:val="002753A8"/>
    <w:rsid w:val="002765E9"/>
    <w:rsid w:val="002768B1"/>
    <w:rsid w:val="002771B4"/>
    <w:rsid w:val="00277AB4"/>
    <w:rsid w:val="00281B42"/>
    <w:rsid w:val="00281C38"/>
    <w:rsid w:val="00281D8C"/>
    <w:rsid w:val="00281DAD"/>
    <w:rsid w:val="00281DBE"/>
    <w:rsid w:val="002821D4"/>
    <w:rsid w:val="00282695"/>
    <w:rsid w:val="0028305B"/>
    <w:rsid w:val="0028330C"/>
    <w:rsid w:val="0028349D"/>
    <w:rsid w:val="00284719"/>
    <w:rsid w:val="002859AD"/>
    <w:rsid w:val="00285BB8"/>
    <w:rsid w:val="00286142"/>
    <w:rsid w:val="00286528"/>
    <w:rsid w:val="002866C5"/>
    <w:rsid w:val="00286C34"/>
    <w:rsid w:val="0028716F"/>
    <w:rsid w:val="002904EF"/>
    <w:rsid w:val="002906C9"/>
    <w:rsid w:val="002912CF"/>
    <w:rsid w:val="00291471"/>
    <w:rsid w:val="0029159C"/>
    <w:rsid w:val="00292519"/>
    <w:rsid w:val="0029266C"/>
    <w:rsid w:val="00292C71"/>
    <w:rsid w:val="00292ED3"/>
    <w:rsid w:val="0029315C"/>
    <w:rsid w:val="00293417"/>
    <w:rsid w:val="0029361A"/>
    <w:rsid w:val="00293935"/>
    <w:rsid w:val="00293D22"/>
    <w:rsid w:val="00294362"/>
    <w:rsid w:val="00294FE9"/>
    <w:rsid w:val="002950C1"/>
    <w:rsid w:val="00295475"/>
    <w:rsid w:val="00295F8D"/>
    <w:rsid w:val="002961FE"/>
    <w:rsid w:val="00296B05"/>
    <w:rsid w:val="00296F40"/>
    <w:rsid w:val="0029735E"/>
    <w:rsid w:val="00297364"/>
    <w:rsid w:val="00297463"/>
    <w:rsid w:val="0029772E"/>
    <w:rsid w:val="002979B4"/>
    <w:rsid w:val="002A06B2"/>
    <w:rsid w:val="002A0D58"/>
    <w:rsid w:val="002A10DA"/>
    <w:rsid w:val="002A15F1"/>
    <w:rsid w:val="002A1681"/>
    <w:rsid w:val="002A1AC7"/>
    <w:rsid w:val="002A1CC2"/>
    <w:rsid w:val="002A1D84"/>
    <w:rsid w:val="002A1E4B"/>
    <w:rsid w:val="002A2085"/>
    <w:rsid w:val="002A2186"/>
    <w:rsid w:val="002A231B"/>
    <w:rsid w:val="002A236D"/>
    <w:rsid w:val="002A30E3"/>
    <w:rsid w:val="002A37E9"/>
    <w:rsid w:val="002A4B81"/>
    <w:rsid w:val="002A4E35"/>
    <w:rsid w:val="002A55CB"/>
    <w:rsid w:val="002A58F8"/>
    <w:rsid w:val="002A5B3A"/>
    <w:rsid w:val="002A5B69"/>
    <w:rsid w:val="002A622A"/>
    <w:rsid w:val="002A64B1"/>
    <w:rsid w:val="002A6C36"/>
    <w:rsid w:val="002A6D91"/>
    <w:rsid w:val="002A6E43"/>
    <w:rsid w:val="002A6E74"/>
    <w:rsid w:val="002A72FC"/>
    <w:rsid w:val="002A7C38"/>
    <w:rsid w:val="002A7D64"/>
    <w:rsid w:val="002B01D5"/>
    <w:rsid w:val="002B12FF"/>
    <w:rsid w:val="002B13A2"/>
    <w:rsid w:val="002B1BE6"/>
    <w:rsid w:val="002B20E0"/>
    <w:rsid w:val="002B22B4"/>
    <w:rsid w:val="002B2848"/>
    <w:rsid w:val="002B3427"/>
    <w:rsid w:val="002B35F3"/>
    <w:rsid w:val="002B42D3"/>
    <w:rsid w:val="002B5969"/>
    <w:rsid w:val="002B59EC"/>
    <w:rsid w:val="002B5B4A"/>
    <w:rsid w:val="002B5BFC"/>
    <w:rsid w:val="002B6190"/>
    <w:rsid w:val="002B673D"/>
    <w:rsid w:val="002B6D57"/>
    <w:rsid w:val="002B71DE"/>
    <w:rsid w:val="002B7588"/>
    <w:rsid w:val="002C088A"/>
    <w:rsid w:val="002C162A"/>
    <w:rsid w:val="002C1916"/>
    <w:rsid w:val="002C1EA7"/>
    <w:rsid w:val="002C23A5"/>
    <w:rsid w:val="002C28CD"/>
    <w:rsid w:val="002C2B50"/>
    <w:rsid w:val="002C33FC"/>
    <w:rsid w:val="002C369F"/>
    <w:rsid w:val="002C3DE8"/>
    <w:rsid w:val="002C403B"/>
    <w:rsid w:val="002C40CE"/>
    <w:rsid w:val="002C481F"/>
    <w:rsid w:val="002C49B8"/>
    <w:rsid w:val="002C4B41"/>
    <w:rsid w:val="002C4BF3"/>
    <w:rsid w:val="002C4F9E"/>
    <w:rsid w:val="002C5428"/>
    <w:rsid w:val="002C545E"/>
    <w:rsid w:val="002C572B"/>
    <w:rsid w:val="002C6277"/>
    <w:rsid w:val="002C64B6"/>
    <w:rsid w:val="002C6707"/>
    <w:rsid w:val="002C69E6"/>
    <w:rsid w:val="002C74EB"/>
    <w:rsid w:val="002D05CC"/>
    <w:rsid w:val="002D0999"/>
    <w:rsid w:val="002D13ED"/>
    <w:rsid w:val="002D1783"/>
    <w:rsid w:val="002D1ED6"/>
    <w:rsid w:val="002D23B8"/>
    <w:rsid w:val="002D2776"/>
    <w:rsid w:val="002D2955"/>
    <w:rsid w:val="002D2B4B"/>
    <w:rsid w:val="002D35F0"/>
    <w:rsid w:val="002D3681"/>
    <w:rsid w:val="002D4103"/>
    <w:rsid w:val="002D45F5"/>
    <w:rsid w:val="002D4701"/>
    <w:rsid w:val="002D47FA"/>
    <w:rsid w:val="002D4E94"/>
    <w:rsid w:val="002D51A5"/>
    <w:rsid w:val="002D587D"/>
    <w:rsid w:val="002D5993"/>
    <w:rsid w:val="002D62EF"/>
    <w:rsid w:val="002D686F"/>
    <w:rsid w:val="002D6B0F"/>
    <w:rsid w:val="002D7B90"/>
    <w:rsid w:val="002E015E"/>
    <w:rsid w:val="002E21AD"/>
    <w:rsid w:val="002E24CA"/>
    <w:rsid w:val="002E282B"/>
    <w:rsid w:val="002E2A28"/>
    <w:rsid w:val="002E385C"/>
    <w:rsid w:val="002E4226"/>
    <w:rsid w:val="002E51B0"/>
    <w:rsid w:val="002E5311"/>
    <w:rsid w:val="002E5404"/>
    <w:rsid w:val="002E7C00"/>
    <w:rsid w:val="002E7C34"/>
    <w:rsid w:val="002F0301"/>
    <w:rsid w:val="002F05F9"/>
    <w:rsid w:val="002F172B"/>
    <w:rsid w:val="002F25BC"/>
    <w:rsid w:val="002F2F68"/>
    <w:rsid w:val="002F316A"/>
    <w:rsid w:val="002F36F3"/>
    <w:rsid w:val="002F46F7"/>
    <w:rsid w:val="002F5561"/>
    <w:rsid w:val="002F7E78"/>
    <w:rsid w:val="00300EC8"/>
    <w:rsid w:val="00300F93"/>
    <w:rsid w:val="0030116D"/>
    <w:rsid w:val="003015FC"/>
    <w:rsid w:val="00302EBD"/>
    <w:rsid w:val="00302FB3"/>
    <w:rsid w:val="003030C3"/>
    <w:rsid w:val="003048CA"/>
    <w:rsid w:val="00304D9D"/>
    <w:rsid w:val="00304FC2"/>
    <w:rsid w:val="00305B44"/>
    <w:rsid w:val="00305BA5"/>
    <w:rsid w:val="00305FBF"/>
    <w:rsid w:val="00306280"/>
    <w:rsid w:val="0030654A"/>
    <w:rsid w:val="0030686A"/>
    <w:rsid w:val="00306A2D"/>
    <w:rsid w:val="00306D98"/>
    <w:rsid w:val="0030710B"/>
    <w:rsid w:val="003073E9"/>
    <w:rsid w:val="00307986"/>
    <w:rsid w:val="00307AE2"/>
    <w:rsid w:val="0031050B"/>
    <w:rsid w:val="00310E27"/>
    <w:rsid w:val="003111A0"/>
    <w:rsid w:val="0031158C"/>
    <w:rsid w:val="00311A69"/>
    <w:rsid w:val="00311B17"/>
    <w:rsid w:val="00312885"/>
    <w:rsid w:val="00312AFE"/>
    <w:rsid w:val="00312EED"/>
    <w:rsid w:val="00312F7E"/>
    <w:rsid w:val="0031329D"/>
    <w:rsid w:val="00313B08"/>
    <w:rsid w:val="003146F7"/>
    <w:rsid w:val="0031482E"/>
    <w:rsid w:val="00314896"/>
    <w:rsid w:val="00315078"/>
    <w:rsid w:val="0031515C"/>
    <w:rsid w:val="003162AB"/>
    <w:rsid w:val="0031649B"/>
    <w:rsid w:val="003165E4"/>
    <w:rsid w:val="00316A66"/>
    <w:rsid w:val="00316AF6"/>
    <w:rsid w:val="00316D74"/>
    <w:rsid w:val="00317483"/>
    <w:rsid w:val="00320238"/>
    <w:rsid w:val="00320501"/>
    <w:rsid w:val="00320548"/>
    <w:rsid w:val="003206A1"/>
    <w:rsid w:val="0032076A"/>
    <w:rsid w:val="003207D4"/>
    <w:rsid w:val="0032086E"/>
    <w:rsid w:val="00320D8B"/>
    <w:rsid w:val="003218C8"/>
    <w:rsid w:val="003218D3"/>
    <w:rsid w:val="00322307"/>
    <w:rsid w:val="00322316"/>
    <w:rsid w:val="003229A0"/>
    <w:rsid w:val="00322AF3"/>
    <w:rsid w:val="00322C3A"/>
    <w:rsid w:val="003233A0"/>
    <w:rsid w:val="0032340B"/>
    <w:rsid w:val="00323894"/>
    <w:rsid w:val="00324241"/>
    <w:rsid w:val="003242B9"/>
    <w:rsid w:val="0032496D"/>
    <w:rsid w:val="003249C1"/>
    <w:rsid w:val="00324E7A"/>
    <w:rsid w:val="003251E1"/>
    <w:rsid w:val="003257E5"/>
    <w:rsid w:val="00325982"/>
    <w:rsid w:val="00325BD6"/>
    <w:rsid w:val="00325D2C"/>
    <w:rsid w:val="00326098"/>
    <w:rsid w:val="003272BB"/>
    <w:rsid w:val="00327499"/>
    <w:rsid w:val="00327F44"/>
    <w:rsid w:val="003303BD"/>
    <w:rsid w:val="00331275"/>
    <w:rsid w:val="00331369"/>
    <w:rsid w:val="003316FF"/>
    <w:rsid w:val="00331EDC"/>
    <w:rsid w:val="00332DDD"/>
    <w:rsid w:val="00333541"/>
    <w:rsid w:val="00333899"/>
    <w:rsid w:val="00333D94"/>
    <w:rsid w:val="003349F6"/>
    <w:rsid w:val="003352D7"/>
    <w:rsid w:val="00335542"/>
    <w:rsid w:val="003363AD"/>
    <w:rsid w:val="00336F04"/>
    <w:rsid w:val="00337E5F"/>
    <w:rsid w:val="003409D5"/>
    <w:rsid w:val="00340C1C"/>
    <w:rsid w:val="00340CE3"/>
    <w:rsid w:val="00341552"/>
    <w:rsid w:val="003416D2"/>
    <w:rsid w:val="00341F97"/>
    <w:rsid w:val="00342E7F"/>
    <w:rsid w:val="00342F14"/>
    <w:rsid w:val="0034300D"/>
    <w:rsid w:val="0034431B"/>
    <w:rsid w:val="0034487A"/>
    <w:rsid w:val="003449F2"/>
    <w:rsid w:val="00344CF6"/>
    <w:rsid w:val="0034530B"/>
    <w:rsid w:val="003458E4"/>
    <w:rsid w:val="00345B69"/>
    <w:rsid w:val="00346356"/>
    <w:rsid w:val="003464F7"/>
    <w:rsid w:val="0034650D"/>
    <w:rsid w:val="0034669E"/>
    <w:rsid w:val="003469DD"/>
    <w:rsid w:val="00346AD1"/>
    <w:rsid w:val="00346E6B"/>
    <w:rsid w:val="0034735D"/>
    <w:rsid w:val="00347B04"/>
    <w:rsid w:val="00347F6D"/>
    <w:rsid w:val="00350155"/>
    <w:rsid w:val="00350D3E"/>
    <w:rsid w:val="00350F05"/>
    <w:rsid w:val="003519AF"/>
    <w:rsid w:val="00352A2D"/>
    <w:rsid w:val="00352BE5"/>
    <w:rsid w:val="00352CE4"/>
    <w:rsid w:val="00353105"/>
    <w:rsid w:val="00353604"/>
    <w:rsid w:val="00353E09"/>
    <w:rsid w:val="00353F76"/>
    <w:rsid w:val="00354140"/>
    <w:rsid w:val="00354451"/>
    <w:rsid w:val="00354901"/>
    <w:rsid w:val="00354C43"/>
    <w:rsid w:val="00355B01"/>
    <w:rsid w:val="00355FAC"/>
    <w:rsid w:val="00356DC6"/>
    <w:rsid w:val="00357354"/>
    <w:rsid w:val="00357752"/>
    <w:rsid w:val="00357AD6"/>
    <w:rsid w:val="00357E64"/>
    <w:rsid w:val="003605E8"/>
    <w:rsid w:val="0036126A"/>
    <w:rsid w:val="003612A3"/>
    <w:rsid w:val="00361663"/>
    <w:rsid w:val="00362176"/>
    <w:rsid w:val="00362488"/>
    <w:rsid w:val="00362C16"/>
    <w:rsid w:val="00362EB1"/>
    <w:rsid w:val="00363256"/>
    <w:rsid w:val="00363467"/>
    <w:rsid w:val="00363D72"/>
    <w:rsid w:val="00363D94"/>
    <w:rsid w:val="00364C40"/>
    <w:rsid w:val="00365606"/>
    <w:rsid w:val="003656DA"/>
    <w:rsid w:val="00366319"/>
    <w:rsid w:val="003665E2"/>
    <w:rsid w:val="003669F4"/>
    <w:rsid w:val="00366C89"/>
    <w:rsid w:val="00366C90"/>
    <w:rsid w:val="00366DB8"/>
    <w:rsid w:val="00367006"/>
    <w:rsid w:val="00367499"/>
    <w:rsid w:val="003701F1"/>
    <w:rsid w:val="00370652"/>
    <w:rsid w:val="00370DAD"/>
    <w:rsid w:val="0037274E"/>
    <w:rsid w:val="003732E2"/>
    <w:rsid w:val="00373E44"/>
    <w:rsid w:val="00374295"/>
    <w:rsid w:val="003747B2"/>
    <w:rsid w:val="0037485C"/>
    <w:rsid w:val="00374C2B"/>
    <w:rsid w:val="00374D09"/>
    <w:rsid w:val="00375280"/>
    <w:rsid w:val="00375631"/>
    <w:rsid w:val="00375818"/>
    <w:rsid w:val="00375B4E"/>
    <w:rsid w:val="00375F0D"/>
    <w:rsid w:val="003764A7"/>
    <w:rsid w:val="00376B0D"/>
    <w:rsid w:val="003807B7"/>
    <w:rsid w:val="003814F0"/>
    <w:rsid w:val="0038178D"/>
    <w:rsid w:val="00381DB8"/>
    <w:rsid w:val="00382495"/>
    <w:rsid w:val="00382684"/>
    <w:rsid w:val="00382B2D"/>
    <w:rsid w:val="0038357D"/>
    <w:rsid w:val="00383D5C"/>
    <w:rsid w:val="003848E7"/>
    <w:rsid w:val="00384D5F"/>
    <w:rsid w:val="0038521D"/>
    <w:rsid w:val="00385749"/>
    <w:rsid w:val="00385CF8"/>
    <w:rsid w:val="003865DD"/>
    <w:rsid w:val="00386D9A"/>
    <w:rsid w:val="00386EDC"/>
    <w:rsid w:val="00387175"/>
    <w:rsid w:val="003911B7"/>
    <w:rsid w:val="00392042"/>
    <w:rsid w:val="00392BE4"/>
    <w:rsid w:val="00392F88"/>
    <w:rsid w:val="003931E5"/>
    <w:rsid w:val="00393299"/>
    <w:rsid w:val="003932C9"/>
    <w:rsid w:val="003934D1"/>
    <w:rsid w:val="00393512"/>
    <w:rsid w:val="003936AE"/>
    <w:rsid w:val="00393772"/>
    <w:rsid w:val="003937A4"/>
    <w:rsid w:val="00393ABC"/>
    <w:rsid w:val="0039541B"/>
    <w:rsid w:val="00396A15"/>
    <w:rsid w:val="00396A18"/>
    <w:rsid w:val="00396C32"/>
    <w:rsid w:val="003970AE"/>
    <w:rsid w:val="00397230"/>
    <w:rsid w:val="00397383"/>
    <w:rsid w:val="0039784C"/>
    <w:rsid w:val="00397914"/>
    <w:rsid w:val="00397D71"/>
    <w:rsid w:val="003A0F2D"/>
    <w:rsid w:val="003A185C"/>
    <w:rsid w:val="003A1A06"/>
    <w:rsid w:val="003A1ECC"/>
    <w:rsid w:val="003A25D3"/>
    <w:rsid w:val="003A2634"/>
    <w:rsid w:val="003A356E"/>
    <w:rsid w:val="003A45EF"/>
    <w:rsid w:val="003A481C"/>
    <w:rsid w:val="003A4C15"/>
    <w:rsid w:val="003A530E"/>
    <w:rsid w:val="003A53AE"/>
    <w:rsid w:val="003A5800"/>
    <w:rsid w:val="003A5848"/>
    <w:rsid w:val="003A624B"/>
    <w:rsid w:val="003A682B"/>
    <w:rsid w:val="003A6E5C"/>
    <w:rsid w:val="003B06B0"/>
    <w:rsid w:val="003B074B"/>
    <w:rsid w:val="003B0B91"/>
    <w:rsid w:val="003B21FB"/>
    <w:rsid w:val="003B2A1D"/>
    <w:rsid w:val="003B2F41"/>
    <w:rsid w:val="003B348F"/>
    <w:rsid w:val="003B3502"/>
    <w:rsid w:val="003B39C5"/>
    <w:rsid w:val="003B3D34"/>
    <w:rsid w:val="003B405B"/>
    <w:rsid w:val="003B4398"/>
    <w:rsid w:val="003B49C3"/>
    <w:rsid w:val="003B49DE"/>
    <w:rsid w:val="003B4F78"/>
    <w:rsid w:val="003B5924"/>
    <w:rsid w:val="003B5EBA"/>
    <w:rsid w:val="003B5F6E"/>
    <w:rsid w:val="003B5F93"/>
    <w:rsid w:val="003B650D"/>
    <w:rsid w:val="003B6AB9"/>
    <w:rsid w:val="003B753D"/>
    <w:rsid w:val="003C105C"/>
    <w:rsid w:val="003C12A8"/>
    <w:rsid w:val="003C1771"/>
    <w:rsid w:val="003C1BD9"/>
    <w:rsid w:val="003C1D0D"/>
    <w:rsid w:val="003C283D"/>
    <w:rsid w:val="003C2B49"/>
    <w:rsid w:val="003C2F3B"/>
    <w:rsid w:val="003C351A"/>
    <w:rsid w:val="003C3640"/>
    <w:rsid w:val="003C4134"/>
    <w:rsid w:val="003C56C8"/>
    <w:rsid w:val="003C60FD"/>
    <w:rsid w:val="003C611D"/>
    <w:rsid w:val="003C66C9"/>
    <w:rsid w:val="003C67DE"/>
    <w:rsid w:val="003C6B7B"/>
    <w:rsid w:val="003C79B8"/>
    <w:rsid w:val="003CA555"/>
    <w:rsid w:val="003D0AE5"/>
    <w:rsid w:val="003D0C9A"/>
    <w:rsid w:val="003D0D53"/>
    <w:rsid w:val="003D0F41"/>
    <w:rsid w:val="003D103D"/>
    <w:rsid w:val="003D18BB"/>
    <w:rsid w:val="003D1A6E"/>
    <w:rsid w:val="003D1CE2"/>
    <w:rsid w:val="003D1DD0"/>
    <w:rsid w:val="003D1F56"/>
    <w:rsid w:val="003D27C6"/>
    <w:rsid w:val="003D3129"/>
    <w:rsid w:val="003D3194"/>
    <w:rsid w:val="003D398E"/>
    <w:rsid w:val="003D3B2E"/>
    <w:rsid w:val="003D423D"/>
    <w:rsid w:val="003D42E8"/>
    <w:rsid w:val="003D4853"/>
    <w:rsid w:val="003D52E9"/>
    <w:rsid w:val="003D5A9B"/>
    <w:rsid w:val="003D5FB5"/>
    <w:rsid w:val="003D60EC"/>
    <w:rsid w:val="003D667B"/>
    <w:rsid w:val="003D6983"/>
    <w:rsid w:val="003D7D57"/>
    <w:rsid w:val="003E083F"/>
    <w:rsid w:val="003E08B1"/>
    <w:rsid w:val="003E0B6A"/>
    <w:rsid w:val="003E183D"/>
    <w:rsid w:val="003E1D9D"/>
    <w:rsid w:val="003E210A"/>
    <w:rsid w:val="003E26DE"/>
    <w:rsid w:val="003E2883"/>
    <w:rsid w:val="003E2CFC"/>
    <w:rsid w:val="003E3A15"/>
    <w:rsid w:val="003E3A84"/>
    <w:rsid w:val="003E3F25"/>
    <w:rsid w:val="003E4E75"/>
    <w:rsid w:val="003E56E2"/>
    <w:rsid w:val="003E60D2"/>
    <w:rsid w:val="003E6351"/>
    <w:rsid w:val="003E65A9"/>
    <w:rsid w:val="003E6B03"/>
    <w:rsid w:val="003E7014"/>
    <w:rsid w:val="003E7318"/>
    <w:rsid w:val="003E74F1"/>
    <w:rsid w:val="003E7865"/>
    <w:rsid w:val="003F000F"/>
    <w:rsid w:val="003F0239"/>
    <w:rsid w:val="003F061B"/>
    <w:rsid w:val="003F0DA8"/>
    <w:rsid w:val="003F0DF2"/>
    <w:rsid w:val="003F1009"/>
    <w:rsid w:val="003F12EF"/>
    <w:rsid w:val="003F1333"/>
    <w:rsid w:val="003F13F0"/>
    <w:rsid w:val="003F190B"/>
    <w:rsid w:val="003F1FB4"/>
    <w:rsid w:val="003F215F"/>
    <w:rsid w:val="003F22E6"/>
    <w:rsid w:val="003F251A"/>
    <w:rsid w:val="003F3043"/>
    <w:rsid w:val="003F376D"/>
    <w:rsid w:val="003F38B5"/>
    <w:rsid w:val="003F444B"/>
    <w:rsid w:val="003F45E5"/>
    <w:rsid w:val="003F4865"/>
    <w:rsid w:val="003F4B22"/>
    <w:rsid w:val="003F5DC4"/>
    <w:rsid w:val="003F6209"/>
    <w:rsid w:val="003F6F6D"/>
    <w:rsid w:val="003F79F4"/>
    <w:rsid w:val="003F7D41"/>
    <w:rsid w:val="00400763"/>
    <w:rsid w:val="004015F4"/>
    <w:rsid w:val="00401858"/>
    <w:rsid w:val="00401F60"/>
    <w:rsid w:val="00402119"/>
    <w:rsid w:val="004038CF"/>
    <w:rsid w:val="004042C1"/>
    <w:rsid w:val="00404DA5"/>
    <w:rsid w:val="004050E3"/>
    <w:rsid w:val="004051AD"/>
    <w:rsid w:val="004059A6"/>
    <w:rsid w:val="00405C4D"/>
    <w:rsid w:val="00405E24"/>
    <w:rsid w:val="00406090"/>
    <w:rsid w:val="00406DCF"/>
    <w:rsid w:val="00407174"/>
    <w:rsid w:val="004073F6"/>
    <w:rsid w:val="00407577"/>
    <w:rsid w:val="0040780C"/>
    <w:rsid w:val="00407895"/>
    <w:rsid w:val="00410B49"/>
    <w:rsid w:val="0041157C"/>
    <w:rsid w:val="004123F4"/>
    <w:rsid w:val="00412D93"/>
    <w:rsid w:val="0041300A"/>
    <w:rsid w:val="004138E9"/>
    <w:rsid w:val="00413D57"/>
    <w:rsid w:val="004140E3"/>
    <w:rsid w:val="004147CC"/>
    <w:rsid w:val="00414A69"/>
    <w:rsid w:val="00415EEA"/>
    <w:rsid w:val="00416490"/>
    <w:rsid w:val="004164CB"/>
    <w:rsid w:val="004168DE"/>
    <w:rsid w:val="00416FAF"/>
    <w:rsid w:val="00417F17"/>
    <w:rsid w:val="0042026A"/>
    <w:rsid w:val="0042029A"/>
    <w:rsid w:val="0042073E"/>
    <w:rsid w:val="0042105A"/>
    <w:rsid w:val="004211CE"/>
    <w:rsid w:val="004211DA"/>
    <w:rsid w:val="0042131D"/>
    <w:rsid w:val="004213B2"/>
    <w:rsid w:val="00421D22"/>
    <w:rsid w:val="00423283"/>
    <w:rsid w:val="00423A52"/>
    <w:rsid w:val="004243F2"/>
    <w:rsid w:val="00424409"/>
    <w:rsid w:val="00424A4C"/>
    <w:rsid w:val="00424D63"/>
    <w:rsid w:val="0042559C"/>
    <w:rsid w:val="00426295"/>
    <w:rsid w:val="00426B3E"/>
    <w:rsid w:val="0042753E"/>
    <w:rsid w:val="004303BF"/>
    <w:rsid w:val="00430979"/>
    <w:rsid w:val="00431AFB"/>
    <w:rsid w:val="00432158"/>
    <w:rsid w:val="00433212"/>
    <w:rsid w:val="004347B2"/>
    <w:rsid w:val="00434B16"/>
    <w:rsid w:val="00434F54"/>
    <w:rsid w:val="00435075"/>
    <w:rsid w:val="0043592B"/>
    <w:rsid w:val="00435BDE"/>
    <w:rsid w:val="00435FC6"/>
    <w:rsid w:val="00436706"/>
    <w:rsid w:val="00436BAE"/>
    <w:rsid w:val="0043721C"/>
    <w:rsid w:val="00437AFE"/>
    <w:rsid w:val="00437B1F"/>
    <w:rsid w:val="00437F37"/>
    <w:rsid w:val="004400C3"/>
    <w:rsid w:val="0044022A"/>
    <w:rsid w:val="004402BE"/>
    <w:rsid w:val="0044065D"/>
    <w:rsid w:val="00440C92"/>
    <w:rsid w:val="00440CB9"/>
    <w:rsid w:val="004410A7"/>
    <w:rsid w:val="00441124"/>
    <w:rsid w:val="00441613"/>
    <w:rsid w:val="00441733"/>
    <w:rsid w:val="00441F21"/>
    <w:rsid w:val="00441FD9"/>
    <w:rsid w:val="00442285"/>
    <w:rsid w:val="004425BA"/>
    <w:rsid w:val="0044260A"/>
    <w:rsid w:val="004427AF"/>
    <w:rsid w:val="00442AE1"/>
    <w:rsid w:val="00442DCD"/>
    <w:rsid w:val="00443318"/>
    <w:rsid w:val="004438D5"/>
    <w:rsid w:val="00443A73"/>
    <w:rsid w:val="00443B27"/>
    <w:rsid w:val="0044453A"/>
    <w:rsid w:val="00444864"/>
    <w:rsid w:val="0044502C"/>
    <w:rsid w:val="00445153"/>
    <w:rsid w:val="00445390"/>
    <w:rsid w:val="004453C4"/>
    <w:rsid w:val="0044695D"/>
    <w:rsid w:val="0044697F"/>
    <w:rsid w:val="00446AD6"/>
    <w:rsid w:val="0045042D"/>
    <w:rsid w:val="00450D43"/>
    <w:rsid w:val="00450E62"/>
    <w:rsid w:val="0045144D"/>
    <w:rsid w:val="0045149E"/>
    <w:rsid w:val="00451D84"/>
    <w:rsid w:val="00452377"/>
    <w:rsid w:val="004525A9"/>
    <w:rsid w:val="004531FC"/>
    <w:rsid w:val="00453BD2"/>
    <w:rsid w:val="00453CDA"/>
    <w:rsid w:val="00453E59"/>
    <w:rsid w:val="00454C90"/>
    <w:rsid w:val="0045530F"/>
    <w:rsid w:val="00455692"/>
    <w:rsid w:val="004556DD"/>
    <w:rsid w:val="0045577C"/>
    <w:rsid w:val="00455A6D"/>
    <w:rsid w:val="00455DB9"/>
    <w:rsid w:val="0045642D"/>
    <w:rsid w:val="00456AA4"/>
    <w:rsid w:val="00457376"/>
    <w:rsid w:val="004574A0"/>
    <w:rsid w:val="004576A8"/>
    <w:rsid w:val="00457AA4"/>
    <w:rsid w:val="00460259"/>
    <w:rsid w:val="00460CCE"/>
    <w:rsid w:val="004612C4"/>
    <w:rsid w:val="0046146D"/>
    <w:rsid w:val="0046190E"/>
    <w:rsid w:val="00461E63"/>
    <w:rsid w:val="004621C1"/>
    <w:rsid w:val="0046297F"/>
    <w:rsid w:val="00462B6E"/>
    <w:rsid w:val="0046314C"/>
    <w:rsid w:val="004631FB"/>
    <w:rsid w:val="00463775"/>
    <w:rsid w:val="00463B16"/>
    <w:rsid w:val="00465739"/>
    <w:rsid w:val="004657C8"/>
    <w:rsid w:val="00465986"/>
    <w:rsid w:val="00465BE1"/>
    <w:rsid w:val="004665E1"/>
    <w:rsid w:val="00466B54"/>
    <w:rsid w:val="00467659"/>
    <w:rsid w:val="00467DE2"/>
    <w:rsid w:val="00467F36"/>
    <w:rsid w:val="00467FBA"/>
    <w:rsid w:val="0047040B"/>
    <w:rsid w:val="00470775"/>
    <w:rsid w:val="00470991"/>
    <w:rsid w:val="00470C2B"/>
    <w:rsid w:val="004711ED"/>
    <w:rsid w:val="00472058"/>
    <w:rsid w:val="004720B1"/>
    <w:rsid w:val="00472672"/>
    <w:rsid w:val="00473045"/>
    <w:rsid w:val="004730B3"/>
    <w:rsid w:val="00473DB2"/>
    <w:rsid w:val="00474BC2"/>
    <w:rsid w:val="00474BED"/>
    <w:rsid w:val="00474E0B"/>
    <w:rsid w:val="0047506B"/>
    <w:rsid w:val="004756C9"/>
    <w:rsid w:val="00475719"/>
    <w:rsid w:val="00476865"/>
    <w:rsid w:val="00476AB8"/>
    <w:rsid w:val="00477244"/>
    <w:rsid w:val="00477308"/>
    <w:rsid w:val="00477B3F"/>
    <w:rsid w:val="004801C8"/>
    <w:rsid w:val="004805F3"/>
    <w:rsid w:val="00480910"/>
    <w:rsid w:val="00480D47"/>
    <w:rsid w:val="0048138A"/>
    <w:rsid w:val="00481A05"/>
    <w:rsid w:val="00481A66"/>
    <w:rsid w:val="004820FD"/>
    <w:rsid w:val="0048212B"/>
    <w:rsid w:val="00482178"/>
    <w:rsid w:val="0048232A"/>
    <w:rsid w:val="00483C2C"/>
    <w:rsid w:val="00484415"/>
    <w:rsid w:val="00484617"/>
    <w:rsid w:val="004852B8"/>
    <w:rsid w:val="004855F6"/>
    <w:rsid w:val="00485BE4"/>
    <w:rsid w:val="00485EC3"/>
    <w:rsid w:val="0048661C"/>
    <w:rsid w:val="00486EB7"/>
    <w:rsid w:val="00486FE3"/>
    <w:rsid w:val="00487683"/>
    <w:rsid w:val="004877B2"/>
    <w:rsid w:val="00487858"/>
    <w:rsid w:val="00490784"/>
    <w:rsid w:val="004908D8"/>
    <w:rsid w:val="00490A77"/>
    <w:rsid w:val="00491CC5"/>
    <w:rsid w:val="00492202"/>
    <w:rsid w:val="00492ABA"/>
    <w:rsid w:val="00494043"/>
    <w:rsid w:val="00494100"/>
    <w:rsid w:val="00494ED3"/>
    <w:rsid w:val="0049501D"/>
    <w:rsid w:val="00495089"/>
    <w:rsid w:val="0049519D"/>
    <w:rsid w:val="00495BBF"/>
    <w:rsid w:val="00495C4D"/>
    <w:rsid w:val="00496279"/>
    <w:rsid w:val="004966D0"/>
    <w:rsid w:val="00496EBF"/>
    <w:rsid w:val="00496FB6"/>
    <w:rsid w:val="0049782F"/>
    <w:rsid w:val="004A0D95"/>
    <w:rsid w:val="004A1596"/>
    <w:rsid w:val="004A1D48"/>
    <w:rsid w:val="004A208D"/>
    <w:rsid w:val="004A21BD"/>
    <w:rsid w:val="004A2B42"/>
    <w:rsid w:val="004A306A"/>
    <w:rsid w:val="004A42FD"/>
    <w:rsid w:val="004A43FC"/>
    <w:rsid w:val="004A4B09"/>
    <w:rsid w:val="004A4C28"/>
    <w:rsid w:val="004A4E14"/>
    <w:rsid w:val="004A4EBF"/>
    <w:rsid w:val="004A5151"/>
    <w:rsid w:val="004A589F"/>
    <w:rsid w:val="004A5B1A"/>
    <w:rsid w:val="004A61C9"/>
    <w:rsid w:val="004A642C"/>
    <w:rsid w:val="004A669A"/>
    <w:rsid w:val="004A6CA2"/>
    <w:rsid w:val="004A727B"/>
    <w:rsid w:val="004A7724"/>
    <w:rsid w:val="004B02B4"/>
    <w:rsid w:val="004B0EEC"/>
    <w:rsid w:val="004B14B7"/>
    <w:rsid w:val="004B1629"/>
    <w:rsid w:val="004B2382"/>
    <w:rsid w:val="004B23DD"/>
    <w:rsid w:val="004B2707"/>
    <w:rsid w:val="004B270A"/>
    <w:rsid w:val="004B2865"/>
    <w:rsid w:val="004B29E1"/>
    <w:rsid w:val="004B2E1F"/>
    <w:rsid w:val="004B3000"/>
    <w:rsid w:val="004B39A7"/>
    <w:rsid w:val="004B3A98"/>
    <w:rsid w:val="004B4699"/>
    <w:rsid w:val="004B5B5E"/>
    <w:rsid w:val="004B6191"/>
    <w:rsid w:val="004B64AA"/>
    <w:rsid w:val="004B69E0"/>
    <w:rsid w:val="004B71F3"/>
    <w:rsid w:val="004C02C8"/>
    <w:rsid w:val="004C049D"/>
    <w:rsid w:val="004C123E"/>
    <w:rsid w:val="004C12C3"/>
    <w:rsid w:val="004C1BF6"/>
    <w:rsid w:val="004C2E13"/>
    <w:rsid w:val="004C41C1"/>
    <w:rsid w:val="004C4753"/>
    <w:rsid w:val="004C47C3"/>
    <w:rsid w:val="004C4A49"/>
    <w:rsid w:val="004C507B"/>
    <w:rsid w:val="004C59FA"/>
    <w:rsid w:val="004C65A8"/>
    <w:rsid w:val="004C66B3"/>
    <w:rsid w:val="004C744D"/>
    <w:rsid w:val="004C74EE"/>
    <w:rsid w:val="004C7936"/>
    <w:rsid w:val="004C7CAE"/>
    <w:rsid w:val="004D0E80"/>
    <w:rsid w:val="004D1612"/>
    <w:rsid w:val="004D1CC7"/>
    <w:rsid w:val="004D20B1"/>
    <w:rsid w:val="004D21EA"/>
    <w:rsid w:val="004D2287"/>
    <w:rsid w:val="004D27BB"/>
    <w:rsid w:val="004D345C"/>
    <w:rsid w:val="004D3EF1"/>
    <w:rsid w:val="004D43C4"/>
    <w:rsid w:val="004D55A1"/>
    <w:rsid w:val="004D56F9"/>
    <w:rsid w:val="004D6922"/>
    <w:rsid w:val="004D6FBF"/>
    <w:rsid w:val="004D7141"/>
    <w:rsid w:val="004D74E3"/>
    <w:rsid w:val="004D79B4"/>
    <w:rsid w:val="004D7B48"/>
    <w:rsid w:val="004D7F44"/>
    <w:rsid w:val="004D7F53"/>
    <w:rsid w:val="004D7F8F"/>
    <w:rsid w:val="004E0117"/>
    <w:rsid w:val="004E02C8"/>
    <w:rsid w:val="004E14E7"/>
    <w:rsid w:val="004E21E1"/>
    <w:rsid w:val="004E25D1"/>
    <w:rsid w:val="004E33D9"/>
    <w:rsid w:val="004E3646"/>
    <w:rsid w:val="004E365D"/>
    <w:rsid w:val="004E3BAC"/>
    <w:rsid w:val="004E3BBD"/>
    <w:rsid w:val="004E3CA1"/>
    <w:rsid w:val="004E4E56"/>
    <w:rsid w:val="004E4EFF"/>
    <w:rsid w:val="004E54CD"/>
    <w:rsid w:val="004E55FC"/>
    <w:rsid w:val="004E62F4"/>
    <w:rsid w:val="004E73CF"/>
    <w:rsid w:val="004E747A"/>
    <w:rsid w:val="004E76BD"/>
    <w:rsid w:val="004EAD89"/>
    <w:rsid w:val="004F030A"/>
    <w:rsid w:val="004F03B7"/>
    <w:rsid w:val="004F0504"/>
    <w:rsid w:val="004F1028"/>
    <w:rsid w:val="004F143F"/>
    <w:rsid w:val="004F14F1"/>
    <w:rsid w:val="004F1647"/>
    <w:rsid w:val="004F1B86"/>
    <w:rsid w:val="004F28AD"/>
    <w:rsid w:val="004F34B1"/>
    <w:rsid w:val="004F358C"/>
    <w:rsid w:val="004F3755"/>
    <w:rsid w:val="004F46A8"/>
    <w:rsid w:val="004F49B9"/>
    <w:rsid w:val="004F4FA2"/>
    <w:rsid w:val="004F505C"/>
    <w:rsid w:val="004F5CD1"/>
    <w:rsid w:val="004F6837"/>
    <w:rsid w:val="004F6D08"/>
    <w:rsid w:val="004F6DE2"/>
    <w:rsid w:val="004F756A"/>
    <w:rsid w:val="004F7782"/>
    <w:rsid w:val="004F793B"/>
    <w:rsid w:val="00500582"/>
    <w:rsid w:val="005007CC"/>
    <w:rsid w:val="00500E35"/>
    <w:rsid w:val="00501101"/>
    <w:rsid w:val="005017CE"/>
    <w:rsid w:val="00501EED"/>
    <w:rsid w:val="005027EE"/>
    <w:rsid w:val="00502967"/>
    <w:rsid w:val="00502989"/>
    <w:rsid w:val="005029C5"/>
    <w:rsid w:val="00502B69"/>
    <w:rsid w:val="00503084"/>
    <w:rsid w:val="00503338"/>
    <w:rsid w:val="00503855"/>
    <w:rsid w:val="00503ED9"/>
    <w:rsid w:val="00504810"/>
    <w:rsid w:val="00504871"/>
    <w:rsid w:val="00504EC9"/>
    <w:rsid w:val="005060F5"/>
    <w:rsid w:val="00506269"/>
    <w:rsid w:val="005062CB"/>
    <w:rsid w:val="0050657F"/>
    <w:rsid w:val="00506C57"/>
    <w:rsid w:val="00506CD9"/>
    <w:rsid w:val="0050742B"/>
    <w:rsid w:val="00510519"/>
    <w:rsid w:val="005106AC"/>
    <w:rsid w:val="00510D2E"/>
    <w:rsid w:val="0051185D"/>
    <w:rsid w:val="00511925"/>
    <w:rsid w:val="00512991"/>
    <w:rsid w:val="00513ABB"/>
    <w:rsid w:val="00513FB1"/>
    <w:rsid w:val="00514478"/>
    <w:rsid w:val="00514807"/>
    <w:rsid w:val="005148EE"/>
    <w:rsid w:val="00515415"/>
    <w:rsid w:val="00515B76"/>
    <w:rsid w:val="0051605F"/>
    <w:rsid w:val="00516859"/>
    <w:rsid w:val="00516AC3"/>
    <w:rsid w:val="00516BB5"/>
    <w:rsid w:val="00516E5E"/>
    <w:rsid w:val="00516F03"/>
    <w:rsid w:val="00517017"/>
    <w:rsid w:val="005171B8"/>
    <w:rsid w:val="0051774D"/>
    <w:rsid w:val="00517B61"/>
    <w:rsid w:val="0052032B"/>
    <w:rsid w:val="005204A7"/>
    <w:rsid w:val="005205E9"/>
    <w:rsid w:val="0052178D"/>
    <w:rsid w:val="00521D56"/>
    <w:rsid w:val="005222B3"/>
    <w:rsid w:val="00522E19"/>
    <w:rsid w:val="00522F28"/>
    <w:rsid w:val="005238D2"/>
    <w:rsid w:val="00523E67"/>
    <w:rsid w:val="00523FD0"/>
    <w:rsid w:val="00524C0C"/>
    <w:rsid w:val="00524C8B"/>
    <w:rsid w:val="00524D66"/>
    <w:rsid w:val="00524EE0"/>
    <w:rsid w:val="00525193"/>
    <w:rsid w:val="00525E7D"/>
    <w:rsid w:val="005275C4"/>
    <w:rsid w:val="00530149"/>
    <w:rsid w:val="0053028C"/>
    <w:rsid w:val="005305BA"/>
    <w:rsid w:val="00530830"/>
    <w:rsid w:val="00530983"/>
    <w:rsid w:val="00530CD5"/>
    <w:rsid w:val="00531799"/>
    <w:rsid w:val="005322F2"/>
    <w:rsid w:val="005324E1"/>
    <w:rsid w:val="00532F87"/>
    <w:rsid w:val="005337B3"/>
    <w:rsid w:val="00533C46"/>
    <w:rsid w:val="00533C5C"/>
    <w:rsid w:val="0053411F"/>
    <w:rsid w:val="00534402"/>
    <w:rsid w:val="00534725"/>
    <w:rsid w:val="00535EC5"/>
    <w:rsid w:val="00536251"/>
    <w:rsid w:val="0053647F"/>
    <w:rsid w:val="0053702B"/>
    <w:rsid w:val="00537949"/>
    <w:rsid w:val="00540619"/>
    <w:rsid w:val="00540693"/>
    <w:rsid w:val="00540706"/>
    <w:rsid w:val="00540FB0"/>
    <w:rsid w:val="00541A84"/>
    <w:rsid w:val="005426A5"/>
    <w:rsid w:val="005432B5"/>
    <w:rsid w:val="0054404F"/>
    <w:rsid w:val="005447FE"/>
    <w:rsid w:val="00544ED0"/>
    <w:rsid w:val="0054509E"/>
    <w:rsid w:val="00545A12"/>
    <w:rsid w:val="0054616B"/>
    <w:rsid w:val="0054657C"/>
    <w:rsid w:val="005465DB"/>
    <w:rsid w:val="00547008"/>
    <w:rsid w:val="00550896"/>
    <w:rsid w:val="00550B76"/>
    <w:rsid w:val="005513C9"/>
    <w:rsid w:val="00552262"/>
    <w:rsid w:val="0055280C"/>
    <w:rsid w:val="00552BD6"/>
    <w:rsid w:val="0055488B"/>
    <w:rsid w:val="005548C1"/>
    <w:rsid w:val="005548F6"/>
    <w:rsid w:val="0055595B"/>
    <w:rsid w:val="00555FA7"/>
    <w:rsid w:val="0055644F"/>
    <w:rsid w:val="0055691D"/>
    <w:rsid w:val="00556A16"/>
    <w:rsid w:val="00556B73"/>
    <w:rsid w:val="00556BEA"/>
    <w:rsid w:val="00557948"/>
    <w:rsid w:val="00557E66"/>
    <w:rsid w:val="00560172"/>
    <w:rsid w:val="00561274"/>
    <w:rsid w:val="0056178D"/>
    <w:rsid w:val="0056182F"/>
    <w:rsid w:val="00561E7D"/>
    <w:rsid w:val="0056231D"/>
    <w:rsid w:val="0056254E"/>
    <w:rsid w:val="0056258C"/>
    <w:rsid w:val="00562DF7"/>
    <w:rsid w:val="00563385"/>
    <w:rsid w:val="00564BF0"/>
    <w:rsid w:val="00564D32"/>
    <w:rsid w:val="00564D60"/>
    <w:rsid w:val="00564F21"/>
    <w:rsid w:val="00565F22"/>
    <w:rsid w:val="0056700F"/>
    <w:rsid w:val="00567414"/>
    <w:rsid w:val="00567BED"/>
    <w:rsid w:val="0057072F"/>
    <w:rsid w:val="00571269"/>
    <w:rsid w:val="00571321"/>
    <w:rsid w:val="00571F83"/>
    <w:rsid w:val="0057235B"/>
    <w:rsid w:val="0057241B"/>
    <w:rsid w:val="00572A1F"/>
    <w:rsid w:val="005734BC"/>
    <w:rsid w:val="0057367C"/>
    <w:rsid w:val="005737F0"/>
    <w:rsid w:val="00573A03"/>
    <w:rsid w:val="00573CA9"/>
    <w:rsid w:val="00574053"/>
    <w:rsid w:val="00574528"/>
    <w:rsid w:val="0057555F"/>
    <w:rsid w:val="00575981"/>
    <w:rsid w:val="00575A95"/>
    <w:rsid w:val="00575ECC"/>
    <w:rsid w:val="00575F80"/>
    <w:rsid w:val="00576B29"/>
    <w:rsid w:val="005770A9"/>
    <w:rsid w:val="0058049B"/>
    <w:rsid w:val="00580A8F"/>
    <w:rsid w:val="00581364"/>
    <w:rsid w:val="005814F3"/>
    <w:rsid w:val="00581654"/>
    <w:rsid w:val="00581918"/>
    <w:rsid w:val="00582657"/>
    <w:rsid w:val="0058290F"/>
    <w:rsid w:val="00583565"/>
    <w:rsid w:val="005838AD"/>
    <w:rsid w:val="005839A0"/>
    <w:rsid w:val="00583A4C"/>
    <w:rsid w:val="00583C3A"/>
    <w:rsid w:val="00584A7F"/>
    <w:rsid w:val="0058583B"/>
    <w:rsid w:val="00586293"/>
    <w:rsid w:val="00586743"/>
    <w:rsid w:val="005867BE"/>
    <w:rsid w:val="0058775A"/>
    <w:rsid w:val="00590028"/>
    <w:rsid w:val="005902C8"/>
    <w:rsid w:val="005924CE"/>
    <w:rsid w:val="00592BA0"/>
    <w:rsid w:val="00592ED4"/>
    <w:rsid w:val="0059377B"/>
    <w:rsid w:val="005939BC"/>
    <w:rsid w:val="00594FE6"/>
    <w:rsid w:val="00595291"/>
    <w:rsid w:val="00595797"/>
    <w:rsid w:val="005959D0"/>
    <w:rsid w:val="0059603D"/>
    <w:rsid w:val="00596211"/>
    <w:rsid w:val="00596492"/>
    <w:rsid w:val="0059652F"/>
    <w:rsid w:val="00596FE0"/>
    <w:rsid w:val="00597384"/>
    <w:rsid w:val="005974DD"/>
    <w:rsid w:val="00597527"/>
    <w:rsid w:val="00597879"/>
    <w:rsid w:val="005A077A"/>
    <w:rsid w:val="005A0B8E"/>
    <w:rsid w:val="005A2908"/>
    <w:rsid w:val="005A355E"/>
    <w:rsid w:val="005A3C01"/>
    <w:rsid w:val="005A3D28"/>
    <w:rsid w:val="005A4A86"/>
    <w:rsid w:val="005A622F"/>
    <w:rsid w:val="005A6624"/>
    <w:rsid w:val="005A66EA"/>
    <w:rsid w:val="005A6EF4"/>
    <w:rsid w:val="005A6FE3"/>
    <w:rsid w:val="005A77CB"/>
    <w:rsid w:val="005A7862"/>
    <w:rsid w:val="005A798B"/>
    <w:rsid w:val="005B002E"/>
    <w:rsid w:val="005B07DD"/>
    <w:rsid w:val="005B0976"/>
    <w:rsid w:val="005B0D09"/>
    <w:rsid w:val="005B17DB"/>
    <w:rsid w:val="005B181A"/>
    <w:rsid w:val="005B1832"/>
    <w:rsid w:val="005B185A"/>
    <w:rsid w:val="005B187A"/>
    <w:rsid w:val="005B1D1D"/>
    <w:rsid w:val="005B2EA8"/>
    <w:rsid w:val="005B340F"/>
    <w:rsid w:val="005B3566"/>
    <w:rsid w:val="005B36B1"/>
    <w:rsid w:val="005B3A21"/>
    <w:rsid w:val="005B3CF8"/>
    <w:rsid w:val="005B3FBB"/>
    <w:rsid w:val="005B4135"/>
    <w:rsid w:val="005B42A9"/>
    <w:rsid w:val="005B4700"/>
    <w:rsid w:val="005B5343"/>
    <w:rsid w:val="005B657E"/>
    <w:rsid w:val="005B703E"/>
    <w:rsid w:val="005B78AB"/>
    <w:rsid w:val="005C0103"/>
    <w:rsid w:val="005C04A6"/>
    <w:rsid w:val="005C28F6"/>
    <w:rsid w:val="005C2A2B"/>
    <w:rsid w:val="005C2A6C"/>
    <w:rsid w:val="005C2F97"/>
    <w:rsid w:val="005C3F55"/>
    <w:rsid w:val="005C4681"/>
    <w:rsid w:val="005C579C"/>
    <w:rsid w:val="005C586A"/>
    <w:rsid w:val="005C6852"/>
    <w:rsid w:val="005C6B34"/>
    <w:rsid w:val="005C6C86"/>
    <w:rsid w:val="005C6E2F"/>
    <w:rsid w:val="005C7170"/>
    <w:rsid w:val="005D0BF9"/>
    <w:rsid w:val="005D1384"/>
    <w:rsid w:val="005D1857"/>
    <w:rsid w:val="005D19FF"/>
    <w:rsid w:val="005D2206"/>
    <w:rsid w:val="005D25C5"/>
    <w:rsid w:val="005D2EAD"/>
    <w:rsid w:val="005D2FD0"/>
    <w:rsid w:val="005D35F3"/>
    <w:rsid w:val="005D43D3"/>
    <w:rsid w:val="005D43D4"/>
    <w:rsid w:val="005D521F"/>
    <w:rsid w:val="005D55C4"/>
    <w:rsid w:val="005D594A"/>
    <w:rsid w:val="005D65A2"/>
    <w:rsid w:val="005D6938"/>
    <w:rsid w:val="005D767A"/>
    <w:rsid w:val="005D789A"/>
    <w:rsid w:val="005D7E4D"/>
    <w:rsid w:val="005D7E9E"/>
    <w:rsid w:val="005E01DD"/>
    <w:rsid w:val="005E086A"/>
    <w:rsid w:val="005E1378"/>
    <w:rsid w:val="005E1691"/>
    <w:rsid w:val="005E1AA7"/>
    <w:rsid w:val="005E1E9F"/>
    <w:rsid w:val="005E2274"/>
    <w:rsid w:val="005E22D4"/>
    <w:rsid w:val="005E25A2"/>
    <w:rsid w:val="005E3428"/>
    <w:rsid w:val="005E475F"/>
    <w:rsid w:val="005E4DD4"/>
    <w:rsid w:val="005E4EC0"/>
    <w:rsid w:val="005E5B5F"/>
    <w:rsid w:val="005E614D"/>
    <w:rsid w:val="005E6414"/>
    <w:rsid w:val="005E6CF2"/>
    <w:rsid w:val="005E7635"/>
    <w:rsid w:val="005F10F3"/>
    <w:rsid w:val="005F13C1"/>
    <w:rsid w:val="005F2515"/>
    <w:rsid w:val="005F27EE"/>
    <w:rsid w:val="005F2B26"/>
    <w:rsid w:val="005F359A"/>
    <w:rsid w:val="005F50A0"/>
    <w:rsid w:val="005F60F2"/>
    <w:rsid w:val="005F64CA"/>
    <w:rsid w:val="005F71AD"/>
    <w:rsid w:val="005F7BAE"/>
    <w:rsid w:val="005F7C05"/>
    <w:rsid w:val="00600582"/>
    <w:rsid w:val="00600C17"/>
    <w:rsid w:val="006015A2"/>
    <w:rsid w:val="006015DC"/>
    <w:rsid w:val="0060175E"/>
    <w:rsid w:val="00601849"/>
    <w:rsid w:val="00601AF7"/>
    <w:rsid w:val="00601F38"/>
    <w:rsid w:val="0060204F"/>
    <w:rsid w:val="006024C1"/>
    <w:rsid w:val="006025E6"/>
    <w:rsid w:val="0060293E"/>
    <w:rsid w:val="006038B7"/>
    <w:rsid w:val="00603977"/>
    <w:rsid w:val="00603C46"/>
    <w:rsid w:val="00604142"/>
    <w:rsid w:val="00604493"/>
    <w:rsid w:val="0060469B"/>
    <w:rsid w:val="0060497F"/>
    <w:rsid w:val="006049D1"/>
    <w:rsid w:val="00604E68"/>
    <w:rsid w:val="006066D9"/>
    <w:rsid w:val="00606B0A"/>
    <w:rsid w:val="006071CD"/>
    <w:rsid w:val="006078D2"/>
    <w:rsid w:val="00607943"/>
    <w:rsid w:val="00607C26"/>
    <w:rsid w:val="00607DF9"/>
    <w:rsid w:val="006108E5"/>
    <w:rsid w:val="00610BC5"/>
    <w:rsid w:val="00611A66"/>
    <w:rsid w:val="00611D68"/>
    <w:rsid w:val="00611DAE"/>
    <w:rsid w:val="00612179"/>
    <w:rsid w:val="006123BC"/>
    <w:rsid w:val="00612C1B"/>
    <w:rsid w:val="00613018"/>
    <w:rsid w:val="006136CE"/>
    <w:rsid w:val="00614138"/>
    <w:rsid w:val="00614251"/>
    <w:rsid w:val="006144D6"/>
    <w:rsid w:val="00614568"/>
    <w:rsid w:val="00614EB4"/>
    <w:rsid w:val="0061563A"/>
    <w:rsid w:val="006158CC"/>
    <w:rsid w:val="0061615B"/>
    <w:rsid w:val="006163CD"/>
    <w:rsid w:val="006168D7"/>
    <w:rsid w:val="006175D3"/>
    <w:rsid w:val="00617684"/>
    <w:rsid w:val="00617722"/>
    <w:rsid w:val="00617AEC"/>
    <w:rsid w:val="00617F64"/>
    <w:rsid w:val="006211BE"/>
    <w:rsid w:val="0062176B"/>
    <w:rsid w:val="00622176"/>
    <w:rsid w:val="00622736"/>
    <w:rsid w:val="00622971"/>
    <w:rsid w:val="0062360F"/>
    <w:rsid w:val="00623C03"/>
    <w:rsid w:val="00624B9F"/>
    <w:rsid w:val="00624EB0"/>
    <w:rsid w:val="00624EC7"/>
    <w:rsid w:val="00625516"/>
    <w:rsid w:val="00625913"/>
    <w:rsid w:val="00625A46"/>
    <w:rsid w:val="00625BA7"/>
    <w:rsid w:val="00625CB8"/>
    <w:rsid w:val="00625E97"/>
    <w:rsid w:val="00626820"/>
    <w:rsid w:val="00626F84"/>
    <w:rsid w:val="00627859"/>
    <w:rsid w:val="00627D3C"/>
    <w:rsid w:val="00627FFB"/>
    <w:rsid w:val="0063067E"/>
    <w:rsid w:val="006307B5"/>
    <w:rsid w:val="006307E3"/>
    <w:rsid w:val="00630AA0"/>
    <w:rsid w:val="0063141C"/>
    <w:rsid w:val="0063152F"/>
    <w:rsid w:val="006325AF"/>
    <w:rsid w:val="00632C96"/>
    <w:rsid w:val="00632F64"/>
    <w:rsid w:val="00633353"/>
    <w:rsid w:val="00633676"/>
    <w:rsid w:val="00633951"/>
    <w:rsid w:val="00633B39"/>
    <w:rsid w:val="00633FAD"/>
    <w:rsid w:val="00634AC6"/>
    <w:rsid w:val="006350D8"/>
    <w:rsid w:val="0063569E"/>
    <w:rsid w:val="00635B04"/>
    <w:rsid w:val="00636AD4"/>
    <w:rsid w:val="00637B6A"/>
    <w:rsid w:val="00637BC8"/>
    <w:rsid w:val="00637E4B"/>
    <w:rsid w:val="006401F3"/>
    <w:rsid w:val="0064023C"/>
    <w:rsid w:val="006404AC"/>
    <w:rsid w:val="00640892"/>
    <w:rsid w:val="006409B4"/>
    <w:rsid w:val="006414DF"/>
    <w:rsid w:val="00641A41"/>
    <w:rsid w:val="00642156"/>
    <w:rsid w:val="0064268C"/>
    <w:rsid w:val="00642A42"/>
    <w:rsid w:val="00642EEF"/>
    <w:rsid w:val="0064314B"/>
    <w:rsid w:val="00643862"/>
    <w:rsid w:val="00643EC1"/>
    <w:rsid w:val="00644130"/>
    <w:rsid w:val="0064423B"/>
    <w:rsid w:val="006448EF"/>
    <w:rsid w:val="00647DEC"/>
    <w:rsid w:val="006503DF"/>
    <w:rsid w:val="006507EA"/>
    <w:rsid w:val="00650A11"/>
    <w:rsid w:val="00650DF6"/>
    <w:rsid w:val="006510A9"/>
    <w:rsid w:val="00652256"/>
    <w:rsid w:val="00652DA5"/>
    <w:rsid w:val="00653C07"/>
    <w:rsid w:val="00653EBF"/>
    <w:rsid w:val="00654219"/>
    <w:rsid w:val="006549D8"/>
    <w:rsid w:val="00655EDF"/>
    <w:rsid w:val="00655F3B"/>
    <w:rsid w:val="0065682F"/>
    <w:rsid w:val="006572B0"/>
    <w:rsid w:val="0065760A"/>
    <w:rsid w:val="00657B99"/>
    <w:rsid w:val="006604E6"/>
    <w:rsid w:val="006609FD"/>
    <w:rsid w:val="00660F7C"/>
    <w:rsid w:val="0066202E"/>
    <w:rsid w:val="00662826"/>
    <w:rsid w:val="00662871"/>
    <w:rsid w:val="00662F7C"/>
    <w:rsid w:val="00663530"/>
    <w:rsid w:val="00663ACE"/>
    <w:rsid w:val="00663DCF"/>
    <w:rsid w:val="00663FEF"/>
    <w:rsid w:val="00664537"/>
    <w:rsid w:val="006648E0"/>
    <w:rsid w:val="00665331"/>
    <w:rsid w:val="006653E2"/>
    <w:rsid w:val="00665549"/>
    <w:rsid w:val="006661DA"/>
    <w:rsid w:val="006662E0"/>
    <w:rsid w:val="006666FA"/>
    <w:rsid w:val="006669A1"/>
    <w:rsid w:val="00666E35"/>
    <w:rsid w:val="00667CB5"/>
    <w:rsid w:val="00667D52"/>
    <w:rsid w:val="00670256"/>
    <w:rsid w:val="0067031C"/>
    <w:rsid w:val="00670A5A"/>
    <w:rsid w:val="00670D47"/>
    <w:rsid w:val="00670F91"/>
    <w:rsid w:val="006724F0"/>
    <w:rsid w:val="0067285C"/>
    <w:rsid w:val="0067295B"/>
    <w:rsid w:val="00672EB2"/>
    <w:rsid w:val="006736DE"/>
    <w:rsid w:val="00673EBE"/>
    <w:rsid w:val="006744D4"/>
    <w:rsid w:val="00674B14"/>
    <w:rsid w:val="00675063"/>
    <w:rsid w:val="0067533D"/>
    <w:rsid w:val="006759C7"/>
    <w:rsid w:val="00675A30"/>
    <w:rsid w:val="00675A5D"/>
    <w:rsid w:val="006760DB"/>
    <w:rsid w:val="0067615F"/>
    <w:rsid w:val="00676650"/>
    <w:rsid w:val="00676BEC"/>
    <w:rsid w:val="006771D4"/>
    <w:rsid w:val="00677283"/>
    <w:rsid w:val="00677689"/>
    <w:rsid w:val="00677DA6"/>
    <w:rsid w:val="006804B7"/>
    <w:rsid w:val="00680AA3"/>
    <w:rsid w:val="00681051"/>
    <w:rsid w:val="006818C5"/>
    <w:rsid w:val="00681BB8"/>
    <w:rsid w:val="00681CB6"/>
    <w:rsid w:val="00681E37"/>
    <w:rsid w:val="00682620"/>
    <w:rsid w:val="006829ED"/>
    <w:rsid w:val="00683B4B"/>
    <w:rsid w:val="00684046"/>
    <w:rsid w:val="00684DC5"/>
    <w:rsid w:val="00684F70"/>
    <w:rsid w:val="0068526B"/>
    <w:rsid w:val="00685770"/>
    <w:rsid w:val="00686C20"/>
    <w:rsid w:val="00686C25"/>
    <w:rsid w:val="00686E00"/>
    <w:rsid w:val="00686FF5"/>
    <w:rsid w:val="006902FF"/>
    <w:rsid w:val="00690502"/>
    <w:rsid w:val="006906F9"/>
    <w:rsid w:val="00691A1B"/>
    <w:rsid w:val="00691A1E"/>
    <w:rsid w:val="00691C43"/>
    <w:rsid w:val="00691D28"/>
    <w:rsid w:val="00691F6F"/>
    <w:rsid w:val="00692F81"/>
    <w:rsid w:val="006930DC"/>
    <w:rsid w:val="006933C6"/>
    <w:rsid w:val="006934FC"/>
    <w:rsid w:val="00693A10"/>
    <w:rsid w:val="00693F97"/>
    <w:rsid w:val="00693FC4"/>
    <w:rsid w:val="0069443D"/>
    <w:rsid w:val="00695677"/>
    <w:rsid w:val="00695802"/>
    <w:rsid w:val="0069587F"/>
    <w:rsid w:val="00695971"/>
    <w:rsid w:val="00695C6F"/>
    <w:rsid w:val="00695D05"/>
    <w:rsid w:val="0069631B"/>
    <w:rsid w:val="0069657E"/>
    <w:rsid w:val="006968F9"/>
    <w:rsid w:val="006970DD"/>
    <w:rsid w:val="006973DA"/>
    <w:rsid w:val="00697B66"/>
    <w:rsid w:val="006A0210"/>
    <w:rsid w:val="006A0212"/>
    <w:rsid w:val="006A0A9A"/>
    <w:rsid w:val="006A0D72"/>
    <w:rsid w:val="006A15E5"/>
    <w:rsid w:val="006A18AF"/>
    <w:rsid w:val="006A1E04"/>
    <w:rsid w:val="006A2098"/>
    <w:rsid w:val="006A23CD"/>
    <w:rsid w:val="006A39B4"/>
    <w:rsid w:val="006A3FE0"/>
    <w:rsid w:val="006A4849"/>
    <w:rsid w:val="006A4FF0"/>
    <w:rsid w:val="006A5308"/>
    <w:rsid w:val="006A5800"/>
    <w:rsid w:val="006A60DB"/>
    <w:rsid w:val="006A6403"/>
    <w:rsid w:val="006A64B8"/>
    <w:rsid w:val="006A6639"/>
    <w:rsid w:val="006A66A6"/>
    <w:rsid w:val="006A6A0E"/>
    <w:rsid w:val="006A7305"/>
    <w:rsid w:val="006A773D"/>
    <w:rsid w:val="006A7DB5"/>
    <w:rsid w:val="006B0DA3"/>
    <w:rsid w:val="006B16C9"/>
    <w:rsid w:val="006B1B5B"/>
    <w:rsid w:val="006B32AE"/>
    <w:rsid w:val="006B3AF5"/>
    <w:rsid w:val="006B3E55"/>
    <w:rsid w:val="006B447C"/>
    <w:rsid w:val="006B48D2"/>
    <w:rsid w:val="006B4FD5"/>
    <w:rsid w:val="006B5B13"/>
    <w:rsid w:val="006B7604"/>
    <w:rsid w:val="006B76FA"/>
    <w:rsid w:val="006C097B"/>
    <w:rsid w:val="006C12EF"/>
    <w:rsid w:val="006C13E8"/>
    <w:rsid w:val="006C19B4"/>
    <w:rsid w:val="006C20FA"/>
    <w:rsid w:val="006C210C"/>
    <w:rsid w:val="006C240F"/>
    <w:rsid w:val="006C24A7"/>
    <w:rsid w:val="006C272C"/>
    <w:rsid w:val="006C2C7B"/>
    <w:rsid w:val="006C3119"/>
    <w:rsid w:val="006C34C7"/>
    <w:rsid w:val="006C39BD"/>
    <w:rsid w:val="006C441E"/>
    <w:rsid w:val="006C44E5"/>
    <w:rsid w:val="006C47B6"/>
    <w:rsid w:val="006C52A5"/>
    <w:rsid w:val="006C58B5"/>
    <w:rsid w:val="006C5D9F"/>
    <w:rsid w:val="006C69AC"/>
    <w:rsid w:val="006C714D"/>
    <w:rsid w:val="006C75AB"/>
    <w:rsid w:val="006D04AE"/>
    <w:rsid w:val="006D0C93"/>
    <w:rsid w:val="006D0DEF"/>
    <w:rsid w:val="006D106F"/>
    <w:rsid w:val="006D1266"/>
    <w:rsid w:val="006D193F"/>
    <w:rsid w:val="006D27F3"/>
    <w:rsid w:val="006D3448"/>
    <w:rsid w:val="006D383E"/>
    <w:rsid w:val="006D45FE"/>
    <w:rsid w:val="006D56DA"/>
    <w:rsid w:val="006D6067"/>
    <w:rsid w:val="006D64FA"/>
    <w:rsid w:val="006D65E6"/>
    <w:rsid w:val="006D78E9"/>
    <w:rsid w:val="006D7A1E"/>
    <w:rsid w:val="006E03AA"/>
    <w:rsid w:val="006E0617"/>
    <w:rsid w:val="006E0870"/>
    <w:rsid w:val="006E0BB5"/>
    <w:rsid w:val="006E0BEE"/>
    <w:rsid w:val="006E187E"/>
    <w:rsid w:val="006E1B2E"/>
    <w:rsid w:val="006E1B4D"/>
    <w:rsid w:val="006E2206"/>
    <w:rsid w:val="006E2598"/>
    <w:rsid w:val="006E26E7"/>
    <w:rsid w:val="006E28BF"/>
    <w:rsid w:val="006E2FD2"/>
    <w:rsid w:val="006E3E4A"/>
    <w:rsid w:val="006E3EBC"/>
    <w:rsid w:val="006E3ED0"/>
    <w:rsid w:val="006E4C6F"/>
    <w:rsid w:val="006E4FCD"/>
    <w:rsid w:val="006E5573"/>
    <w:rsid w:val="006E679B"/>
    <w:rsid w:val="006E6B75"/>
    <w:rsid w:val="006E78E3"/>
    <w:rsid w:val="006E7B91"/>
    <w:rsid w:val="006E7DD5"/>
    <w:rsid w:val="006F0127"/>
    <w:rsid w:val="006F022C"/>
    <w:rsid w:val="006F040C"/>
    <w:rsid w:val="006F044A"/>
    <w:rsid w:val="006F09C5"/>
    <w:rsid w:val="006F15EA"/>
    <w:rsid w:val="006F162F"/>
    <w:rsid w:val="006F1E53"/>
    <w:rsid w:val="006F35DE"/>
    <w:rsid w:val="006F397A"/>
    <w:rsid w:val="006F3A91"/>
    <w:rsid w:val="006F3E78"/>
    <w:rsid w:val="006F48F3"/>
    <w:rsid w:val="006F4954"/>
    <w:rsid w:val="006F4E65"/>
    <w:rsid w:val="006F5082"/>
    <w:rsid w:val="006F5090"/>
    <w:rsid w:val="006F5B35"/>
    <w:rsid w:val="006F64A5"/>
    <w:rsid w:val="006F66F5"/>
    <w:rsid w:val="006F71B3"/>
    <w:rsid w:val="006F72B7"/>
    <w:rsid w:val="006F7DC1"/>
    <w:rsid w:val="006F7E5C"/>
    <w:rsid w:val="00701027"/>
    <w:rsid w:val="00701CB2"/>
    <w:rsid w:val="007028D3"/>
    <w:rsid w:val="00702A03"/>
    <w:rsid w:val="00702CBD"/>
    <w:rsid w:val="00702E9D"/>
    <w:rsid w:val="00702ED8"/>
    <w:rsid w:val="00703381"/>
    <w:rsid w:val="00704546"/>
    <w:rsid w:val="00704622"/>
    <w:rsid w:val="00704647"/>
    <w:rsid w:val="007048BC"/>
    <w:rsid w:val="00704E27"/>
    <w:rsid w:val="0070668A"/>
    <w:rsid w:val="00706A8C"/>
    <w:rsid w:val="00706E4C"/>
    <w:rsid w:val="00707078"/>
    <w:rsid w:val="007079F3"/>
    <w:rsid w:val="00707A61"/>
    <w:rsid w:val="007103C7"/>
    <w:rsid w:val="00710504"/>
    <w:rsid w:val="007111D5"/>
    <w:rsid w:val="007116B8"/>
    <w:rsid w:val="0071194F"/>
    <w:rsid w:val="00711BA6"/>
    <w:rsid w:val="00711E6A"/>
    <w:rsid w:val="00711E91"/>
    <w:rsid w:val="00712025"/>
    <w:rsid w:val="00712117"/>
    <w:rsid w:val="007121B7"/>
    <w:rsid w:val="00712247"/>
    <w:rsid w:val="007122AD"/>
    <w:rsid w:val="007123BE"/>
    <w:rsid w:val="0071295D"/>
    <w:rsid w:val="00713325"/>
    <w:rsid w:val="00713FC2"/>
    <w:rsid w:val="0071463A"/>
    <w:rsid w:val="007151C2"/>
    <w:rsid w:val="00715472"/>
    <w:rsid w:val="007156B9"/>
    <w:rsid w:val="00716077"/>
    <w:rsid w:val="00716861"/>
    <w:rsid w:val="007170AE"/>
    <w:rsid w:val="0071775C"/>
    <w:rsid w:val="00717970"/>
    <w:rsid w:val="00717A6D"/>
    <w:rsid w:val="00717DAC"/>
    <w:rsid w:val="00717E4F"/>
    <w:rsid w:val="00720155"/>
    <w:rsid w:val="00720642"/>
    <w:rsid w:val="00720F19"/>
    <w:rsid w:val="007217C1"/>
    <w:rsid w:val="00721833"/>
    <w:rsid w:val="00721E06"/>
    <w:rsid w:val="00722086"/>
    <w:rsid w:val="007224F4"/>
    <w:rsid w:val="007229BE"/>
    <w:rsid w:val="00722A7E"/>
    <w:rsid w:val="00723273"/>
    <w:rsid w:val="007245C1"/>
    <w:rsid w:val="007245F5"/>
    <w:rsid w:val="00725C44"/>
    <w:rsid w:val="007266F8"/>
    <w:rsid w:val="00726A08"/>
    <w:rsid w:val="007274E1"/>
    <w:rsid w:val="00727A45"/>
    <w:rsid w:val="00727AE8"/>
    <w:rsid w:val="00727C96"/>
    <w:rsid w:val="00727EC4"/>
    <w:rsid w:val="007303F5"/>
    <w:rsid w:val="0073088C"/>
    <w:rsid w:val="00730A59"/>
    <w:rsid w:val="00730B42"/>
    <w:rsid w:val="00730E2D"/>
    <w:rsid w:val="00731154"/>
    <w:rsid w:val="0073153E"/>
    <w:rsid w:val="0073199B"/>
    <w:rsid w:val="00731B3E"/>
    <w:rsid w:val="007320AA"/>
    <w:rsid w:val="007322F6"/>
    <w:rsid w:val="007327FA"/>
    <w:rsid w:val="007328DA"/>
    <w:rsid w:val="00732D79"/>
    <w:rsid w:val="007338A2"/>
    <w:rsid w:val="00733937"/>
    <w:rsid w:val="007345B1"/>
    <w:rsid w:val="00734E78"/>
    <w:rsid w:val="00735011"/>
    <w:rsid w:val="007367E9"/>
    <w:rsid w:val="00736DC3"/>
    <w:rsid w:val="00737968"/>
    <w:rsid w:val="00737E74"/>
    <w:rsid w:val="007415BC"/>
    <w:rsid w:val="0074160B"/>
    <w:rsid w:val="00741743"/>
    <w:rsid w:val="00741821"/>
    <w:rsid w:val="00741935"/>
    <w:rsid w:val="0074469E"/>
    <w:rsid w:val="0074477B"/>
    <w:rsid w:val="00744E67"/>
    <w:rsid w:val="00745192"/>
    <w:rsid w:val="0074568C"/>
    <w:rsid w:val="00746492"/>
    <w:rsid w:val="00746B11"/>
    <w:rsid w:val="00747953"/>
    <w:rsid w:val="00747E54"/>
    <w:rsid w:val="00750130"/>
    <w:rsid w:val="007521D7"/>
    <w:rsid w:val="00752539"/>
    <w:rsid w:val="00752B4A"/>
    <w:rsid w:val="00752B8E"/>
    <w:rsid w:val="007530FA"/>
    <w:rsid w:val="007532DC"/>
    <w:rsid w:val="00753B7F"/>
    <w:rsid w:val="007543AE"/>
    <w:rsid w:val="00754BD5"/>
    <w:rsid w:val="00754F3C"/>
    <w:rsid w:val="00755484"/>
    <w:rsid w:val="0075561A"/>
    <w:rsid w:val="00755DCD"/>
    <w:rsid w:val="00755E5A"/>
    <w:rsid w:val="00755EE9"/>
    <w:rsid w:val="00756027"/>
    <w:rsid w:val="007561D7"/>
    <w:rsid w:val="007565EF"/>
    <w:rsid w:val="00756670"/>
    <w:rsid w:val="00756BEE"/>
    <w:rsid w:val="00757B93"/>
    <w:rsid w:val="00757D3E"/>
    <w:rsid w:val="007606CA"/>
    <w:rsid w:val="00760861"/>
    <w:rsid w:val="00760F8A"/>
    <w:rsid w:val="00761041"/>
    <w:rsid w:val="007618E8"/>
    <w:rsid w:val="00761AC8"/>
    <w:rsid w:val="00761AEA"/>
    <w:rsid w:val="00761D1C"/>
    <w:rsid w:val="00761E14"/>
    <w:rsid w:val="007622B2"/>
    <w:rsid w:val="007636DA"/>
    <w:rsid w:val="007636ED"/>
    <w:rsid w:val="00763B4A"/>
    <w:rsid w:val="00763C58"/>
    <w:rsid w:val="00763DF9"/>
    <w:rsid w:val="00765FE7"/>
    <w:rsid w:val="00766385"/>
    <w:rsid w:val="00766D5A"/>
    <w:rsid w:val="0076757F"/>
    <w:rsid w:val="00767812"/>
    <w:rsid w:val="00767A61"/>
    <w:rsid w:val="00767D51"/>
    <w:rsid w:val="0077048F"/>
    <w:rsid w:val="007706ED"/>
    <w:rsid w:val="00770BBE"/>
    <w:rsid w:val="00771320"/>
    <w:rsid w:val="00771A60"/>
    <w:rsid w:val="00771E45"/>
    <w:rsid w:val="00771F68"/>
    <w:rsid w:val="0077296D"/>
    <w:rsid w:val="00772E8B"/>
    <w:rsid w:val="00773236"/>
    <w:rsid w:val="007736EF"/>
    <w:rsid w:val="0077406D"/>
    <w:rsid w:val="00774118"/>
    <w:rsid w:val="0077445D"/>
    <w:rsid w:val="007746A3"/>
    <w:rsid w:val="007750BC"/>
    <w:rsid w:val="00775AF1"/>
    <w:rsid w:val="0077604F"/>
    <w:rsid w:val="00776946"/>
    <w:rsid w:val="00776987"/>
    <w:rsid w:val="00776A52"/>
    <w:rsid w:val="00776B8B"/>
    <w:rsid w:val="00777789"/>
    <w:rsid w:val="00777A9D"/>
    <w:rsid w:val="00780212"/>
    <w:rsid w:val="0078050D"/>
    <w:rsid w:val="007806AC"/>
    <w:rsid w:val="0078168E"/>
    <w:rsid w:val="00781958"/>
    <w:rsid w:val="00781CBC"/>
    <w:rsid w:val="00781ED6"/>
    <w:rsid w:val="007821FA"/>
    <w:rsid w:val="007826E6"/>
    <w:rsid w:val="00782E33"/>
    <w:rsid w:val="00783003"/>
    <w:rsid w:val="0078304F"/>
    <w:rsid w:val="007833E8"/>
    <w:rsid w:val="00783D6A"/>
    <w:rsid w:val="00783DFA"/>
    <w:rsid w:val="007845D7"/>
    <w:rsid w:val="007850BE"/>
    <w:rsid w:val="00785CB9"/>
    <w:rsid w:val="00786657"/>
    <w:rsid w:val="00786E3E"/>
    <w:rsid w:val="007870F7"/>
    <w:rsid w:val="00787501"/>
    <w:rsid w:val="0078769B"/>
    <w:rsid w:val="0078796F"/>
    <w:rsid w:val="00787B17"/>
    <w:rsid w:val="00787B6A"/>
    <w:rsid w:val="00790BEC"/>
    <w:rsid w:val="0079113B"/>
    <w:rsid w:val="0079129F"/>
    <w:rsid w:val="007917B8"/>
    <w:rsid w:val="007917C4"/>
    <w:rsid w:val="00791E74"/>
    <w:rsid w:val="00792054"/>
    <w:rsid w:val="0079253F"/>
    <w:rsid w:val="007926CC"/>
    <w:rsid w:val="00792E3B"/>
    <w:rsid w:val="00793126"/>
    <w:rsid w:val="007934AB"/>
    <w:rsid w:val="007934BF"/>
    <w:rsid w:val="00793A7D"/>
    <w:rsid w:val="00794F3D"/>
    <w:rsid w:val="007951E3"/>
    <w:rsid w:val="00795676"/>
    <w:rsid w:val="0079627D"/>
    <w:rsid w:val="007964A8"/>
    <w:rsid w:val="0079688A"/>
    <w:rsid w:val="00796B0A"/>
    <w:rsid w:val="00796DE2"/>
    <w:rsid w:val="00796EBD"/>
    <w:rsid w:val="007972D2"/>
    <w:rsid w:val="00797A15"/>
    <w:rsid w:val="007A0094"/>
    <w:rsid w:val="007A033B"/>
    <w:rsid w:val="007A07F5"/>
    <w:rsid w:val="007A0920"/>
    <w:rsid w:val="007A0A04"/>
    <w:rsid w:val="007A0F76"/>
    <w:rsid w:val="007A1307"/>
    <w:rsid w:val="007A1419"/>
    <w:rsid w:val="007A142F"/>
    <w:rsid w:val="007A17FA"/>
    <w:rsid w:val="007A2337"/>
    <w:rsid w:val="007A28C1"/>
    <w:rsid w:val="007A293C"/>
    <w:rsid w:val="007A29CB"/>
    <w:rsid w:val="007A2DE1"/>
    <w:rsid w:val="007A315F"/>
    <w:rsid w:val="007A328E"/>
    <w:rsid w:val="007A3403"/>
    <w:rsid w:val="007A3775"/>
    <w:rsid w:val="007A393F"/>
    <w:rsid w:val="007A464C"/>
    <w:rsid w:val="007A4AD6"/>
    <w:rsid w:val="007A520B"/>
    <w:rsid w:val="007A6030"/>
    <w:rsid w:val="007A66A6"/>
    <w:rsid w:val="007A6BAF"/>
    <w:rsid w:val="007A7336"/>
    <w:rsid w:val="007A7360"/>
    <w:rsid w:val="007A75C5"/>
    <w:rsid w:val="007A78EE"/>
    <w:rsid w:val="007A7D06"/>
    <w:rsid w:val="007B0879"/>
    <w:rsid w:val="007B2A9A"/>
    <w:rsid w:val="007B2E50"/>
    <w:rsid w:val="007B307B"/>
    <w:rsid w:val="007B3410"/>
    <w:rsid w:val="007B3D76"/>
    <w:rsid w:val="007B40B1"/>
    <w:rsid w:val="007B4171"/>
    <w:rsid w:val="007B4862"/>
    <w:rsid w:val="007B489A"/>
    <w:rsid w:val="007B4C31"/>
    <w:rsid w:val="007B557F"/>
    <w:rsid w:val="007B57B9"/>
    <w:rsid w:val="007B6E1E"/>
    <w:rsid w:val="007B72B9"/>
    <w:rsid w:val="007B73CF"/>
    <w:rsid w:val="007B743E"/>
    <w:rsid w:val="007B74E6"/>
    <w:rsid w:val="007B7E73"/>
    <w:rsid w:val="007C01E4"/>
    <w:rsid w:val="007C0664"/>
    <w:rsid w:val="007C130E"/>
    <w:rsid w:val="007C1961"/>
    <w:rsid w:val="007C283B"/>
    <w:rsid w:val="007C28EE"/>
    <w:rsid w:val="007C328A"/>
    <w:rsid w:val="007C34E1"/>
    <w:rsid w:val="007C3F72"/>
    <w:rsid w:val="007C3FD7"/>
    <w:rsid w:val="007C50A8"/>
    <w:rsid w:val="007C53F5"/>
    <w:rsid w:val="007C5709"/>
    <w:rsid w:val="007C65E9"/>
    <w:rsid w:val="007C66EC"/>
    <w:rsid w:val="007C6DB7"/>
    <w:rsid w:val="007C6ED0"/>
    <w:rsid w:val="007C7363"/>
    <w:rsid w:val="007C7A53"/>
    <w:rsid w:val="007C7D64"/>
    <w:rsid w:val="007D0150"/>
    <w:rsid w:val="007D0502"/>
    <w:rsid w:val="007D1C93"/>
    <w:rsid w:val="007D22BB"/>
    <w:rsid w:val="007D2C37"/>
    <w:rsid w:val="007D30F5"/>
    <w:rsid w:val="007D339F"/>
    <w:rsid w:val="007D3F16"/>
    <w:rsid w:val="007D440B"/>
    <w:rsid w:val="007D4449"/>
    <w:rsid w:val="007D5F08"/>
    <w:rsid w:val="007D5F54"/>
    <w:rsid w:val="007D616E"/>
    <w:rsid w:val="007D6B2F"/>
    <w:rsid w:val="007D6F29"/>
    <w:rsid w:val="007D7548"/>
    <w:rsid w:val="007D7E2E"/>
    <w:rsid w:val="007E1419"/>
    <w:rsid w:val="007E21BC"/>
    <w:rsid w:val="007E29EF"/>
    <w:rsid w:val="007E36F2"/>
    <w:rsid w:val="007E3CF3"/>
    <w:rsid w:val="007E3F31"/>
    <w:rsid w:val="007E4D4C"/>
    <w:rsid w:val="007E57CB"/>
    <w:rsid w:val="007E5B41"/>
    <w:rsid w:val="007E5E3C"/>
    <w:rsid w:val="007E6289"/>
    <w:rsid w:val="007E68D6"/>
    <w:rsid w:val="007E6935"/>
    <w:rsid w:val="007E7072"/>
    <w:rsid w:val="007E7A01"/>
    <w:rsid w:val="007F036C"/>
    <w:rsid w:val="007F15D1"/>
    <w:rsid w:val="007F1A20"/>
    <w:rsid w:val="007F1AF3"/>
    <w:rsid w:val="007F1D35"/>
    <w:rsid w:val="007F1EEC"/>
    <w:rsid w:val="007F2378"/>
    <w:rsid w:val="007F23DB"/>
    <w:rsid w:val="007F26AE"/>
    <w:rsid w:val="007F29DA"/>
    <w:rsid w:val="007F2C49"/>
    <w:rsid w:val="007F40FF"/>
    <w:rsid w:val="007F444C"/>
    <w:rsid w:val="007F47B4"/>
    <w:rsid w:val="007F5B5E"/>
    <w:rsid w:val="007F5DB6"/>
    <w:rsid w:val="007F6523"/>
    <w:rsid w:val="007F6924"/>
    <w:rsid w:val="007F702F"/>
    <w:rsid w:val="007F7E8A"/>
    <w:rsid w:val="007F7EA9"/>
    <w:rsid w:val="007F7F31"/>
    <w:rsid w:val="008000D6"/>
    <w:rsid w:val="00800407"/>
    <w:rsid w:val="00800803"/>
    <w:rsid w:val="0080195C"/>
    <w:rsid w:val="008024DE"/>
    <w:rsid w:val="008024EE"/>
    <w:rsid w:val="008025F6"/>
    <w:rsid w:val="008026D2"/>
    <w:rsid w:val="00802A24"/>
    <w:rsid w:val="00802ABD"/>
    <w:rsid w:val="00802D3A"/>
    <w:rsid w:val="00802E29"/>
    <w:rsid w:val="00802F1A"/>
    <w:rsid w:val="00803013"/>
    <w:rsid w:val="00803521"/>
    <w:rsid w:val="00803E94"/>
    <w:rsid w:val="00804056"/>
    <w:rsid w:val="00804286"/>
    <w:rsid w:val="00805450"/>
    <w:rsid w:val="00805A1A"/>
    <w:rsid w:val="00806F4E"/>
    <w:rsid w:val="0081015E"/>
    <w:rsid w:val="0081027C"/>
    <w:rsid w:val="008102B7"/>
    <w:rsid w:val="008106F8"/>
    <w:rsid w:val="0081163C"/>
    <w:rsid w:val="00812CAB"/>
    <w:rsid w:val="00813B93"/>
    <w:rsid w:val="00814015"/>
    <w:rsid w:val="008149FF"/>
    <w:rsid w:val="00814E98"/>
    <w:rsid w:val="008155E6"/>
    <w:rsid w:val="00815FCF"/>
    <w:rsid w:val="008166A9"/>
    <w:rsid w:val="00816DB9"/>
    <w:rsid w:val="00817385"/>
    <w:rsid w:val="00817BCA"/>
    <w:rsid w:val="008204F2"/>
    <w:rsid w:val="008206A7"/>
    <w:rsid w:val="00820B31"/>
    <w:rsid w:val="00820EE4"/>
    <w:rsid w:val="00820EF6"/>
    <w:rsid w:val="00820F7F"/>
    <w:rsid w:val="0082127E"/>
    <w:rsid w:val="008214CB"/>
    <w:rsid w:val="00821620"/>
    <w:rsid w:val="0082220E"/>
    <w:rsid w:val="008225BF"/>
    <w:rsid w:val="0082283B"/>
    <w:rsid w:val="00823624"/>
    <w:rsid w:val="00824971"/>
    <w:rsid w:val="00824E1E"/>
    <w:rsid w:val="00825279"/>
    <w:rsid w:val="0082546E"/>
    <w:rsid w:val="008254E9"/>
    <w:rsid w:val="00825D4B"/>
    <w:rsid w:val="008266CD"/>
    <w:rsid w:val="008269B6"/>
    <w:rsid w:val="00826A59"/>
    <w:rsid w:val="00827B1C"/>
    <w:rsid w:val="00827CC3"/>
    <w:rsid w:val="00827D9F"/>
    <w:rsid w:val="00827DB0"/>
    <w:rsid w:val="0083005B"/>
    <w:rsid w:val="0083023A"/>
    <w:rsid w:val="008305E6"/>
    <w:rsid w:val="008305FE"/>
    <w:rsid w:val="00830999"/>
    <w:rsid w:val="00830F52"/>
    <w:rsid w:val="00831F86"/>
    <w:rsid w:val="00832279"/>
    <w:rsid w:val="00832605"/>
    <w:rsid w:val="008333E8"/>
    <w:rsid w:val="00834465"/>
    <w:rsid w:val="008345F2"/>
    <w:rsid w:val="00834E76"/>
    <w:rsid w:val="00834F98"/>
    <w:rsid w:val="00834FDA"/>
    <w:rsid w:val="0083525E"/>
    <w:rsid w:val="00835496"/>
    <w:rsid w:val="008357AC"/>
    <w:rsid w:val="00835A23"/>
    <w:rsid w:val="00835AD4"/>
    <w:rsid w:val="00835F50"/>
    <w:rsid w:val="008363BA"/>
    <w:rsid w:val="008369D6"/>
    <w:rsid w:val="00837577"/>
    <w:rsid w:val="00837B45"/>
    <w:rsid w:val="00837D1D"/>
    <w:rsid w:val="008400C7"/>
    <w:rsid w:val="0084038F"/>
    <w:rsid w:val="00840626"/>
    <w:rsid w:val="008407D8"/>
    <w:rsid w:val="0084097C"/>
    <w:rsid w:val="00841A8A"/>
    <w:rsid w:val="00841E9A"/>
    <w:rsid w:val="00841F23"/>
    <w:rsid w:val="008427D0"/>
    <w:rsid w:val="00842850"/>
    <w:rsid w:val="00842993"/>
    <w:rsid w:val="00843253"/>
    <w:rsid w:val="00843354"/>
    <w:rsid w:val="008433DE"/>
    <w:rsid w:val="008433E3"/>
    <w:rsid w:val="0084450E"/>
    <w:rsid w:val="008447FA"/>
    <w:rsid w:val="00844E32"/>
    <w:rsid w:val="008464FB"/>
    <w:rsid w:val="00846714"/>
    <w:rsid w:val="00846D27"/>
    <w:rsid w:val="00846D41"/>
    <w:rsid w:val="00847333"/>
    <w:rsid w:val="0084768B"/>
    <w:rsid w:val="00847CB0"/>
    <w:rsid w:val="008505AC"/>
    <w:rsid w:val="00850735"/>
    <w:rsid w:val="0085169E"/>
    <w:rsid w:val="00851B10"/>
    <w:rsid w:val="00851EB8"/>
    <w:rsid w:val="0085233A"/>
    <w:rsid w:val="008529EE"/>
    <w:rsid w:val="00852C53"/>
    <w:rsid w:val="00852C8A"/>
    <w:rsid w:val="00852EA6"/>
    <w:rsid w:val="00853095"/>
    <w:rsid w:val="00854244"/>
    <w:rsid w:val="00854553"/>
    <w:rsid w:val="00856787"/>
    <w:rsid w:val="0085697F"/>
    <w:rsid w:val="00856A29"/>
    <w:rsid w:val="00856BDC"/>
    <w:rsid w:val="00856E27"/>
    <w:rsid w:val="008572C0"/>
    <w:rsid w:val="008572D0"/>
    <w:rsid w:val="00857421"/>
    <w:rsid w:val="008576EC"/>
    <w:rsid w:val="0085793D"/>
    <w:rsid w:val="00857B3C"/>
    <w:rsid w:val="00860FE7"/>
    <w:rsid w:val="00861CCC"/>
    <w:rsid w:val="00861EF2"/>
    <w:rsid w:val="00861FA5"/>
    <w:rsid w:val="00862417"/>
    <w:rsid w:val="008627CB"/>
    <w:rsid w:val="00862E8F"/>
    <w:rsid w:val="00863009"/>
    <w:rsid w:val="008631F5"/>
    <w:rsid w:val="00863746"/>
    <w:rsid w:val="0086485D"/>
    <w:rsid w:val="00864AEA"/>
    <w:rsid w:val="00865B33"/>
    <w:rsid w:val="008662F9"/>
    <w:rsid w:val="00866701"/>
    <w:rsid w:val="00866902"/>
    <w:rsid w:val="008669C1"/>
    <w:rsid w:val="00866CEA"/>
    <w:rsid w:val="00866FB8"/>
    <w:rsid w:val="00867856"/>
    <w:rsid w:val="00870395"/>
    <w:rsid w:val="008709A2"/>
    <w:rsid w:val="00870CB9"/>
    <w:rsid w:val="00870CC6"/>
    <w:rsid w:val="00871F24"/>
    <w:rsid w:val="00871FB8"/>
    <w:rsid w:val="00872B48"/>
    <w:rsid w:val="00873167"/>
    <w:rsid w:val="0087358C"/>
    <w:rsid w:val="00873AA9"/>
    <w:rsid w:val="008746E4"/>
    <w:rsid w:val="00874F5D"/>
    <w:rsid w:val="00875093"/>
    <w:rsid w:val="008757CF"/>
    <w:rsid w:val="00875862"/>
    <w:rsid w:val="00875A2F"/>
    <w:rsid w:val="00875B86"/>
    <w:rsid w:val="008762D6"/>
    <w:rsid w:val="0087664B"/>
    <w:rsid w:val="00876E0D"/>
    <w:rsid w:val="00877E79"/>
    <w:rsid w:val="00880A9D"/>
    <w:rsid w:val="00880BA2"/>
    <w:rsid w:val="00880BF5"/>
    <w:rsid w:val="00880C19"/>
    <w:rsid w:val="0088121A"/>
    <w:rsid w:val="0088163A"/>
    <w:rsid w:val="0088233A"/>
    <w:rsid w:val="00882828"/>
    <w:rsid w:val="00882D3C"/>
    <w:rsid w:val="00882E89"/>
    <w:rsid w:val="00883209"/>
    <w:rsid w:val="0088398C"/>
    <w:rsid w:val="00883CC8"/>
    <w:rsid w:val="00884428"/>
    <w:rsid w:val="00884489"/>
    <w:rsid w:val="00884F3A"/>
    <w:rsid w:val="00885293"/>
    <w:rsid w:val="0088533A"/>
    <w:rsid w:val="00885375"/>
    <w:rsid w:val="00885535"/>
    <w:rsid w:val="00885A77"/>
    <w:rsid w:val="00886B50"/>
    <w:rsid w:val="00886BCE"/>
    <w:rsid w:val="008877EE"/>
    <w:rsid w:val="00887930"/>
    <w:rsid w:val="00887D76"/>
    <w:rsid w:val="00887E22"/>
    <w:rsid w:val="008907FA"/>
    <w:rsid w:val="00893D2F"/>
    <w:rsid w:val="00893D6E"/>
    <w:rsid w:val="008954E5"/>
    <w:rsid w:val="008968F0"/>
    <w:rsid w:val="00897BC2"/>
    <w:rsid w:val="008A0DF1"/>
    <w:rsid w:val="008A0E6C"/>
    <w:rsid w:val="008A132F"/>
    <w:rsid w:val="008A1CD1"/>
    <w:rsid w:val="008A21C9"/>
    <w:rsid w:val="008A23E4"/>
    <w:rsid w:val="008A277A"/>
    <w:rsid w:val="008A37DB"/>
    <w:rsid w:val="008A42A2"/>
    <w:rsid w:val="008A435D"/>
    <w:rsid w:val="008A43D0"/>
    <w:rsid w:val="008A457C"/>
    <w:rsid w:val="008A4F1D"/>
    <w:rsid w:val="008A53DE"/>
    <w:rsid w:val="008A695E"/>
    <w:rsid w:val="008A731E"/>
    <w:rsid w:val="008A75D6"/>
    <w:rsid w:val="008A7C8A"/>
    <w:rsid w:val="008A7E4E"/>
    <w:rsid w:val="008B0767"/>
    <w:rsid w:val="008B14EA"/>
    <w:rsid w:val="008B1B11"/>
    <w:rsid w:val="008B1D01"/>
    <w:rsid w:val="008B259D"/>
    <w:rsid w:val="008B283A"/>
    <w:rsid w:val="008B28CA"/>
    <w:rsid w:val="008B35BD"/>
    <w:rsid w:val="008B3637"/>
    <w:rsid w:val="008B3CEC"/>
    <w:rsid w:val="008B4C1A"/>
    <w:rsid w:val="008B4EFB"/>
    <w:rsid w:val="008B5C63"/>
    <w:rsid w:val="008B5D81"/>
    <w:rsid w:val="008B635E"/>
    <w:rsid w:val="008B6E48"/>
    <w:rsid w:val="008B7562"/>
    <w:rsid w:val="008B75C3"/>
    <w:rsid w:val="008C039A"/>
    <w:rsid w:val="008C04A8"/>
    <w:rsid w:val="008C0562"/>
    <w:rsid w:val="008C09C1"/>
    <w:rsid w:val="008C1235"/>
    <w:rsid w:val="008C1589"/>
    <w:rsid w:val="008C1DF8"/>
    <w:rsid w:val="008C24C7"/>
    <w:rsid w:val="008C2573"/>
    <w:rsid w:val="008C2EDA"/>
    <w:rsid w:val="008C2EFF"/>
    <w:rsid w:val="008C3201"/>
    <w:rsid w:val="008C364F"/>
    <w:rsid w:val="008C42E1"/>
    <w:rsid w:val="008C436E"/>
    <w:rsid w:val="008C451B"/>
    <w:rsid w:val="008C50FA"/>
    <w:rsid w:val="008C5BF2"/>
    <w:rsid w:val="008C690F"/>
    <w:rsid w:val="008C6A12"/>
    <w:rsid w:val="008C74EA"/>
    <w:rsid w:val="008C76AE"/>
    <w:rsid w:val="008C7771"/>
    <w:rsid w:val="008C7C10"/>
    <w:rsid w:val="008C7DB7"/>
    <w:rsid w:val="008D06A8"/>
    <w:rsid w:val="008D0BDB"/>
    <w:rsid w:val="008D0EEF"/>
    <w:rsid w:val="008D0F47"/>
    <w:rsid w:val="008D1A27"/>
    <w:rsid w:val="008D1BC5"/>
    <w:rsid w:val="008D2C52"/>
    <w:rsid w:val="008D324D"/>
    <w:rsid w:val="008D3B6E"/>
    <w:rsid w:val="008D3BBA"/>
    <w:rsid w:val="008D4171"/>
    <w:rsid w:val="008D4181"/>
    <w:rsid w:val="008D418F"/>
    <w:rsid w:val="008D41DB"/>
    <w:rsid w:val="008D41F7"/>
    <w:rsid w:val="008D4AF2"/>
    <w:rsid w:val="008D5798"/>
    <w:rsid w:val="008D5C12"/>
    <w:rsid w:val="008D6C90"/>
    <w:rsid w:val="008D7948"/>
    <w:rsid w:val="008E0243"/>
    <w:rsid w:val="008E0B2C"/>
    <w:rsid w:val="008E0E79"/>
    <w:rsid w:val="008E29F6"/>
    <w:rsid w:val="008E45D9"/>
    <w:rsid w:val="008E45F6"/>
    <w:rsid w:val="008E4753"/>
    <w:rsid w:val="008E483A"/>
    <w:rsid w:val="008E4EF2"/>
    <w:rsid w:val="008E5B71"/>
    <w:rsid w:val="008E6CA4"/>
    <w:rsid w:val="008E6F24"/>
    <w:rsid w:val="008E706A"/>
    <w:rsid w:val="008E710D"/>
    <w:rsid w:val="008E7E48"/>
    <w:rsid w:val="008F0F52"/>
    <w:rsid w:val="008F11FE"/>
    <w:rsid w:val="008F12CE"/>
    <w:rsid w:val="008F1720"/>
    <w:rsid w:val="008F1894"/>
    <w:rsid w:val="008F18CF"/>
    <w:rsid w:val="008F1A2C"/>
    <w:rsid w:val="008F2277"/>
    <w:rsid w:val="008F3208"/>
    <w:rsid w:val="008F3549"/>
    <w:rsid w:val="008F41D2"/>
    <w:rsid w:val="008F46EE"/>
    <w:rsid w:val="008F509B"/>
    <w:rsid w:val="008F582C"/>
    <w:rsid w:val="008F6A0D"/>
    <w:rsid w:val="008F6A46"/>
    <w:rsid w:val="008F6AF8"/>
    <w:rsid w:val="008F6D45"/>
    <w:rsid w:val="008F7198"/>
    <w:rsid w:val="008F734C"/>
    <w:rsid w:val="008F7D9B"/>
    <w:rsid w:val="008F7F8E"/>
    <w:rsid w:val="0090027C"/>
    <w:rsid w:val="00900527"/>
    <w:rsid w:val="00900AE2"/>
    <w:rsid w:val="00901055"/>
    <w:rsid w:val="009010C2"/>
    <w:rsid w:val="009011D2"/>
    <w:rsid w:val="0090170C"/>
    <w:rsid w:val="00901CEE"/>
    <w:rsid w:val="00901F2F"/>
    <w:rsid w:val="0090261E"/>
    <w:rsid w:val="00902F79"/>
    <w:rsid w:val="009039A0"/>
    <w:rsid w:val="00903AF7"/>
    <w:rsid w:val="00903B48"/>
    <w:rsid w:val="00904649"/>
    <w:rsid w:val="00904FC4"/>
    <w:rsid w:val="009059F5"/>
    <w:rsid w:val="00905AD9"/>
    <w:rsid w:val="00905B91"/>
    <w:rsid w:val="0090634C"/>
    <w:rsid w:val="00906386"/>
    <w:rsid w:val="0090668F"/>
    <w:rsid w:val="00907034"/>
    <w:rsid w:val="00907147"/>
    <w:rsid w:val="00907423"/>
    <w:rsid w:val="00907499"/>
    <w:rsid w:val="00907704"/>
    <w:rsid w:val="00907D07"/>
    <w:rsid w:val="00910530"/>
    <w:rsid w:val="0091094D"/>
    <w:rsid w:val="0091096C"/>
    <w:rsid w:val="00910CBD"/>
    <w:rsid w:val="0091119B"/>
    <w:rsid w:val="009113AC"/>
    <w:rsid w:val="009113BE"/>
    <w:rsid w:val="00911B6D"/>
    <w:rsid w:val="00911DA7"/>
    <w:rsid w:val="009125A3"/>
    <w:rsid w:val="0091331C"/>
    <w:rsid w:val="0091397C"/>
    <w:rsid w:val="009139A5"/>
    <w:rsid w:val="00913ECF"/>
    <w:rsid w:val="00913F84"/>
    <w:rsid w:val="009143E9"/>
    <w:rsid w:val="009144BC"/>
    <w:rsid w:val="00914647"/>
    <w:rsid w:val="009148CA"/>
    <w:rsid w:val="00914BC7"/>
    <w:rsid w:val="00914D1A"/>
    <w:rsid w:val="00915294"/>
    <w:rsid w:val="00915832"/>
    <w:rsid w:val="0091605A"/>
    <w:rsid w:val="00916501"/>
    <w:rsid w:val="0091755F"/>
    <w:rsid w:val="009200D0"/>
    <w:rsid w:val="00920C4A"/>
    <w:rsid w:val="009216E6"/>
    <w:rsid w:val="00921760"/>
    <w:rsid w:val="00921997"/>
    <w:rsid w:val="00921B1E"/>
    <w:rsid w:val="00921D47"/>
    <w:rsid w:val="0092267C"/>
    <w:rsid w:val="009226A0"/>
    <w:rsid w:val="00922E04"/>
    <w:rsid w:val="00923344"/>
    <w:rsid w:val="00923967"/>
    <w:rsid w:val="009242D5"/>
    <w:rsid w:val="00924E08"/>
    <w:rsid w:val="00924E0E"/>
    <w:rsid w:val="0092521B"/>
    <w:rsid w:val="0092559F"/>
    <w:rsid w:val="00925B94"/>
    <w:rsid w:val="00925EA0"/>
    <w:rsid w:val="0092621E"/>
    <w:rsid w:val="00926337"/>
    <w:rsid w:val="00926864"/>
    <w:rsid w:val="00926918"/>
    <w:rsid w:val="00926ADA"/>
    <w:rsid w:val="00926C6D"/>
    <w:rsid w:val="00926CAF"/>
    <w:rsid w:val="009272ED"/>
    <w:rsid w:val="00927347"/>
    <w:rsid w:val="0092757F"/>
    <w:rsid w:val="00930137"/>
    <w:rsid w:val="009301AA"/>
    <w:rsid w:val="00930BAF"/>
    <w:rsid w:val="00930E21"/>
    <w:rsid w:val="00931182"/>
    <w:rsid w:val="0093163A"/>
    <w:rsid w:val="0093202F"/>
    <w:rsid w:val="00932C98"/>
    <w:rsid w:val="00932DBD"/>
    <w:rsid w:val="00932FA6"/>
    <w:rsid w:val="009338CB"/>
    <w:rsid w:val="00933AC1"/>
    <w:rsid w:val="00933C9B"/>
    <w:rsid w:val="0093435E"/>
    <w:rsid w:val="00934808"/>
    <w:rsid w:val="00934EBF"/>
    <w:rsid w:val="0093510F"/>
    <w:rsid w:val="00935193"/>
    <w:rsid w:val="009351F9"/>
    <w:rsid w:val="009355BC"/>
    <w:rsid w:val="009361F2"/>
    <w:rsid w:val="00936BA2"/>
    <w:rsid w:val="00937A37"/>
    <w:rsid w:val="00941886"/>
    <w:rsid w:val="00941CBD"/>
    <w:rsid w:val="00942A1D"/>
    <w:rsid w:val="00942ACA"/>
    <w:rsid w:val="00942E4D"/>
    <w:rsid w:val="00943010"/>
    <w:rsid w:val="00943197"/>
    <w:rsid w:val="00943432"/>
    <w:rsid w:val="009435C1"/>
    <w:rsid w:val="00943E7A"/>
    <w:rsid w:val="00944004"/>
    <w:rsid w:val="009441A5"/>
    <w:rsid w:val="009446D9"/>
    <w:rsid w:val="00944B0C"/>
    <w:rsid w:val="00945132"/>
    <w:rsid w:val="0094528D"/>
    <w:rsid w:val="00945312"/>
    <w:rsid w:val="0094545D"/>
    <w:rsid w:val="009456F6"/>
    <w:rsid w:val="00945BF3"/>
    <w:rsid w:val="009461F7"/>
    <w:rsid w:val="00946FA0"/>
    <w:rsid w:val="0094717F"/>
    <w:rsid w:val="009477BE"/>
    <w:rsid w:val="00947A38"/>
    <w:rsid w:val="00947A65"/>
    <w:rsid w:val="00947D12"/>
    <w:rsid w:val="0095009B"/>
    <w:rsid w:val="0095071D"/>
    <w:rsid w:val="009507D7"/>
    <w:rsid w:val="00950B00"/>
    <w:rsid w:val="00950BE1"/>
    <w:rsid w:val="00950F64"/>
    <w:rsid w:val="00951192"/>
    <w:rsid w:val="009513B0"/>
    <w:rsid w:val="00953840"/>
    <w:rsid w:val="009547FE"/>
    <w:rsid w:val="009553B0"/>
    <w:rsid w:val="009554DE"/>
    <w:rsid w:val="009554E8"/>
    <w:rsid w:val="00955550"/>
    <w:rsid w:val="00955F27"/>
    <w:rsid w:val="00956698"/>
    <w:rsid w:val="00956925"/>
    <w:rsid w:val="00957545"/>
    <w:rsid w:val="0095792F"/>
    <w:rsid w:val="00960CBB"/>
    <w:rsid w:val="009611B1"/>
    <w:rsid w:val="00962479"/>
    <w:rsid w:val="009624A8"/>
    <w:rsid w:val="00962802"/>
    <w:rsid w:val="00962D79"/>
    <w:rsid w:val="009637EF"/>
    <w:rsid w:val="009642B6"/>
    <w:rsid w:val="00964784"/>
    <w:rsid w:val="00964A19"/>
    <w:rsid w:val="0096579C"/>
    <w:rsid w:val="00966388"/>
    <w:rsid w:val="00966402"/>
    <w:rsid w:val="00966496"/>
    <w:rsid w:val="0096689A"/>
    <w:rsid w:val="009668B7"/>
    <w:rsid w:val="0096726A"/>
    <w:rsid w:val="00967EB0"/>
    <w:rsid w:val="0097014A"/>
    <w:rsid w:val="00970B01"/>
    <w:rsid w:val="00970E4E"/>
    <w:rsid w:val="00970F5F"/>
    <w:rsid w:val="00970F8C"/>
    <w:rsid w:val="00971154"/>
    <w:rsid w:val="0097182E"/>
    <w:rsid w:val="00971D7C"/>
    <w:rsid w:val="00971E37"/>
    <w:rsid w:val="0097286E"/>
    <w:rsid w:val="009734D8"/>
    <w:rsid w:val="0097351D"/>
    <w:rsid w:val="009735B5"/>
    <w:rsid w:val="00973B35"/>
    <w:rsid w:val="00973C8E"/>
    <w:rsid w:val="00973D71"/>
    <w:rsid w:val="009741DB"/>
    <w:rsid w:val="00974AA1"/>
    <w:rsid w:val="00974BE0"/>
    <w:rsid w:val="00974C74"/>
    <w:rsid w:val="00975059"/>
    <w:rsid w:val="009750CB"/>
    <w:rsid w:val="0097515A"/>
    <w:rsid w:val="009753AA"/>
    <w:rsid w:val="00975B47"/>
    <w:rsid w:val="00975C0A"/>
    <w:rsid w:val="00975CE7"/>
    <w:rsid w:val="0097659F"/>
    <w:rsid w:val="009771D5"/>
    <w:rsid w:val="009772AC"/>
    <w:rsid w:val="00980203"/>
    <w:rsid w:val="009802AE"/>
    <w:rsid w:val="009804DB"/>
    <w:rsid w:val="0098127C"/>
    <w:rsid w:val="009817F3"/>
    <w:rsid w:val="0098253E"/>
    <w:rsid w:val="00982563"/>
    <w:rsid w:val="00982A1F"/>
    <w:rsid w:val="009836ED"/>
    <w:rsid w:val="009845A4"/>
    <w:rsid w:val="009846FA"/>
    <w:rsid w:val="009847D5"/>
    <w:rsid w:val="00984BDC"/>
    <w:rsid w:val="00984E8B"/>
    <w:rsid w:val="0098510A"/>
    <w:rsid w:val="00985D04"/>
    <w:rsid w:val="0098617E"/>
    <w:rsid w:val="00986D96"/>
    <w:rsid w:val="00990191"/>
    <w:rsid w:val="009904B6"/>
    <w:rsid w:val="00990DD2"/>
    <w:rsid w:val="00991FA1"/>
    <w:rsid w:val="0099239A"/>
    <w:rsid w:val="00992706"/>
    <w:rsid w:val="00992EE0"/>
    <w:rsid w:val="00993159"/>
    <w:rsid w:val="009939B4"/>
    <w:rsid w:val="00993BF8"/>
    <w:rsid w:val="00994E95"/>
    <w:rsid w:val="009968F1"/>
    <w:rsid w:val="009973A3"/>
    <w:rsid w:val="009977EE"/>
    <w:rsid w:val="009978B4"/>
    <w:rsid w:val="00997BB6"/>
    <w:rsid w:val="009A0418"/>
    <w:rsid w:val="009A1168"/>
    <w:rsid w:val="009A119F"/>
    <w:rsid w:val="009A18D7"/>
    <w:rsid w:val="009A1CB7"/>
    <w:rsid w:val="009A1FBF"/>
    <w:rsid w:val="009A259F"/>
    <w:rsid w:val="009A370B"/>
    <w:rsid w:val="009A4533"/>
    <w:rsid w:val="009A47B0"/>
    <w:rsid w:val="009A48F1"/>
    <w:rsid w:val="009A58C6"/>
    <w:rsid w:val="009A5D5E"/>
    <w:rsid w:val="009A6445"/>
    <w:rsid w:val="009A666F"/>
    <w:rsid w:val="009A6748"/>
    <w:rsid w:val="009A67BE"/>
    <w:rsid w:val="009A69A1"/>
    <w:rsid w:val="009A6A20"/>
    <w:rsid w:val="009A6F68"/>
    <w:rsid w:val="009A73FE"/>
    <w:rsid w:val="009A7B3D"/>
    <w:rsid w:val="009A7F9D"/>
    <w:rsid w:val="009B02B2"/>
    <w:rsid w:val="009B0423"/>
    <w:rsid w:val="009B06EC"/>
    <w:rsid w:val="009B0A31"/>
    <w:rsid w:val="009B0CF6"/>
    <w:rsid w:val="009B0D05"/>
    <w:rsid w:val="009B168F"/>
    <w:rsid w:val="009B18A3"/>
    <w:rsid w:val="009B19F0"/>
    <w:rsid w:val="009B1B0F"/>
    <w:rsid w:val="009B218D"/>
    <w:rsid w:val="009B233F"/>
    <w:rsid w:val="009B2342"/>
    <w:rsid w:val="009B238A"/>
    <w:rsid w:val="009B23DB"/>
    <w:rsid w:val="009B290A"/>
    <w:rsid w:val="009B2A39"/>
    <w:rsid w:val="009B2EE8"/>
    <w:rsid w:val="009B363B"/>
    <w:rsid w:val="009B3865"/>
    <w:rsid w:val="009B3B69"/>
    <w:rsid w:val="009B44DB"/>
    <w:rsid w:val="009B47EF"/>
    <w:rsid w:val="009B4C13"/>
    <w:rsid w:val="009B4DEB"/>
    <w:rsid w:val="009B54B1"/>
    <w:rsid w:val="009B58C5"/>
    <w:rsid w:val="009B63F8"/>
    <w:rsid w:val="009B643A"/>
    <w:rsid w:val="009B6BB9"/>
    <w:rsid w:val="009B6E6B"/>
    <w:rsid w:val="009B71BB"/>
    <w:rsid w:val="009B7867"/>
    <w:rsid w:val="009B7D50"/>
    <w:rsid w:val="009B7DF7"/>
    <w:rsid w:val="009C096D"/>
    <w:rsid w:val="009C1621"/>
    <w:rsid w:val="009C1C01"/>
    <w:rsid w:val="009C29B3"/>
    <w:rsid w:val="009C3014"/>
    <w:rsid w:val="009C4446"/>
    <w:rsid w:val="009C52A8"/>
    <w:rsid w:val="009C5463"/>
    <w:rsid w:val="009C58E2"/>
    <w:rsid w:val="009C5E66"/>
    <w:rsid w:val="009C6257"/>
    <w:rsid w:val="009C65CD"/>
    <w:rsid w:val="009C68CA"/>
    <w:rsid w:val="009C6956"/>
    <w:rsid w:val="009C6A26"/>
    <w:rsid w:val="009C6BA5"/>
    <w:rsid w:val="009C6F5F"/>
    <w:rsid w:val="009C799F"/>
    <w:rsid w:val="009C7CCA"/>
    <w:rsid w:val="009D0192"/>
    <w:rsid w:val="009D0633"/>
    <w:rsid w:val="009D15F5"/>
    <w:rsid w:val="009D1ABB"/>
    <w:rsid w:val="009D234C"/>
    <w:rsid w:val="009D26DF"/>
    <w:rsid w:val="009D2A39"/>
    <w:rsid w:val="009D2E78"/>
    <w:rsid w:val="009D2E91"/>
    <w:rsid w:val="009D39A9"/>
    <w:rsid w:val="009D44AD"/>
    <w:rsid w:val="009D456D"/>
    <w:rsid w:val="009D4A1E"/>
    <w:rsid w:val="009D50E1"/>
    <w:rsid w:val="009D5104"/>
    <w:rsid w:val="009D529F"/>
    <w:rsid w:val="009D5C42"/>
    <w:rsid w:val="009D6623"/>
    <w:rsid w:val="009D6A63"/>
    <w:rsid w:val="009D6D4E"/>
    <w:rsid w:val="009D7214"/>
    <w:rsid w:val="009D7262"/>
    <w:rsid w:val="009D747B"/>
    <w:rsid w:val="009D7AB1"/>
    <w:rsid w:val="009D7EB6"/>
    <w:rsid w:val="009E00AB"/>
    <w:rsid w:val="009E05CB"/>
    <w:rsid w:val="009E08A4"/>
    <w:rsid w:val="009E1320"/>
    <w:rsid w:val="009E19B0"/>
    <w:rsid w:val="009E1C1E"/>
    <w:rsid w:val="009E28F0"/>
    <w:rsid w:val="009E2A85"/>
    <w:rsid w:val="009E2C77"/>
    <w:rsid w:val="009E2DD5"/>
    <w:rsid w:val="009E2E53"/>
    <w:rsid w:val="009E3387"/>
    <w:rsid w:val="009E3808"/>
    <w:rsid w:val="009E48EF"/>
    <w:rsid w:val="009E4DFC"/>
    <w:rsid w:val="009E58EA"/>
    <w:rsid w:val="009E5B9B"/>
    <w:rsid w:val="009E5C07"/>
    <w:rsid w:val="009E641E"/>
    <w:rsid w:val="009E666A"/>
    <w:rsid w:val="009E7209"/>
    <w:rsid w:val="009E7452"/>
    <w:rsid w:val="009E783F"/>
    <w:rsid w:val="009E7A29"/>
    <w:rsid w:val="009E7E05"/>
    <w:rsid w:val="009F0C0B"/>
    <w:rsid w:val="009F0DDC"/>
    <w:rsid w:val="009F23E1"/>
    <w:rsid w:val="009F262C"/>
    <w:rsid w:val="009F267A"/>
    <w:rsid w:val="009F2EED"/>
    <w:rsid w:val="009F3251"/>
    <w:rsid w:val="009F365C"/>
    <w:rsid w:val="009F3787"/>
    <w:rsid w:val="009F3795"/>
    <w:rsid w:val="009F39BD"/>
    <w:rsid w:val="009F3BD1"/>
    <w:rsid w:val="009F40D0"/>
    <w:rsid w:val="009F4A6B"/>
    <w:rsid w:val="009F4A92"/>
    <w:rsid w:val="009F50BD"/>
    <w:rsid w:val="009F535A"/>
    <w:rsid w:val="009F6582"/>
    <w:rsid w:val="009F6828"/>
    <w:rsid w:val="009F6AEA"/>
    <w:rsid w:val="009F6FA6"/>
    <w:rsid w:val="009F7100"/>
    <w:rsid w:val="00A00163"/>
    <w:rsid w:val="00A00B69"/>
    <w:rsid w:val="00A00CCE"/>
    <w:rsid w:val="00A01109"/>
    <w:rsid w:val="00A0216C"/>
    <w:rsid w:val="00A02FDD"/>
    <w:rsid w:val="00A03066"/>
    <w:rsid w:val="00A03703"/>
    <w:rsid w:val="00A03AD4"/>
    <w:rsid w:val="00A040F3"/>
    <w:rsid w:val="00A043F4"/>
    <w:rsid w:val="00A046B9"/>
    <w:rsid w:val="00A04B2A"/>
    <w:rsid w:val="00A04D72"/>
    <w:rsid w:val="00A055BA"/>
    <w:rsid w:val="00A05D69"/>
    <w:rsid w:val="00A0647C"/>
    <w:rsid w:val="00A06989"/>
    <w:rsid w:val="00A06AC8"/>
    <w:rsid w:val="00A07A8E"/>
    <w:rsid w:val="00A10C67"/>
    <w:rsid w:val="00A10FF7"/>
    <w:rsid w:val="00A11052"/>
    <w:rsid w:val="00A121E5"/>
    <w:rsid w:val="00A127FA"/>
    <w:rsid w:val="00A128DB"/>
    <w:rsid w:val="00A13500"/>
    <w:rsid w:val="00A13E3A"/>
    <w:rsid w:val="00A14B68"/>
    <w:rsid w:val="00A14CC4"/>
    <w:rsid w:val="00A15024"/>
    <w:rsid w:val="00A15096"/>
    <w:rsid w:val="00A15859"/>
    <w:rsid w:val="00A167EE"/>
    <w:rsid w:val="00A20343"/>
    <w:rsid w:val="00A2074B"/>
    <w:rsid w:val="00A211D6"/>
    <w:rsid w:val="00A2189A"/>
    <w:rsid w:val="00A21A85"/>
    <w:rsid w:val="00A21CB7"/>
    <w:rsid w:val="00A21D04"/>
    <w:rsid w:val="00A22AD0"/>
    <w:rsid w:val="00A23466"/>
    <w:rsid w:val="00A23584"/>
    <w:rsid w:val="00A23FB1"/>
    <w:rsid w:val="00A24463"/>
    <w:rsid w:val="00A24908"/>
    <w:rsid w:val="00A25087"/>
    <w:rsid w:val="00A255C3"/>
    <w:rsid w:val="00A25A79"/>
    <w:rsid w:val="00A260AE"/>
    <w:rsid w:val="00A27096"/>
    <w:rsid w:val="00A30117"/>
    <w:rsid w:val="00A30239"/>
    <w:rsid w:val="00A305D1"/>
    <w:rsid w:val="00A309CC"/>
    <w:rsid w:val="00A30A7A"/>
    <w:rsid w:val="00A31603"/>
    <w:rsid w:val="00A32789"/>
    <w:rsid w:val="00A33433"/>
    <w:rsid w:val="00A338F0"/>
    <w:rsid w:val="00A34C4D"/>
    <w:rsid w:val="00A35CAA"/>
    <w:rsid w:val="00A363F9"/>
    <w:rsid w:val="00A365C4"/>
    <w:rsid w:val="00A36794"/>
    <w:rsid w:val="00A36DFE"/>
    <w:rsid w:val="00A3765E"/>
    <w:rsid w:val="00A40FC2"/>
    <w:rsid w:val="00A41657"/>
    <w:rsid w:val="00A41910"/>
    <w:rsid w:val="00A42BDD"/>
    <w:rsid w:val="00A441A9"/>
    <w:rsid w:val="00A444D1"/>
    <w:rsid w:val="00A4565B"/>
    <w:rsid w:val="00A45895"/>
    <w:rsid w:val="00A45986"/>
    <w:rsid w:val="00A466A1"/>
    <w:rsid w:val="00A4698A"/>
    <w:rsid w:val="00A470A4"/>
    <w:rsid w:val="00A47502"/>
    <w:rsid w:val="00A47B04"/>
    <w:rsid w:val="00A5027D"/>
    <w:rsid w:val="00A50422"/>
    <w:rsid w:val="00A508CB"/>
    <w:rsid w:val="00A50D21"/>
    <w:rsid w:val="00A51E6C"/>
    <w:rsid w:val="00A526ED"/>
    <w:rsid w:val="00A529CE"/>
    <w:rsid w:val="00A52A36"/>
    <w:rsid w:val="00A52EB6"/>
    <w:rsid w:val="00A53844"/>
    <w:rsid w:val="00A540B4"/>
    <w:rsid w:val="00A54EF3"/>
    <w:rsid w:val="00A5549A"/>
    <w:rsid w:val="00A55929"/>
    <w:rsid w:val="00A559D9"/>
    <w:rsid w:val="00A55AED"/>
    <w:rsid w:val="00A566CA"/>
    <w:rsid w:val="00A569A0"/>
    <w:rsid w:val="00A56B61"/>
    <w:rsid w:val="00A57012"/>
    <w:rsid w:val="00A5714A"/>
    <w:rsid w:val="00A57877"/>
    <w:rsid w:val="00A606A3"/>
    <w:rsid w:val="00A60728"/>
    <w:rsid w:val="00A60A0D"/>
    <w:rsid w:val="00A60B04"/>
    <w:rsid w:val="00A61A7A"/>
    <w:rsid w:val="00A6203D"/>
    <w:rsid w:val="00A62266"/>
    <w:rsid w:val="00A625A7"/>
    <w:rsid w:val="00A62BA0"/>
    <w:rsid w:val="00A62C3B"/>
    <w:rsid w:val="00A62C56"/>
    <w:rsid w:val="00A62D2C"/>
    <w:rsid w:val="00A62F0F"/>
    <w:rsid w:val="00A6391A"/>
    <w:rsid w:val="00A63BC3"/>
    <w:rsid w:val="00A63FC9"/>
    <w:rsid w:val="00A64A99"/>
    <w:rsid w:val="00A6539D"/>
    <w:rsid w:val="00A6555E"/>
    <w:rsid w:val="00A665E4"/>
    <w:rsid w:val="00A66A10"/>
    <w:rsid w:val="00A66E7E"/>
    <w:rsid w:val="00A675DC"/>
    <w:rsid w:val="00A67D3B"/>
    <w:rsid w:val="00A70742"/>
    <w:rsid w:val="00A708A3"/>
    <w:rsid w:val="00A71589"/>
    <w:rsid w:val="00A72613"/>
    <w:rsid w:val="00A72E29"/>
    <w:rsid w:val="00A72F33"/>
    <w:rsid w:val="00A73824"/>
    <w:rsid w:val="00A74750"/>
    <w:rsid w:val="00A7562E"/>
    <w:rsid w:val="00A75631"/>
    <w:rsid w:val="00A76A25"/>
    <w:rsid w:val="00A76AF0"/>
    <w:rsid w:val="00A76BDD"/>
    <w:rsid w:val="00A76E42"/>
    <w:rsid w:val="00A776EA"/>
    <w:rsid w:val="00A776F8"/>
    <w:rsid w:val="00A80141"/>
    <w:rsid w:val="00A80214"/>
    <w:rsid w:val="00A818E2"/>
    <w:rsid w:val="00A8214C"/>
    <w:rsid w:val="00A82C4C"/>
    <w:rsid w:val="00A82DA9"/>
    <w:rsid w:val="00A83F4E"/>
    <w:rsid w:val="00A83F9C"/>
    <w:rsid w:val="00A841C1"/>
    <w:rsid w:val="00A84595"/>
    <w:rsid w:val="00A84AA9"/>
    <w:rsid w:val="00A85F8B"/>
    <w:rsid w:val="00A8667D"/>
    <w:rsid w:val="00A903D7"/>
    <w:rsid w:val="00A90AE8"/>
    <w:rsid w:val="00A90EA4"/>
    <w:rsid w:val="00A90FC0"/>
    <w:rsid w:val="00A9159D"/>
    <w:rsid w:val="00A91D25"/>
    <w:rsid w:val="00A921CF"/>
    <w:rsid w:val="00A923EC"/>
    <w:rsid w:val="00A92720"/>
    <w:rsid w:val="00A92924"/>
    <w:rsid w:val="00A92AD8"/>
    <w:rsid w:val="00A92B56"/>
    <w:rsid w:val="00A92BA2"/>
    <w:rsid w:val="00A9308B"/>
    <w:rsid w:val="00A932A8"/>
    <w:rsid w:val="00A93C6D"/>
    <w:rsid w:val="00A93E0B"/>
    <w:rsid w:val="00A93EFA"/>
    <w:rsid w:val="00A9500B"/>
    <w:rsid w:val="00A951BF"/>
    <w:rsid w:val="00A958F9"/>
    <w:rsid w:val="00A958FF"/>
    <w:rsid w:val="00A96008"/>
    <w:rsid w:val="00A9662E"/>
    <w:rsid w:val="00A96A46"/>
    <w:rsid w:val="00A971BF"/>
    <w:rsid w:val="00A97298"/>
    <w:rsid w:val="00A97874"/>
    <w:rsid w:val="00A97B17"/>
    <w:rsid w:val="00AA0A1A"/>
    <w:rsid w:val="00AA0DD5"/>
    <w:rsid w:val="00AA1C70"/>
    <w:rsid w:val="00AA242B"/>
    <w:rsid w:val="00AA25B9"/>
    <w:rsid w:val="00AA2B7B"/>
    <w:rsid w:val="00AA3446"/>
    <w:rsid w:val="00AA3DC5"/>
    <w:rsid w:val="00AA3E91"/>
    <w:rsid w:val="00AA441C"/>
    <w:rsid w:val="00AA45BA"/>
    <w:rsid w:val="00AA46BB"/>
    <w:rsid w:val="00AA480F"/>
    <w:rsid w:val="00AA4B2F"/>
    <w:rsid w:val="00AA4DC8"/>
    <w:rsid w:val="00AA5F1C"/>
    <w:rsid w:val="00AA61CF"/>
    <w:rsid w:val="00AA6232"/>
    <w:rsid w:val="00AA6C0A"/>
    <w:rsid w:val="00AA7398"/>
    <w:rsid w:val="00AA75F6"/>
    <w:rsid w:val="00AA79DD"/>
    <w:rsid w:val="00AA7D44"/>
    <w:rsid w:val="00AA7FC2"/>
    <w:rsid w:val="00AB007E"/>
    <w:rsid w:val="00AB0376"/>
    <w:rsid w:val="00AB1034"/>
    <w:rsid w:val="00AB1AAA"/>
    <w:rsid w:val="00AB1C9C"/>
    <w:rsid w:val="00AB2353"/>
    <w:rsid w:val="00AB24CF"/>
    <w:rsid w:val="00AB2BB5"/>
    <w:rsid w:val="00AB2C88"/>
    <w:rsid w:val="00AB2F0D"/>
    <w:rsid w:val="00AB34F4"/>
    <w:rsid w:val="00AB3C65"/>
    <w:rsid w:val="00AB3DF7"/>
    <w:rsid w:val="00AB4BB2"/>
    <w:rsid w:val="00AB5120"/>
    <w:rsid w:val="00AB54F6"/>
    <w:rsid w:val="00AB5687"/>
    <w:rsid w:val="00AB5D14"/>
    <w:rsid w:val="00AB5D58"/>
    <w:rsid w:val="00AB6BC5"/>
    <w:rsid w:val="00AB71E7"/>
    <w:rsid w:val="00AC010E"/>
    <w:rsid w:val="00AC0302"/>
    <w:rsid w:val="00AC03F0"/>
    <w:rsid w:val="00AC075B"/>
    <w:rsid w:val="00AC13BE"/>
    <w:rsid w:val="00AC18E5"/>
    <w:rsid w:val="00AC1D9B"/>
    <w:rsid w:val="00AC236C"/>
    <w:rsid w:val="00AC2868"/>
    <w:rsid w:val="00AC3010"/>
    <w:rsid w:val="00AC3032"/>
    <w:rsid w:val="00AC3D00"/>
    <w:rsid w:val="00AC43E1"/>
    <w:rsid w:val="00AC48B0"/>
    <w:rsid w:val="00AC4D23"/>
    <w:rsid w:val="00AC5355"/>
    <w:rsid w:val="00AC57C5"/>
    <w:rsid w:val="00AC58F4"/>
    <w:rsid w:val="00AC6090"/>
    <w:rsid w:val="00AC60A8"/>
    <w:rsid w:val="00AC6768"/>
    <w:rsid w:val="00AC68AF"/>
    <w:rsid w:val="00AC701F"/>
    <w:rsid w:val="00AC703C"/>
    <w:rsid w:val="00AC7827"/>
    <w:rsid w:val="00AD03B3"/>
    <w:rsid w:val="00AD0F7E"/>
    <w:rsid w:val="00AD1035"/>
    <w:rsid w:val="00AD1E81"/>
    <w:rsid w:val="00AD32E1"/>
    <w:rsid w:val="00AD337D"/>
    <w:rsid w:val="00AD3397"/>
    <w:rsid w:val="00AD33C3"/>
    <w:rsid w:val="00AD3C0D"/>
    <w:rsid w:val="00AD3D01"/>
    <w:rsid w:val="00AD41DB"/>
    <w:rsid w:val="00AD6313"/>
    <w:rsid w:val="00AD655F"/>
    <w:rsid w:val="00AD6BBC"/>
    <w:rsid w:val="00AD7639"/>
    <w:rsid w:val="00AD7A66"/>
    <w:rsid w:val="00AD7A6A"/>
    <w:rsid w:val="00AE05F3"/>
    <w:rsid w:val="00AE061A"/>
    <w:rsid w:val="00AE0D55"/>
    <w:rsid w:val="00AE13D8"/>
    <w:rsid w:val="00AE19C4"/>
    <w:rsid w:val="00AE3686"/>
    <w:rsid w:val="00AE3848"/>
    <w:rsid w:val="00AE4353"/>
    <w:rsid w:val="00AE49A6"/>
    <w:rsid w:val="00AE4CC3"/>
    <w:rsid w:val="00AE4DCB"/>
    <w:rsid w:val="00AE5670"/>
    <w:rsid w:val="00AE57D0"/>
    <w:rsid w:val="00AE612A"/>
    <w:rsid w:val="00AE6384"/>
    <w:rsid w:val="00AE64BD"/>
    <w:rsid w:val="00AE6E01"/>
    <w:rsid w:val="00AE705A"/>
    <w:rsid w:val="00AE718F"/>
    <w:rsid w:val="00AF032E"/>
    <w:rsid w:val="00AF0918"/>
    <w:rsid w:val="00AF0C73"/>
    <w:rsid w:val="00AF11EA"/>
    <w:rsid w:val="00AF1805"/>
    <w:rsid w:val="00AF18EF"/>
    <w:rsid w:val="00AF27D7"/>
    <w:rsid w:val="00AF2A7B"/>
    <w:rsid w:val="00AF2ACB"/>
    <w:rsid w:val="00AF2B93"/>
    <w:rsid w:val="00AF2BCE"/>
    <w:rsid w:val="00AF3565"/>
    <w:rsid w:val="00AF434E"/>
    <w:rsid w:val="00AF5705"/>
    <w:rsid w:val="00AF59E5"/>
    <w:rsid w:val="00AF614C"/>
    <w:rsid w:val="00AF69B2"/>
    <w:rsid w:val="00AF6EB1"/>
    <w:rsid w:val="00AF6FD5"/>
    <w:rsid w:val="00AF742C"/>
    <w:rsid w:val="00AF74FD"/>
    <w:rsid w:val="00AF7595"/>
    <w:rsid w:val="00AF7879"/>
    <w:rsid w:val="00B012FD"/>
    <w:rsid w:val="00B018F7"/>
    <w:rsid w:val="00B026BA"/>
    <w:rsid w:val="00B03292"/>
    <w:rsid w:val="00B035BD"/>
    <w:rsid w:val="00B038C1"/>
    <w:rsid w:val="00B03A1A"/>
    <w:rsid w:val="00B03BB1"/>
    <w:rsid w:val="00B042C2"/>
    <w:rsid w:val="00B0462A"/>
    <w:rsid w:val="00B048C4"/>
    <w:rsid w:val="00B0525B"/>
    <w:rsid w:val="00B05753"/>
    <w:rsid w:val="00B0666A"/>
    <w:rsid w:val="00B06EE0"/>
    <w:rsid w:val="00B070FD"/>
    <w:rsid w:val="00B07222"/>
    <w:rsid w:val="00B07B9F"/>
    <w:rsid w:val="00B07C76"/>
    <w:rsid w:val="00B07F5C"/>
    <w:rsid w:val="00B10630"/>
    <w:rsid w:val="00B10F5F"/>
    <w:rsid w:val="00B11295"/>
    <w:rsid w:val="00B112B8"/>
    <w:rsid w:val="00B116FE"/>
    <w:rsid w:val="00B1179B"/>
    <w:rsid w:val="00B11F2A"/>
    <w:rsid w:val="00B136ED"/>
    <w:rsid w:val="00B13B8F"/>
    <w:rsid w:val="00B13C2A"/>
    <w:rsid w:val="00B140E4"/>
    <w:rsid w:val="00B14654"/>
    <w:rsid w:val="00B14870"/>
    <w:rsid w:val="00B160B3"/>
    <w:rsid w:val="00B16558"/>
    <w:rsid w:val="00B1719C"/>
    <w:rsid w:val="00B176FE"/>
    <w:rsid w:val="00B17838"/>
    <w:rsid w:val="00B17986"/>
    <w:rsid w:val="00B17FA4"/>
    <w:rsid w:val="00B17FFB"/>
    <w:rsid w:val="00B20411"/>
    <w:rsid w:val="00B207E0"/>
    <w:rsid w:val="00B2114E"/>
    <w:rsid w:val="00B21E1E"/>
    <w:rsid w:val="00B22530"/>
    <w:rsid w:val="00B227AF"/>
    <w:rsid w:val="00B23ABA"/>
    <w:rsid w:val="00B23DC4"/>
    <w:rsid w:val="00B24526"/>
    <w:rsid w:val="00B247F7"/>
    <w:rsid w:val="00B24B02"/>
    <w:rsid w:val="00B25CEC"/>
    <w:rsid w:val="00B2603E"/>
    <w:rsid w:val="00B2639E"/>
    <w:rsid w:val="00B266EA"/>
    <w:rsid w:val="00B26927"/>
    <w:rsid w:val="00B26F4A"/>
    <w:rsid w:val="00B27716"/>
    <w:rsid w:val="00B2779E"/>
    <w:rsid w:val="00B27B1F"/>
    <w:rsid w:val="00B306F0"/>
    <w:rsid w:val="00B31184"/>
    <w:rsid w:val="00B312D8"/>
    <w:rsid w:val="00B32D73"/>
    <w:rsid w:val="00B33135"/>
    <w:rsid w:val="00B3318A"/>
    <w:rsid w:val="00B33279"/>
    <w:rsid w:val="00B33483"/>
    <w:rsid w:val="00B3446E"/>
    <w:rsid w:val="00B34928"/>
    <w:rsid w:val="00B349C0"/>
    <w:rsid w:val="00B34CF9"/>
    <w:rsid w:val="00B34E3F"/>
    <w:rsid w:val="00B350A3"/>
    <w:rsid w:val="00B36053"/>
    <w:rsid w:val="00B36140"/>
    <w:rsid w:val="00B3648E"/>
    <w:rsid w:val="00B37233"/>
    <w:rsid w:val="00B376E5"/>
    <w:rsid w:val="00B37B89"/>
    <w:rsid w:val="00B404A6"/>
    <w:rsid w:val="00B406F2"/>
    <w:rsid w:val="00B4087A"/>
    <w:rsid w:val="00B40C70"/>
    <w:rsid w:val="00B40D6F"/>
    <w:rsid w:val="00B41B0F"/>
    <w:rsid w:val="00B41C6B"/>
    <w:rsid w:val="00B41C9F"/>
    <w:rsid w:val="00B4220D"/>
    <w:rsid w:val="00B42B31"/>
    <w:rsid w:val="00B42D86"/>
    <w:rsid w:val="00B43198"/>
    <w:rsid w:val="00B432D3"/>
    <w:rsid w:val="00B432ED"/>
    <w:rsid w:val="00B434B5"/>
    <w:rsid w:val="00B436E7"/>
    <w:rsid w:val="00B439F9"/>
    <w:rsid w:val="00B43EB0"/>
    <w:rsid w:val="00B444F5"/>
    <w:rsid w:val="00B449AB"/>
    <w:rsid w:val="00B452A3"/>
    <w:rsid w:val="00B45960"/>
    <w:rsid w:val="00B45C73"/>
    <w:rsid w:val="00B46846"/>
    <w:rsid w:val="00B46B04"/>
    <w:rsid w:val="00B46B13"/>
    <w:rsid w:val="00B46CF0"/>
    <w:rsid w:val="00B46EEE"/>
    <w:rsid w:val="00B47FE0"/>
    <w:rsid w:val="00B50306"/>
    <w:rsid w:val="00B5082A"/>
    <w:rsid w:val="00B5111E"/>
    <w:rsid w:val="00B51B02"/>
    <w:rsid w:val="00B51B4E"/>
    <w:rsid w:val="00B51BCA"/>
    <w:rsid w:val="00B529A2"/>
    <w:rsid w:val="00B533E5"/>
    <w:rsid w:val="00B53D7D"/>
    <w:rsid w:val="00B54C72"/>
    <w:rsid w:val="00B54F68"/>
    <w:rsid w:val="00B55E6A"/>
    <w:rsid w:val="00B564B6"/>
    <w:rsid w:val="00B57174"/>
    <w:rsid w:val="00B57D0B"/>
    <w:rsid w:val="00B60B90"/>
    <w:rsid w:val="00B61D71"/>
    <w:rsid w:val="00B62178"/>
    <w:rsid w:val="00B623CA"/>
    <w:rsid w:val="00B628B8"/>
    <w:rsid w:val="00B62A26"/>
    <w:rsid w:val="00B63049"/>
    <w:rsid w:val="00B6334F"/>
    <w:rsid w:val="00B635CA"/>
    <w:rsid w:val="00B663C6"/>
    <w:rsid w:val="00B663D5"/>
    <w:rsid w:val="00B6641A"/>
    <w:rsid w:val="00B67486"/>
    <w:rsid w:val="00B70D47"/>
    <w:rsid w:val="00B7172D"/>
    <w:rsid w:val="00B72034"/>
    <w:rsid w:val="00B72679"/>
    <w:rsid w:val="00B72755"/>
    <w:rsid w:val="00B72A52"/>
    <w:rsid w:val="00B72C59"/>
    <w:rsid w:val="00B72D8E"/>
    <w:rsid w:val="00B73574"/>
    <w:rsid w:val="00B73D5C"/>
    <w:rsid w:val="00B74708"/>
    <w:rsid w:val="00B74B9A"/>
    <w:rsid w:val="00B74E4D"/>
    <w:rsid w:val="00B75199"/>
    <w:rsid w:val="00B75514"/>
    <w:rsid w:val="00B75B47"/>
    <w:rsid w:val="00B7616E"/>
    <w:rsid w:val="00B76C1A"/>
    <w:rsid w:val="00B77156"/>
    <w:rsid w:val="00B80291"/>
    <w:rsid w:val="00B80794"/>
    <w:rsid w:val="00B820E6"/>
    <w:rsid w:val="00B825B9"/>
    <w:rsid w:val="00B82650"/>
    <w:rsid w:val="00B82A3F"/>
    <w:rsid w:val="00B82A6C"/>
    <w:rsid w:val="00B82D58"/>
    <w:rsid w:val="00B83083"/>
    <w:rsid w:val="00B8313A"/>
    <w:rsid w:val="00B833A0"/>
    <w:rsid w:val="00B8398F"/>
    <w:rsid w:val="00B83D10"/>
    <w:rsid w:val="00B84B61"/>
    <w:rsid w:val="00B84BAF"/>
    <w:rsid w:val="00B84E20"/>
    <w:rsid w:val="00B84F84"/>
    <w:rsid w:val="00B85533"/>
    <w:rsid w:val="00B85941"/>
    <w:rsid w:val="00B85AF6"/>
    <w:rsid w:val="00B85E1F"/>
    <w:rsid w:val="00B86598"/>
    <w:rsid w:val="00B868F5"/>
    <w:rsid w:val="00B8690F"/>
    <w:rsid w:val="00B8695A"/>
    <w:rsid w:val="00B871CE"/>
    <w:rsid w:val="00B872A9"/>
    <w:rsid w:val="00B87BC6"/>
    <w:rsid w:val="00B902ED"/>
    <w:rsid w:val="00B90589"/>
    <w:rsid w:val="00B90D58"/>
    <w:rsid w:val="00B91095"/>
    <w:rsid w:val="00B91C5E"/>
    <w:rsid w:val="00B92C4D"/>
    <w:rsid w:val="00B92CD4"/>
    <w:rsid w:val="00B93D10"/>
    <w:rsid w:val="00B96249"/>
    <w:rsid w:val="00B9655F"/>
    <w:rsid w:val="00B96DB2"/>
    <w:rsid w:val="00B975E7"/>
    <w:rsid w:val="00BA0D63"/>
    <w:rsid w:val="00BA15FF"/>
    <w:rsid w:val="00BA1854"/>
    <w:rsid w:val="00BA1C53"/>
    <w:rsid w:val="00BA1E64"/>
    <w:rsid w:val="00BA227B"/>
    <w:rsid w:val="00BA29AD"/>
    <w:rsid w:val="00BA4581"/>
    <w:rsid w:val="00BA4818"/>
    <w:rsid w:val="00BA4989"/>
    <w:rsid w:val="00BA65E8"/>
    <w:rsid w:val="00BA6AC9"/>
    <w:rsid w:val="00BA7684"/>
    <w:rsid w:val="00BA79F6"/>
    <w:rsid w:val="00BB0308"/>
    <w:rsid w:val="00BB070E"/>
    <w:rsid w:val="00BB08FE"/>
    <w:rsid w:val="00BB0BE6"/>
    <w:rsid w:val="00BB1879"/>
    <w:rsid w:val="00BB19E8"/>
    <w:rsid w:val="00BB268A"/>
    <w:rsid w:val="00BB27E4"/>
    <w:rsid w:val="00BB3C4A"/>
    <w:rsid w:val="00BB55F0"/>
    <w:rsid w:val="00BB5F8C"/>
    <w:rsid w:val="00BB5F9E"/>
    <w:rsid w:val="00BB67DB"/>
    <w:rsid w:val="00BB6828"/>
    <w:rsid w:val="00BB739A"/>
    <w:rsid w:val="00BB7465"/>
    <w:rsid w:val="00BB781C"/>
    <w:rsid w:val="00BB7A22"/>
    <w:rsid w:val="00BB7CE7"/>
    <w:rsid w:val="00BB7D4C"/>
    <w:rsid w:val="00BC09AE"/>
    <w:rsid w:val="00BC1436"/>
    <w:rsid w:val="00BC169F"/>
    <w:rsid w:val="00BC2361"/>
    <w:rsid w:val="00BC26F3"/>
    <w:rsid w:val="00BC32B4"/>
    <w:rsid w:val="00BC343E"/>
    <w:rsid w:val="00BC3490"/>
    <w:rsid w:val="00BC36CF"/>
    <w:rsid w:val="00BC3DA6"/>
    <w:rsid w:val="00BC3EAE"/>
    <w:rsid w:val="00BC3EC6"/>
    <w:rsid w:val="00BC492E"/>
    <w:rsid w:val="00BC49D3"/>
    <w:rsid w:val="00BC4C93"/>
    <w:rsid w:val="00BC4D5D"/>
    <w:rsid w:val="00BC4D9A"/>
    <w:rsid w:val="00BC538D"/>
    <w:rsid w:val="00BC5B46"/>
    <w:rsid w:val="00BC673D"/>
    <w:rsid w:val="00BC6B64"/>
    <w:rsid w:val="00BC7269"/>
    <w:rsid w:val="00BC774B"/>
    <w:rsid w:val="00BC7973"/>
    <w:rsid w:val="00BD0478"/>
    <w:rsid w:val="00BD256A"/>
    <w:rsid w:val="00BD272D"/>
    <w:rsid w:val="00BD2C1A"/>
    <w:rsid w:val="00BD33E1"/>
    <w:rsid w:val="00BD3863"/>
    <w:rsid w:val="00BD3CCB"/>
    <w:rsid w:val="00BD412D"/>
    <w:rsid w:val="00BD455B"/>
    <w:rsid w:val="00BD457A"/>
    <w:rsid w:val="00BD45E8"/>
    <w:rsid w:val="00BD4D46"/>
    <w:rsid w:val="00BD4FB7"/>
    <w:rsid w:val="00BD56AD"/>
    <w:rsid w:val="00BD5B6F"/>
    <w:rsid w:val="00BD5E14"/>
    <w:rsid w:val="00BD6473"/>
    <w:rsid w:val="00BD667D"/>
    <w:rsid w:val="00BD6700"/>
    <w:rsid w:val="00BD7235"/>
    <w:rsid w:val="00BD7383"/>
    <w:rsid w:val="00BE02C6"/>
    <w:rsid w:val="00BE03CD"/>
    <w:rsid w:val="00BE053B"/>
    <w:rsid w:val="00BE11FB"/>
    <w:rsid w:val="00BE1433"/>
    <w:rsid w:val="00BE153F"/>
    <w:rsid w:val="00BE1CDC"/>
    <w:rsid w:val="00BE1E3D"/>
    <w:rsid w:val="00BE2B72"/>
    <w:rsid w:val="00BE38D0"/>
    <w:rsid w:val="00BE3997"/>
    <w:rsid w:val="00BE4259"/>
    <w:rsid w:val="00BE50E0"/>
    <w:rsid w:val="00BE5264"/>
    <w:rsid w:val="00BE5447"/>
    <w:rsid w:val="00BE5684"/>
    <w:rsid w:val="00BE5A35"/>
    <w:rsid w:val="00BE5FDC"/>
    <w:rsid w:val="00BE61C2"/>
    <w:rsid w:val="00BE66AE"/>
    <w:rsid w:val="00BE675A"/>
    <w:rsid w:val="00BE67E9"/>
    <w:rsid w:val="00BE7121"/>
    <w:rsid w:val="00BE755C"/>
    <w:rsid w:val="00BF07B1"/>
    <w:rsid w:val="00BF088A"/>
    <w:rsid w:val="00BF09B2"/>
    <w:rsid w:val="00BF2D9E"/>
    <w:rsid w:val="00BF2E36"/>
    <w:rsid w:val="00BF32D3"/>
    <w:rsid w:val="00BF3AE8"/>
    <w:rsid w:val="00BF3E59"/>
    <w:rsid w:val="00BF3E5C"/>
    <w:rsid w:val="00BF445B"/>
    <w:rsid w:val="00BF4503"/>
    <w:rsid w:val="00BF473C"/>
    <w:rsid w:val="00BF4748"/>
    <w:rsid w:val="00BF4A30"/>
    <w:rsid w:val="00BF4B1B"/>
    <w:rsid w:val="00BF638C"/>
    <w:rsid w:val="00BF6A2B"/>
    <w:rsid w:val="00BF6F53"/>
    <w:rsid w:val="00BF70C3"/>
    <w:rsid w:val="00BF73A4"/>
    <w:rsid w:val="00C00F0A"/>
    <w:rsid w:val="00C011A3"/>
    <w:rsid w:val="00C01C56"/>
    <w:rsid w:val="00C0260F"/>
    <w:rsid w:val="00C0288B"/>
    <w:rsid w:val="00C02A21"/>
    <w:rsid w:val="00C02BD2"/>
    <w:rsid w:val="00C02C53"/>
    <w:rsid w:val="00C02F40"/>
    <w:rsid w:val="00C035BD"/>
    <w:rsid w:val="00C03841"/>
    <w:rsid w:val="00C03CC0"/>
    <w:rsid w:val="00C04F9D"/>
    <w:rsid w:val="00C050C9"/>
    <w:rsid w:val="00C054A9"/>
    <w:rsid w:val="00C060F2"/>
    <w:rsid w:val="00C06425"/>
    <w:rsid w:val="00C07C64"/>
    <w:rsid w:val="00C10527"/>
    <w:rsid w:val="00C10EEF"/>
    <w:rsid w:val="00C11284"/>
    <w:rsid w:val="00C119C5"/>
    <w:rsid w:val="00C11F6A"/>
    <w:rsid w:val="00C132F7"/>
    <w:rsid w:val="00C1381B"/>
    <w:rsid w:val="00C13C2C"/>
    <w:rsid w:val="00C13CC1"/>
    <w:rsid w:val="00C142DD"/>
    <w:rsid w:val="00C147DF"/>
    <w:rsid w:val="00C14ACE"/>
    <w:rsid w:val="00C1502F"/>
    <w:rsid w:val="00C154D7"/>
    <w:rsid w:val="00C15C8D"/>
    <w:rsid w:val="00C163BB"/>
    <w:rsid w:val="00C172AE"/>
    <w:rsid w:val="00C172B1"/>
    <w:rsid w:val="00C17D39"/>
    <w:rsid w:val="00C17F23"/>
    <w:rsid w:val="00C20117"/>
    <w:rsid w:val="00C20B18"/>
    <w:rsid w:val="00C214DE"/>
    <w:rsid w:val="00C22132"/>
    <w:rsid w:val="00C22BA4"/>
    <w:rsid w:val="00C22BB6"/>
    <w:rsid w:val="00C22DCC"/>
    <w:rsid w:val="00C230D3"/>
    <w:rsid w:val="00C23A1D"/>
    <w:rsid w:val="00C23A90"/>
    <w:rsid w:val="00C23ACC"/>
    <w:rsid w:val="00C23C3E"/>
    <w:rsid w:val="00C246CD"/>
    <w:rsid w:val="00C24BC1"/>
    <w:rsid w:val="00C253FF"/>
    <w:rsid w:val="00C25A3D"/>
    <w:rsid w:val="00C25EBC"/>
    <w:rsid w:val="00C25F22"/>
    <w:rsid w:val="00C2617A"/>
    <w:rsid w:val="00C26E08"/>
    <w:rsid w:val="00C26F18"/>
    <w:rsid w:val="00C27079"/>
    <w:rsid w:val="00C271B7"/>
    <w:rsid w:val="00C2748A"/>
    <w:rsid w:val="00C27B60"/>
    <w:rsid w:val="00C27F74"/>
    <w:rsid w:val="00C30D19"/>
    <w:rsid w:val="00C30E62"/>
    <w:rsid w:val="00C31101"/>
    <w:rsid w:val="00C3122C"/>
    <w:rsid w:val="00C31693"/>
    <w:rsid w:val="00C31DF7"/>
    <w:rsid w:val="00C320FA"/>
    <w:rsid w:val="00C3212C"/>
    <w:rsid w:val="00C32489"/>
    <w:rsid w:val="00C32626"/>
    <w:rsid w:val="00C33432"/>
    <w:rsid w:val="00C33D84"/>
    <w:rsid w:val="00C35A56"/>
    <w:rsid w:val="00C35C53"/>
    <w:rsid w:val="00C36085"/>
    <w:rsid w:val="00C361BF"/>
    <w:rsid w:val="00C368E2"/>
    <w:rsid w:val="00C36AE6"/>
    <w:rsid w:val="00C36CF2"/>
    <w:rsid w:val="00C37263"/>
    <w:rsid w:val="00C37DF2"/>
    <w:rsid w:val="00C40585"/>
    <w:rsid w:val="00C40701"/>
    <w:rsid w:val="00C40E99"/>
    <w:rsid w:val="00C415D5"/>
    <w:rsid w:val="00C4346C"/>
    <w:rsid w:val="00C4385D"/>
    <w:rsid w:val="00C44004"/>
    <w:rsid w:val="00C44467"/>
    <w:rsid w:val="00C447A6"/>
    <w:rsid w:val="00C4496B"/>
    <w:rsid w:val="00C45379"/>
    <w:rsid w:val="00C45433"/>
    <w:rsid w:val="00C4574E"/>
    <w:rsid w:val="00C45C72"/>
    <w:rsid w:val="00C45DDB"/>
    <w:rsid w:val="00C45F9D"/>
    <w:rsid w:val="00C4689E"/>
    <w:rsid w:val="00C46DE4"/>
    <w:rsid w:val="00C474F0"/>
    <w:rsid w:val="00C477A4"/>
    <w:rsid w:val="00C47BDC"/>
    <w:rsid w:val="00C50B15"/>
    <w:rsid w:val="00C512DF"/>
    <w:rsid w:val="00C514EB"/>
    <w:rsid w:val="00C515CC"/>
    <w:rsid w:val="00C5228E"/>
    <w:rsid w:val="00C52673"/>
    <w:rsid w:val="00C538F5"/>
    <w:rsid w:val="00C53ADC"/>
    <w:rsid w:val="00C54274"/>
    <w:rsid w:val="00C544C1"/>
    <w:rsid w:val="00C54D97"/>
    <w:rsid w:val="00C55646"/>
    <w:rsid w:val="00C5664D"/>
    <w:rsid w:val="00C569C0"/>
    <w:rsid w:val="00C56E20"/>
    <w:rsid w:val="00C56E69"/>
    <w:rsid w:val="00C6031F"/>
    <w:rsid w:val="00C609DE"/>
    <w:rsid w:val="00C60C72"/>
    <w:rsid w:val="00C60D3D"/>
    <w:rsid w:val="00C610DD"/>
    <w:rsid w:val="00C61F49"/>
    <w:rsid w:val="00C6235F"/>
    <w:rsid w:val="00C62C4D"/>
    <w:rsid w:val="00C635C8"/>
    <w:rsid w:val="00C63ED3"/>
    <w:rsid w:val="00C664C4"/>
    <w:rsid w:val="00C664CC"/>
    <w:rsid w:val="00C6673C"/>
    <w:rsid w:val="00C668F1"/>
    <w:rsid w:val="00C66E7C"/>
    <w:rsid w:val="00C672BC"/>
    <w:rsid w:val="00C67309"/>
    <w:rsid w:val="00C67498"/>
    <w:rsid w:val="00C700E9"/>
    <w:rsid w:val="00C7012F"/>
    <w:rsid w:val="00C70558"/>
    <w:rsid w:val="00C70B8F"/>
    <w:rsid w:val="00C7154F"/>
    <w:rsid w:val="00C71AF8"/>
    <w:rsid w:val="00C71B2D"/>
    <w:rsid w:val="00C730D6"/>
    <w:rsid w:val="00C7346F"/>
    <w:rsid w:val="00C73764"/>
    <w:rsid w:val="00C737F1"/>
    <w:rsid w:val="00C7411B"/>
    <w:rsid w:val="00C74D59"/>
    <w:rsid w:val="00C7589B"/>
    <w:rsid w:val="00C75B75"/>
    <w:rsid w:val="00C75E72"/>
    <w:rsid w:val="00C762C1"/>
    <w:rsid w:val="00C7673B"/>
    <w:rsid w:val="00C768E9"/>
    <w:rsid w:val="00C76ADD"/>
    <w:rsid w:val="00C76C27"/>
    <w:rsid w:val="00C77118"/>
    <w:rsid w:val="00C776E1"/>
    <w:rsid w:val="00C77B57"/>
    <w:rsid w:val="00C80CA7"/>
    <w:rsid w:val="00C80DB4"/>
    <w:rsid w:val="00C81859"/>
    <w:rsid w:val="00C81C70"/>
    <w:rsid w:val="00C82088"/>
    <w:rsid w:val="00C826FB"/>
    <w:rsid w:val="00C82E13"/>
    <w:rsid w:val="00C82F2C"/>
    <w:rsid w:val="00C83987"/>
    <w:rsid w:val="00C83B62"/>
    <w:rsid w:val="00C83C1B"/>
    <w:rsid w:val="00C83DB9"/>
    <w:rsid w:val="00C83E80"/>
    <w:rsid w:val="00C841C0"/>
    <w:rsid w:val="00C8478A"/>
    <w:rsid w:val="00C857E6"/>
    <w:rsid w:val="00C85CC0"/>
    <w:rsid w:val="00C8658E"/>
    <w:rsid w:val="00C868B9"/>
    <w:rsid w:val="00C86AAD"/>
    <w:rsid w:val="00C86CDF"/>
    <w:rsid w:val="00C86FC9"/>
    <w:rsid w:val="00C87392"/>
    <w:rsid w:val="00C87470"/>
    <w:rsid w:val="00C87BB3"/>
    <w:rsid w:val="00C9015A"/>
    <w:rsid w:val="00C904A4"/>
    <w:rsid w:val="00C90BFE"/>
    <w:rsid w:val="00C90CDD"/>
    <w:rsid w:val="00C91DA1"/>
    <w:rsid w:val="00C936A1"/>
    <w:rsid w:val="00C94300"/>
    <w:rsid w:val="00C94AC4"/>
    <w:rsid w:val="00C958DA"/>
    <w:rsid w:val="00C95D17"/>
    <w:rsid w:val="00C965C8"/>
    <w:rsid w:val="00C97154"/>
    <w:rsid w:val="00C9742C"/>
    <w:rsid w:val="00C978AC"/>
    <w:rsid w:val="00C97EFE"/>
    <w:rsid w:val="00C97F4D"/>
    <w:rsid w:val="00CA00E2"/>
    <w:rsid w:val="00CA04F7"/>
    <w:rsid w:val="00CA069A"/>
    <w:rsid w:val="00CA0B50"/>
    <w:rsid w:val="00CA1B8E"/>
    <w:rsid w:val="00CA1D99"/>
    <w:rsid w:val="00CA2385"/>
    <w:rsid w:val="00CA2990"/>
    <w:rsid w:val="00CA2A38"/>
    <w:rsid w:val="00CA308E"/>
    <w:rsid w:val="00CA325C"/>
    <w:rsid w:val="00CA333D"/>
    <w:rsid w:val="00CA3788"/>
    <w:rsid w:val="00CA4067"/>
    <w:rsid w:val="00CA49FD"/>
    <w:rsid w:val="00CA5EA5"/>
    <w:rsid w:val="00CA612E"/>
    <w:rsid w:val="00CA643D"/>
    <w:rsid w:val="00CA6B6C"/>
    <w:rsid w:val="00CA6D81"/>
    <w:rsid w:val="00CA7B45"/>
    <w:rsid w:val="00CA7D04"/>
    <w:rsid w:val="00CB00CE"/>
    <w:rsid w:val="00CB0577"/>
    <w:rsid w:val="00CB0BBB"/>
    <w:rsid w:val="00CB0DAB"/>
    <w:rsid w:val="00CB138F"/>
    <w:rsid w:val="00CB1833"/>
    <w:rsid w:val="00CB1C87"/>
    <w:rsid w:val="00CB1D2C"/>
    <w:rsid w:val="00CB21F2"/>
    <w:rsid w:val="00CB2F6B"/>
    <w:rsid w:val="00CB30E1"/>
    <w:rsid w:val="00CB38A1"/>
    <w:rsid w:val="00CB40D5"/>
    <w:rsid w:val="00CB46A8"/>
    <w:rsid w:val="00CB4979"/>
    <w:rsid w:val="00CB4B18"/>
    <w:rsid w:val="00CB575B"/>
    <w:rsid w:val="00CB6CCD"/>
    <w:rsid w:val="00CB70D6"/>
    <w:rsid w:val="00CB72D3"/>
    <w:rsid w:val="00CB79B6"/>
    <w:rsid w:val="00CB7C25"/>
    <w:rsid w:val="00CC026F"/>
    <w:rsid w:val="00CC0936"/>
    <w:rsid w:val="00CC0C44"/>
    <w:rsid w:val="00CC169D"/>
    <w:rsid w:val="00CC16D0"/>
    <w:rsid w:val="00CC1BD3"/>
    <w:rsid w:val="00CC20BD"/>
    <w:rsid w:val="00CC28C1"/>
    <w:rsid w:val="00CC2A2E"/>
    <w:rsid w:val="00CC3086"/>
    <w:rsid w:val="00CC3C67"/>
    <w:rsid w:val="00CC496B"/>
    <w:rsid w:val="00CC4A9F"/>
    <w:rsid w:val="00CC4F87"/>
    <w:rsid w:val="00CC4FFB"/>
    <w:rsid w:val="00CC57AB"/>
    <w:rsid w:val="00CC5C1B"/>
    <w:rsid w:val="00CC5DB4"/>
    <w:rsid w:val="00CC6FB6"/>
    <w:rsid w:val="00CC7060"/>
    <w:rsid w:val="00CC7A59"/>
    <w:rsid w:val="00CD087F"/>
    <w:rsid w:val="00CD09CF"/>
    <w:rsid w:val="00CD115F"/>
    <w:rsid w:val="00CD1B65"/>
    <w:rsid w:val="00CD1E68"/>
    <w:rsid w:val="00CD2051"/>
    <w:rsid w:val="00CD3CAC"/>
    <w:rsid w:val="00CD4375"/>
    <w:rsid w:val="00CD43E5"/>
    <w:rsid w:val="00CD51CE"/>
    <w:rsid w:val="00CD5688"/>
    <w:rsid w:val="00CD5AE6"/>
    <w:rsid w:val="00CD5AF9"/>
    <w:rsid w:val="00CD686A"/>
    <w:rsid w:val="00CD68FD"/>
    <w:rsid w:val="00CD7089"/>
    <w:rsid w:val="00CD7769"/>
    <w:rsid w:val="00CE066D"/>
    <w:rsid w:val="00CE0931"/>
    <w:rsid w:val="00CE0BBF"/>
    <w:rsid w:val="00CE0CC1"/>
    <w:rsid w:val="00CE0CDA"/>
    <w:rsid w:val="00CE1305"/>
    <w:rsid w:val="00CE1816"/>
    <w:rsid w:val="00CE200B"/>
    <w:rsid w:val="00CE252C"/>
    <w:rsid w:val="00CE2956"/>
    <w:rsid w:val="00CE2DB8"/>
    <w:rsid w:val="00CE302A"/>
    <w:rsid w:val="00CE3173"/>
    <w:rsid w:val="00CE33ED"/>
    <w:rsid w:val="00CE3D19"/>
    <w:rsid w:val="00CE4829"/>
    <w:rsid w:val="00CE504E"/>
    <w:rsid w:val="00CE50F1"/>
    <w:rsid w:val="00CE516B"/>
    <w:rsid w:val="00CE5294"/>
    <w:rsid w:val="00CE545A"/>
    <w:rsid w:val="00CE5556"/>
    <w:rsid w:val="00CE5AC8"/>
    <w:rsid w:val="00CE62B0"/>
    <w:rsid w:val="00CE6451"/>
    <w:rsid w:val="00CE6721"/>
    <w:rsid w:val="00CE6FF8"/>
    <w:rsid w:val="00CE7604"/>
    <w:rsid w:val="00CE7C66"/>
    <w:rsid w:val="00CE7E84"/>
    <w:rsid w:val="00CF0FC7"/>
    <w:rsid w:val="00CF1CA9"/>
    <w:rsid w:val="00CF1D5F"/>
    <w:rsid w:val="00CF37E3"/>
    <w:rsid w:val="00CF4855"/>
    <w:rsid w:val="00CF49C3"/>
    <w:rsid w:val="00CF4D86"/>
    <w:rsid w:val="00CF5309"/>
    <w:rsid w:val="00CF6F59"/>
    <w:rsid w:val="00CF770D"/>
    <w:rsid w:val="00CF7946"/>
    <w:rsid w:val="00D006ED"/>
    <w:rsid w:val="00D006FC"/>
    <w:rsid w:val="00D01D28"/>
    <w:rsid w:val="00D01FA5"/>
    <w:rsid w:val="00D0207E"/>
    <w:rsid w:val="00D02BCB"/>
    <w:rsid w:val="00D02C10"/>
    <w:rsid w:val="00D02C17"/>
    <w:rsid w:val="00D03099"/>
    <w:rsid w:val="00D03504"/>
    <w:rsid w:val="00D0394B"/>
    <w:rsid w:val="00D03D21"/>
    <w:rsid w:val="00D04498"/>
    <w:rsid w:val="00D04889"/>
    <w:rsid w:val="00D04FA6"/>
    <w:rsid w:val="00D05111"/>
    <w:rsid w:val="00D06568"/>
    <w:rsid w:val="00D06828"/>
    <w:rsid w:val="00D06FF9"/>
    <w:rsid w:val="00D074FC"/>
    <w:rsid w:val="00D1089F"/>
    <w:rsid w:val="00D113F2"/>
    <w:rsid w:val="00D1152A"/>
    <w:rsid w:val="00D119DF"/>
    <w:rsid w:val="00D12B77"/>
    <w:rsid w:val="00D13068"/>
    <w:rsid w:val="00D13D45"/>
    <w:rsid w:val="00D141B8"/>
    <w:rsid w:val="00D14633"/>
    <w:rsid w:val="00D146EA"/>
    <w:rsid w:val="00D150C9"/>
    <w:rsid w:val="00D151A5"/>
    <w:rsid w:val="00D1529D"/>
    <w:rsid w:val="00D15860"/>
    <w:rsid w:val="00D15EB5"/>
    <w:rsid w:val="00D16205"/>
    <w:rsid w:val="00D16ED7"/>
    <w:rsid w:val="00D1735F"/>
    <w:rsid w:val="00D177C0"/>
    <w:rsid w:val="00D17A3F"/>
    <w:rsid w:val="00D17CD2"/>
    <w:rsid w:val="00D207EC"/>
    <w:rsid w:val="00D20EED"/>
    <w:rsid w:val="00D2108D"/>
    <w:rsid w:val="00D21656"/>
    <w:rsid w:val="00D21B11"/>
    <w:rsid w:val="00D21BAF"/>
    <w:rsid w:val="00D222C5"/>
    <w:rsid w:val="00D223A5"/>
    <w:rsid w:val="00D22951"/>
    <w:rsid w:val="00D22A1B"/>
    <w:rsid w:val="00D22AE3"/>
    <w:rsid w:val="00D22F2C"/>
    <w:rsid w:val="00D23B96"/>
    <w:rsid w:val="00D2423F"/>
    <w:rsid w:val="00D243C5"/>
    <w:rsid w:val="00D2446D"/>
    <w:rsid w:val="00D245F2"/>
    <w:rsid w:val="00D248B1"/>
    <w:rsid w:val="00D252C9"/>
    <w:rsid w:val="00D257B1"/>
    <w:rsid w:val="00D26F17"/>
    <w:rsid w:val="00D276DA"/>
    <w:rsid w:val="00D27DC7"/>
    <w:rsid w:val="00D3001E"/>
    <w:rsid w:val="00D307B0"/>
    <w:rsid w:val="00D30893"/>
    <w:rsid w:val="00D30FFC"/>
    <w:rsid w:val="00D3114D"/>
    <w:rsid w:val="00D31280"/>
    <w:rsid w:val="00D31294"/>
    <w:rsid w:val="00D312F7"/>
    <w:rsid w:val="00D319EA"/>
    <w:rsid w:val="00D31A15"/>
    <w:rsid w:val="00D31A16"/>
    <w:rsid w:val="00D31EDA"/>
    <w:rsid w:val="00D323F4"/>
    <w:rsid w:val="00D3246C"/>
    <w:rsid w:val="00D326E7"/>
    <w:rsid w:val="00D32ECC"/>
    <w:rsid w:val="00D33232"/>
    <w:rsid w:val="00D3326A"/>
    <w:rsid w:val="00D3369A"/>
    <w:rsid w:val="00D34BDC"/>
    <w:rsid w:val="00D350DB"/>
    <w:rsid w:val="00D367BF"/>
    <w:rsid w:val="00D36A13"/>
    <w:rsid w:val="00D36AEC"/>
    <w:rsid w:val="00D36C00"/>
    <w:rsid w:val="00D375A5"/>
    <w:rsid w:val="00D419F3"/>
    <w:rsid w:val="00D420C0"/>
    <w:rsid w:val="00D42EB0"/>
    <w:rsid w:val="00D4376C"/>
    <w:rsid w:val="00D4394F"/>
    <w:rsid w:val="00D43BF7"/>
    <w:rsid w:val="00D44259"/>
    <w:rsid w:val="00D44E25"/>
    <w:rsid w:val="00D45B57"/>
    <w:rsid w:val="00D45C1D"/>
    <w:rsid w:val="00D463A1"/>
    <w:rsid w:val="00D46784"/>
    <w:rsid w:val="00D47051"/>
    <w:rsid w:val="00D47B95"/>
    <w:rsid w:val="00D504DF"/>
    <w:rsid w:val="00D5072C"/>
    <w:rsid w:val="00D50F20"/>
    <w:rsid w:val="00D50F58"/>
    <w:rsid w:val="00D50F5A"/>
    <w:rsid w:val="00D51482"/>
    <w:rsid w:val="00D51773"/>
    <w:rsid w:val="00D518C8"/>
    <w:rsid w:val="00D51A79"/>
    <w:rsid w:val="00D52CCA"/>
    <w:rsid w:val="00D539FF"/>
    <w:rsid w:val="00D54848"/>
    <w:rsid w:val="00D549EC"/>
    <w:rsid w:val="00D54A7F"/>
    <w:rsid w:val="00D54C17"/>
    <w:rsid w:val="00D54C31"/>
    <w:rsid w:val="00D54ECA"/>
    <w:rsid w:val="00D55F4C"/>
    <w:rsid w:val="00D56408"/>
    <w:rsid w:val="00D56780"/>
    <w:rsid w:val="00D56C47"/>
    <w:rsid w:val="00D57504"/>
    <w:rsid w:val="00D6029F"/>
    <w:rsid w:val="00D60B9C"/>
    <w:rsid w:val="00D61FAE"/>
    <w:rsid w:val="00D61FE6"/>
    <w:rsid w:val="00D6368E"/>
    <w:rsid w:val="00D64195"/>
    <w:rsid w:val="00D645DD"/>
    <w:rsid w:val="00D649A4"/>
    <w:rsid w:val="00D64ED8"/>
    <w:rsid w:val="00D6586A"/>
    <w:rsid w:val="00D65BD1"/>
    <w:rsid w:val="00D65D86"/>
    <w:rsid w:val="00D663A9"/>
    <w:rsid w:val="00D6643F"/>
    <w:rsid w:val="00D6652F"/>
    <w:rsid w:val="00D67199"/>
    <w:rsid w:val="00D67480"/>
    <w:rsid w:val="00D70200"/>
    <w:rsid w:val="00D70DF6"/>
    <w:rsid w:val="00D7179C"/>
    <w:rsid w:val="00D717B0"/>
    <w:rsid w:val="00D71851"/>
    <w:rsid w:val="00D72C67"/>
    <w:rsid w:val="00D72D09"/>
    <w:rsid w:val="00D734C8"/>
    <w:rsid w:val="00D739C1"/>
    <w:rsid w:val="00D73A09"/>
    <w:rsid w:val="00D73D7E"/>
    <w:rsid w:val="00D74522"/>
    <w:rsid w:val="00D7477F"/>
    <w:rsid w:val="00D749D2"/>
    <w:rsid w:val="00D74A30"/>
    <w:rsid w:val="00D74BE6"/>
    <w:rsid w:val="00D752F8"/>
    <w:rsid w:val="00D7547A"/>
    <w:rsid w:val="00D75522"/>
    <w:rsid w:val="00D76309"/>
    <w:rsid w:val="00D763BB"/>
    <w:rsid w:val="00D7651D"/>
    <w:rsid w:val="00D76722"/>
    <w:rsid w:val="00D76CCF"/>
    <w:rsid w:val="00D774F6"/>
    <w:rsid w:val="00D7796B"/>
    <w:rsid w:val="00D77B5C"/>
    <w:rsid w:val="00D77C5C"/>
    <w:rsid w:val="00D77EFC"/>
    <w:rsid w:val="00D80508"/>
    <w:rsid w:val="00D80AA7"/>
    <w:rsid w:val="00D815CE"/>
    <w:rsid w:val="00D8199A"/>
    <w:rsid w:val="00D81CF5"/>
    <w:rsid w:val="00D820B3"/>
    <w:rsid w:val="00D821EC"/>
    <w:rsid w:val="00D82283"/>
    <w:rsid w:val="00D82756"/>
    <w:rsid w:val="00D82974"/>
    <w:rsid w:val="00D82B43"/>
    <w:rsid w:val="00D8370D"/>
    <w:rsid w:val="00D837C8"/>
    <w:rsid w:val="00D839AF"/>
    <w:rsid w:val="00D847C6"/>
    <w:rsid w:val="00D84C03"/>
    <w:rsid w:val="00D85694"/>
    <w:rsid w:val="00D85A86"/>
    <w:rsid w:val="00D85DF3"/>
    <w:rsid w:val="00D85EC6"/>
    <w:rsid w:val="00D86496"/>
    <w:rsid w:val="00D869EC"/>
    <w:rsid w:val="00D8744A"/>
    <w:rsid w:val="00D87D23"/>
    <w:rsid w:val="00D87D9E"/>
    <w:rsid w:val="00D87EEA"/>
    <w:rsid w:val="00D90854"/>
    <w:rsid w:val="00D9087E"/>
    <w:rsid w:val="00D90B6D"/>
    <w:rsid w:val="00D9107A"/>
    <w:rsid w:val="00D917CC"/>
    <w:rsid w:val="00D920CF"/>
    <w:rsid w:val="00D9246C"/>
    <w:rsid w:val="00D92708"/>
    <w:rsid w:val="00D92B0D"/>
    <w:rsid w:val="00D93D0F"/>
    <w:rsid w:val="00D953E3"/>
    <w:rsid w:val="00D95EBD"/>
    <w:rsid w:val="00D96710"/>
    <w:rsid w:val="00D9707C"/>
    <w:rsid w:val="00D97798"/>
    <w:rsid w:val="00DA0184"/>
    <w:rsid w:val="00DA025F"/>
    <w:rsid w:val="00DA02AC"/>
    <w:rsid w:val="00DA031E"/>
    <w:rsid w:val="00DA0980"/>
    <w:rsid w:val="00DA164F"/>
    <w:rsid w:val="00DA167D"/>
    <w:rsid w:val="00DA1DB8"/>
    <w:rsid w:val="00DA2536"/>
    <w:rsid w:val="00DA3392"/>
    <w:rsid w:val="00DA3440"/>
    <w:rsid w:val="00DA34C1"/>
    <w:rsid w:val="00DA37AB"/>
    <w:rsid w:val="00DA3EC2"/>
    <w:rsid w:val="00DA4098"/>
    <w:rsid w:val="00DA4D95"/>
    <w:rsid w:val="00DA5D3C"/>
    <w:rsid w:val="00DA5EA8"/>
    <w:rsid w:val="00DA623C"/>
    <w:rsid w:val="00DA62CA"/>
    <w:rsid w:val="00DA790E"/>
    <w:rsid w:val="00DA7F4E"/>
    <w:rsid w:val="00DB0870"/>
    <w:rsid w:val="00DB1982"/>
    <w:rsid w:val="00DB20DC"/>
    <w:rsid w:val="00DB274C"/>
    <w:rsid w:val="00DB2A6D"/>
    <w:rsid w:val="00DB2B72"/>
    <w:rsid w:val="00DB2D26"/>
    <w:rsid w:val="00DB3084"/>
    <w:rsid w:val="00DB30E1"/>
    <w:rsid w:val="00DB3143"/>
    <w:rsid w:val="00DB3D42"/>
    <w:rsid w:val="00DB4390"/>
    <w:rsid w:val="00DB4616"/>
    <w:rsid w:val="00DB4BFC"/>
    <w:rsid w:val="00DB4DC2"/>
    <w:rsid w:val="00DB5D55"/>
    <w:rsid w:val="00DB5F7A"/>
    <w:rsid w:val="00DB6861"/>
    <w:rsid w:val="00DB6896"/>
    <w:rsid w:val="00DB68E2"/>
    <w:rsid w:val="00DB7BE7"/>
    <w:rsid w:val="00DC0011"/>
    <w:rsid w:val="00DC0249"/>
    <w:rsid w:val="00DC068A"/>
    <w:rsid w:val="00DC070B"/>
    <w:rsid w:val="00DC0C54"/>
    <w:rsid w:val="00DC0EEF"/>
    <w:rsid w:val="00DC0F86"/>
    <w:rsid w:val="00DC1C5B"/>
    <w:rsid w:val="00DC1F16"/>
    <w:rsid w:val="00DC3E8F"/>
    <w:rsid w:val="00DC49F9"/>
    <w:rsid w:val="00DC4AD3"/>
    <w:rsid w:val="00DD0793"/>
    <w:rsid w:val="00DD0919"/>
    <w:rsid w:val="00DD0F94"/>
    <w:rsid w:val="00DD12B9"/>
    <w:rsid w:val="00DD15C4"/>
    <w:rsid w:val="00DD1A04"/>
    <w:rsid w:val="00DD1CF1"/>
    <w:rsid w:val="00DD1F57"/>
    <w:rsid w:val="00DD1F6A"/>
    <w:rsid w:val="00DD2487"/>
    <w:rsid w:val="00DD2D1F"/>
    <w:rsid w:val="00DD313E"/>
    <w:rsid w:val="00DD3639"/>
    <w:rsid w:val="00DD4401"/>
    <w:rsid w:val="00DD4A52"/>
    <w:rsid w:val="00DD4B8D"/>
    <w:rsid w:val="00DD536B"/>
    <w:rsid w:val="00DD58DE"/>
    <w:rsid w:val="00DD5981"/>
    <w:rsid w:val="00DD5F5A"/>
    <w:rsid w:val="00DD611B"/>
    <w:rsid w:val="00DD61B7"/>
    <w:rsid w:val="00DD6D15"/>
    <w:rsid w:val="00DD6F97"/>
    <w:rsid w:val="00DD7003"/>
    <w:rsid w:val="00DD717B"/>
    <w:rsid w:val="00DD7D6E"/>
    <w:rsid w:val="00DE005B"/>
    <w:rsid w:val="00DE006E"/>
    <w:rsid w:val="00DE05A0"/>
    <w:rsid w:val="00DE0F38"/>
    <w:rsid w:val="00DE0FFA"/>
    <w:rsid w:val="00DE1288"/>
    <w:rsid w:val="00DE12DB"/>
    <w:rsid w:val="00DE2AAF"/>
    <w:rsid w:val="00DE2B8E"/>
    <w:rsid w:val="00DE3077"/>
    <w:rsid w:val="00DE3381"/>
    <w:rsid w:val="00DE3950"/>
    <w:rsid w:val="00DE4D63"/>
    <w:rsid w:val="00DE4F35"/>
    <w:rsid w:val="00DE598D"/>
    <w:rsid w:val="00DE6808"/>
    <w:rsid w:val="00DE6A4C"/>
    <w:rsid w:val="00DE70E8"/>
    <w:rsid w:val="00DE7130"/>
    <w:rsid w:val="00DE72F7"/>
    <w:rsid w:val="00DE7372"/>
    <w:rsid w:val="00DE7542"/>
    <w:rsid w:val="00DE7CC7"/>
    <w:rsid w:val="00DF032A"/>
    <w:rsid w:val="00DF03DB"/>
    <w:rsid w:val="00DF070C"/>
    <w:rsid w:val="00DF09DA"/>
    <w:rsid w:val="00DF1812"/>
    <w:rsid w:val="00DF2A0D"/>
    <w:rsid w:val="00DF2ABD"/>
    <w:rsid w:val="00DF2FD5"/>
    <w:rsid w:val="00DF339E"/>
    <w:rsid w:val="00DF399E"/>
    <w:rsid w:val="00DF3A46"/>
    <w:rsid w:val="00DF4334"/>
    <w:rsid w:val="00DF4362"/>
    <w:rsid w:val="00DF457D"/>
    <w:rsid w:val="00DF4961"/>
    <w:rsid w:val="00DF549A"/>
    <w:rsid w:val="00DF664B"/>
    <w:rsid w:val="00DF6847"/>
    <w:rsid w:val="00DF6CBE"/>
    <w:rsid w:val="00DF6FA5"/>
    <w:rsid w:val="00DF711E"/>
    <w:rsid w:val="00DF7700"/>
    <w:rsid w:val="00DF78D4"/>
    <w:rsid w:val="00E003DB"/>
    <w:rsid w:val="00E00550"/>
    <w:rsid w:val="00E0088A"/>
    <w:rsid w:val="00E0090A"/>
    <w:rsid w:val="00E01070"/>
    <w:rsid w:val="00E01095"/>
    <w:rsid w:val="00E015F1"/>
    <w:rsid w:val="00E01EB2"/>
    <w:rsid w:val="00E021A4"/>
    <w:rsid w:val="00E023F1"/>
    <w:rsid w:val="00E02AA4"/>
    <w:rsid w:val="00E02EBB"/>
    <w:rsid w:val="00E045B6"/>
    <w:rsid w:val="00E04A9F"/>
    <w:rsid w:val="00E050EB"/>
    <w:rsid w:val="00E05122"/>
    <w:rsid w:val="00E056C5"/>
    <w:rsid w:val="00E0593A"/>
    <w:rsid w:val="00E07099"/>
    <w:rsid w:val="00E0717D"/>
    <w:rsid w:val="00E07A18"/>
    <w:rsid w:val="00E105E8"/>
    <w:rsid w:val="00E11090"/>
    <w:rsid w:val="00E11410"/>
    <w:rsid w:val="00E1158D"/>
    <w:rsid w:val="00E1158E"/>
    <w:rsid w:val="00E11637"/>
    <w:rsid w:val="00E11BF0"/>
    <w:rsid w:val="00E11D5A"/>
    <w:rsid w:val="00E12507"/>
    <w:rsid w:val="00E12C0C"/>
    <w:rsid w:val="00E12D09"/>
    <w:rsid w:val="00E13F9D"/>
    <w:rsid w:val="00E1418B"/>
    <w:rsid w:val="00E150CE"/>
    <w:rsid w:val="00E152CE"/>
    <w:rsid w:val="00E15400"/>
    <w:rsid w:val="00E156C4"/>
    <w:rsid w:val="00E15B45"/>
    <w:rsid w:val="00E15C5E"/>
    <w:rsid w:val="00E15D26"/>
    <w:rsid w:val="00E16007"/>
    <w:rsid w:val="00E16188"/>
    <w:rsid w:val="00E16197"/>
    <w:rsid w:val="00E1620C"/>
    <w:rsid w:val="00E16670"/>
    <w:rsid w:val="00E169B1"/>
    <w:rsid w:val="00E16AA3"/>
    <w:rsid w:val="00E16AFD"/>
    <w:rsid w:val="00E16E0C"/>
    <w:rsid w:val="00E16E9A"/>
    <w:rsid w:val="00E16EC9"/>
    <w:rsid w:val="00E17678"/>
    <w:rsid w:val="00E17E46"/>
    <w:rsid w:val="00E20EEF"/>
    <w:rsid w:val="00E2113D"/>
    <w:rsid w:val="00E22FCC"/>
    <w:rsid w:val="00E2306A"/>
    <w:rsid w:val="00E240F3"/>
    <w:rsid w:val="00E24485"/>
    <w:rsid w:val="00E245DA"/>
    <w:rsid w:val="00E24EC5"/>
    <w:rsid w:val="00E259EC"/>
    <w:rsid w:val="00E263CC"/>
    <w:rsid w:val="00E3039C"/>
    <w:rsid w:val="00E306BD"/>
    <w:rsid w:val="00E30735"/>
    <w:rsid w:val="00E30B09"/>
    <w:rsid w:val="00E31880"/>
    <w:rsid w:val="00E31AA8"/>
    <w:rsid w:val="00E31ECE"/>
    <w:rsid w:val="00E33119"/>
    <w:rsid w:val="00E33342"/>
    <w:rsid w:val="00E33855"/>
    <w:rsid w:val="00E33B0C"/>
    <w:rsid w:val="00E33E81"/>
    <w:rsid w:val="00E3445A"/>
    <w:rsid w:val="00E3446B"/>
    <w:rsid w:val="00E3467E"/>
    <w:rsid w:val="00E350FF"/>
    <w:rsid w:val="00E3570F"/>
    <w:rsid w:val="00E36053"/>
    <w:rsid w:val="00E36567"/>
    <w:rsid w:val="00E36A00"/>
    <w:rsid w:val="00E375BF"/>
    <w:rsid w:val="00E37B84"/>
    <w:rsid w:val="00E37C75"/>
    <w:rsid w:val="00E37D3E"/>
    <w:rsid w:val="00E400F9"/>
    <w:rsid w:val="00E40335"/>
    <w:rsid w:val="00E42361"/>
    <w:rsid w:val="00E42D55"/>
    <w:rsid w:val="00E42E66"/>
    <w:rsid w:val="00E43457"/>
    <w:rsid w:val="00E439BA"/>
    <w:rsid w:val="00E44002"/>
    <w:rsid w:val="00E4413F"/>
    <w:rsid w:val="00E44BE1"/>
    <w:rsid w:val="00E45132"/>
    <w:rsid w:val="00E457C6"/>
    <w:rsid w:val="00E460A4"/>
    <w:rsid w:val="00E4617D"/>
    <w:rsid w:val="00E46C0A"/>
    <w:rsid w:val="00E46DFD"/>
    <w:rsid w:val="00E46EA8"/>
    <w:rsid w:val="00E472E6"/>
    <w:rsid w:val="00E4755D"/>
    <w:rsid w:val="00E50451"/>
    <w:rsid w:val="00E50480"/>
    <w:rsid w:val="00E505D9"/>
    <w:rsid w:val="00E5096B"/>
    <w:rsid w:val="00E50FDB"/>
    <w:rsid w:val="00E51227"/>
    <w:rsid w:val="00E517D7"/>
    <w:rsid w:val="00E51D87"/>
    <w:rsid w:val="00E5205D"/>
    <w:rsid w:val="00E52362"/>
    <w:rsid w:val="00E5259E"/>
    <w:rsid w:val="00E5264E"/>
    <w:rsid w:val="00E5294C"/>
    <w:rsid w:val="00E52D6C"/>
    <w:rsid w:val="00E52F29"/>
    <w:rsid w:val="00E52F82"/>
    <w:rsid w:val="00E54097"/>
    <w:rsid w:val="00E544A9"/>
    <w:rsid w:val="00E54C4F"/>
    <w:rsid w:val="00E55196"/>
    <w:rsid w:val="00E56A03"/>
    <w:rsid w:val="00E56D88"/>
    <w:rsid w:val="00E5735A"/>
    <w:rsid w:val="00E57791"/>
    <w:rsid w:val="00E578C3"/>
    <w:rsid w:val="00E57DFA"/>
    <w:rsid w:val="00E57E33"/>
    <w:rsid w:val="00E57E71"/>
    <w:rsid w:val="00E57F7F"/>
    <w:rsid w:val="00E60015"/>
    <w:rsid w:val="00E60127"/>
    <w:rsid w:val="00E601C5"/>
    <w:rsid w:val="00E6089F"/>
    <w:rsid w:val="00E60E15"/>
    <w:rsid w:val="00E60F7F"/>
    <w:rsid w:val="00E611F3"/>
    <w:rsid w:val="00E61CE0"/>
    <w:rsid w:val="00E61DD7"/>
    <w:rsid w:val="00E62599"/>
    <w:rsid w:val="00E625A0"/>
    <w:rsid w:val="00E63578"/>
    <w:rsid w:val="00E638C0"/>
    <w:rsid w:val="00E63B8B"/>
    <w:rsid w:val="00E6459A"/>
    <w:rsid w:val="00E64E2B"/>
    <w:rsid w:val="00E66722"/>
    <w:rsid w:val="00E66CE0"/>
    <w:rsid w:val="00E673B4"/>
    <w:rsid w:val="00E674EA"/>
    <w:rsid w:val="00E67D2B"/>
    <w:rsid w:val="00E67D53"/>
    <w:rsid w:val="00E7035F"/>
    <w:rsid w:val="00E7048A"/>
    <w:rsid w:val="00E70699"/>
    <w:rsid w:val="00E70789"/>
    <w:rsid w:val="00E70A29"/>
    <w:rsid w:val="00E70F0A"/>
    <w:rsid w:val="00E71113"/>
    <w:rsid w:val="00E711DA"/>
    <w:rsid w:val="00E71575"/>
    <w:rsid w:val="00E71C06"/>
    <w:rsid w:val="00E71C0D"/>
    <w:rsid w:val="00E71CCD"/>
    <w:rsid w:val="00E71EE8"/>
    <w:rsid w:val="00E725A4"/>
    <w:rsid w:val="00E72759"/>
    <w:rsid w:val="00E72921"/>
    <w:rsid w:val="00E72CBE"/>
    <w:rsid w:val="00E73D58"/>
    <w:rsid w:val="00E744A9"/>
    <w:rsid w:val="00E744CB"/>
    <w:rsid w:val="00E7490F"/>
    <w:rsid w:val="00E74C55"/>
    <w:rsid w:val="00E74CD4"/>
    <w:rsid w:val="00E74E7B"/>
    <w:rsid w:val="00E75247"/>
    <w:rsid w:val="00E7526C"/>
    <w:rsid w:val="00E756E1"/>
    <w:rsid w:val="00E759C3"/>
    <w:rsid w:val="00E75A94"/>
    <w:rsid w:val="00E75BFD"/>
    <w:rsid w:val="00E75D2B"/>
    <w:rsid w:val="00E75F73"/>
    <w:rsid w:val="00E762B0"/>
    <w:rsid w:val="00E7642C"/>
    <w:rsid w:val="00E7677D"/>
    <w:rsid w:val="00E76A3C"/>
    <w:rsid w:val="00E76B57"/>
    <w:rsid w:val="00E76D3F"/>
    <w:rsid w:val="00E76FD8"/>
    <w:rsid w:val="00E774A3"/>
    <w:rsid w:val="00E77BBF"/>
    <w:rsid w:val="00E77BCD"/>
    <w:rsid w:val="00E80003"/>
    <w:rsid w:val="00E801B0"/>
    <w:rsid w:val="00E804FA"/>
    <w:rsid w:val="00E80D3E"/>
    <w:rsid w:val="00E81762"/>
    <w:rsid w:val="00E81D29"/>
    <w:rsid w:val="00E82219"/>
    <w:rsid w:val="00E82D1F"/>
    <w:rsid w:val="00E82D8B"/>
    <w:rsid w:val="00E831D5"/>
    <w:rsid w:val="00E83A39"/>
    <w:rsid w:val="00E83F06"/>
    <w:rsid w:val="00E8438C"/>
    <w:rsid w:val="00E85632"/>
    <w:rsid w:val="00E8585F"/>
    <w:rsid w:val="00E85E3F"/>
    <w:rsid w:val="00E8618A"/>
    <w:rsid w:val="00E861BC"/>
    <w:rsid w:val="00E86CF4"/>
    <w:rsid w:val="00E870CA"/>
    <w:rsid w:val="00E87106"/>
    <w:rsid w:val="00E87382"/>
    <w:rsid w:val="00E876D4"/>
    <w:rsid w:val="00E87C3B"/>
    <w:rsid w:val="00E87D13"/>
    <w:rsid w:val="00E9035F"/>
    <w:rsid w:val="00E911B1"/>
    <w:rsid w:val="00E916CA"/>
    <w:rsid w:val="00E91744"/>
    <w:rsid w:val="00E91875"/>
    <w:rsid w:val="00E91D1A"/>
    <w:rsid w:val="00E91E9C"/>
    <w:rsid w:val="00E92620"/>
    <w:rsid w:val="00E92A08"/>
    <w:rsid w:val="00E92E3E"/>
    <w:rsid w:val="00E9308F"/>
    <w:rsid w:val="00E944DD"/>
    <w:rsid w:val="00E94DF6"/>
    <w:rsid w:val="00E95293"/>
    <w:rsid w:val="00E95749"/>
    <w:rsid w:val="00E96EEB"/>
    <w:rsid w:val="00E9745C"/>
    <w:rsid w:val="00E97AA2"/>
    <w:rsid w:val="00EA0935"/>
    <w:rsid w:val="00EA16E4"/>
    <w:rsid w:val="00EA1BF4"/>
    <w:rsid w:val="00EA1F4A"/>
    <w:rsid w:val="00EA22CF"/>
    <w:rsid w:val="00EA3701"/>
    <w:rsid w:val="00EA3B91"/>
    <w:rsid w:val="00EA3EB9"/>
    <w:rsid w:val="00EA3F53"/>
    <w:rsid w:val="00EA3F77"/>
    <w:rsid w:val="00EA430A"/>
    <w:rsid w:val="00EA4585"/>
    <w:rsid w:val="00EA4832"/>
    <w:rsid w:val="00EA494C"/>
    <w:rsid w:val="00EA4F61"/>
    <w:rsid w:val="00EA6280"/>
    <w:rsid w:val="00EA6495"/>
    <w:rsid w:val="00EA7195"/>
    <w:rsid w:val="00EA7B89"/>
    <w:rsid w:val="00EA7C94"/>
    <w:rsid w:val="00EB08B2"/>
    <w:rsid w:val="00EB1A56"/>
    <w:rsid w:val="00EB259B"/>
    <w:rsid w:val="00EB2A45"/>
    <w:rsid w:val="00EB2FA8"/>
    <w:rsid w:val="00EB3076"/>
    <w:rsid w:val="00EB359D"/>
    <w:rsid w:val="00EB3D1E"/>
    <w:rsid w:val="00EB3E12"/>
    <w:rsid w:val="00EB4523"/>
    <w:rsid w:val="00EB4F01"/>
    <w:rsid w:val="00EB5250"/>
    <w:rsid w:val="00EB5438"/>
    <w:rsid w:val="00EB60B0"/>
    <w:rsid w:val="00EB69E5"/>
    <w:rsid w:val="00EB6D88"/>
    <w:rsid w:val="00EB7A89"/>
    <w:rsid w:val="00EC0756"/>
    <w:rsid w:val="00EC07D5"/>
    <w:rsid w:val="00EC08C3"/>
    <w:rsid w:val="00EC09D6"/>
    <w:rsid w:val="00EC147F"/>
    <w:rsid w:val="00EC2366"/>
    <w:rsid w:val="00EC24B8"/>
    <w:rsid w:val="00EC26F5"/>
    <w:rsid w:val="00EC28B0"/>
    <w:rsid w:val="00EC2C58"/>
    <w:rsid w:val="00EC2DA6"/>
    <w:rsid w:val="00EC354B"/>
    <w:rsid w:val="00EC3AB3"/>
    <w:rsid w:val="00EC3B8C"/>
    <w:rsid w:val="00EC43E9"/>
    <w:rsid w:val="00EC454A"/>
    <w:rsid w:val="00EC460D"/>
    <w:rsid w:val="00EC592F"/>
    <w:rsid w:val="00EC618F"/>
    <w:rsid w:val="00EC6304"/>
    <w:rsid w:val="00EC6625"/>
    <w:rsid w:val="00EC709D"/>
    <w:rsid w:val="00EC78A2"/>
    <w:rsid w:val="00EC7939"/>
    <w:rsid w:val="00EC7A26"/>
    <w:rsid w:val="00ED004F"/>
    <w:rsid w:val="00ED07D0"/>
    <w:rsid w:val="00ED0BA9"/>
    <w:rsid w:val="00ED12E0"/>
    <w:rsid w:val="00ED1CD5"/>
    <w:rsid w:val="00ED2B7E"/>
    <w:rsid w:val="00ED35C9"/>
    <w:rsid w:val="00ED3B23"/>
    <w:rsid w:val="00ED42BE"/>
    <w:rsid w:val="00ED5304"/>
    <w:rsid w:val="00ED5D23"/>
    <w:rsid w:val="00ED5D6B"/>
    <w:rsid w:val="00ED6AF7"/>
    <w:rsid w:val="00ED6CA5"/>
    <w:rsid w:val="00ED7114"/>
    <w:rsid w:val="00ED7A54"/>
    <w:rsid w:val="00EE08BC"/>
    <w:rsid w:val="00EE1B81"/>
    <w:rsid w:val="00EE1F8D"/>
    <w:rsid w:val="00EE2117"/>
    <w:rsid w:val="00EE22B8"/>
    <w:rsid w:val="00EE2499"/>
    <w:rsid w:val="00EE2A54"/>
    <w:rsid w:val="00EE36DE"/>
    <w:rsid w:val="00EE39A5"/>
    <w:rsid w:val="00EE3A14"/>
    <w:rsid w:val="00EE3D80"/>
    <w:rsid w:val="00EE4289"/>
    <w:rsid w:val="00EE4885"/>
    <w:rsid w:val="00EE4B1F"/>
    <w:rsid w:val="00EE5894"/>
    <w:rsid w:val="00EE5926"/>
    <w:rsid w:val="00EE5A6C"/>
    <w:rsid w:val="00EE5CB6"/>
    <w:rsid w:val="00EE68A8"/>
    <w:rsid w:val="00EE6E4B"/>
    <w:rsid w:val="00EE71BA"/>
    <w:rsid w:val="00EE756F"/>
    <w:rsid w:val="00EE75B6"/>
    <w:rsid w:val="00EF02AF"/>
    <w:rsid w:val="00EF0D8C"/>
    <w:rsid w:val="00EF133B"/>
    <w:rsid w:val="00EF15DB"/>
    <w:rsid w:val="00EF1709"/>
    <w:rsid w:val="00EF1CEC"/>
    <w:rsid w:val="00EF1D7C"/>
    <w:rsid w:val="00EF247C"/>
    <w:rsid w:val="00EF29AD"/>
    <w:rsid w:val="00EF37DF"/>
    <w:rsid w:val="00EF47FB"/>
    <w:rsid w:val="00EF483E"/>
    <w:rsid w:val="00EF4D4E"/>
    <w:rsid w:val="00EF5511"/>
    <w:rsid w:val="00EF5637"/>
    <w:rsid w:val="00EF5BFC"/>
    <w:rsid w:val="00EF632D"/>
    <w:rsid w:val="00EF69AE"/>
    <w:rsid w:val="00EF6BEB"/>
    <w:rsid w:val="00EF7033"/>
    <w:rsid w:val="00EF79E9"/>
    <w:rsid w:val="00EF7ECB"/>
    <w:rsid w:val="00EF7F22"/>
    <w:rsid w:val="00F0080D"/>
    <w:rsid w:val="00F01144"/>
    <w:rsid w:val="00F013B6"/>
    <w:rsid w:val="00F0178C"/>
    <w:rsid w:val="00F01AC3"/>
    <w:rsid w:val="00F02574"/>
    <w:rsid w:val="00F026C6"/>
    <w:rsid w:val="00F02814"/>
    <w:rsid w:val="00F02A6A"/>
    <w:rsid w:val="00F02DF0"/>
    <w:rsid w:val="00F03669"/>
    <w:rsid w:val="00F03869"/>
    <w:rsid w:val="00F04B9A"/>
    <w:rsid w:val="00F04CE3"/>
    <w:rsid w:val="00F04CEE"/>
    <w:rsid w:val="00F052EE"/>
    <w:rsid w:val="00F0574D"/>
    <w:rsid w:val="00F05AAA"/>
    <w:rsid w:val="00F05F49"/>
    <w:rsid w:val="00F062BC"/>
    <w:rsid w:val="00F06393"/>
    <w:rsid w:val="00F0696D"/>
    <w:rsid w:val="00F07353"/>
    <w:rsid w:val="00F07E03"/>
    <w:rsid w:val="00F10079"/>
    <w:rsid w:val="00F1007D"/>
    <w:rsid w:val="00F101E7"/>
    <w:rsid w:val="00F102EF"/>
    <w:rsid w:val="00F107B9"/>
    <w:rsid w:val="00F10DD3"/>
    <w:rsid w:val="00F1193A"/>
    <w:rsid w:val="00F12C71"/>
    <w:rsid w:val="00F13058"/>
    <w:rsid w:val="00F133CD"/>
    <w:rsid w:val="00F1351B"/>
    <w:rsid w:val="00F140CF"/>
    <w:rsid w:val="00F14104"/>
    <w:rsid w:val="00F14206"/>
    <w:rsid w:val="00F147E3"/>
    <w:rsid w:val="00F14A5C"/>
    <w:rsid w:val="00F15264"/>
    <w:rsid w:val="00F154B5"/>
    <w:rsid w:val="00F15B6E"/>
    <w:rsid w:val="00F165FD"/>
    <w:rsid w:val="00F16856"/>
    <w:rsid w:val="00F16D7F"/>
    <w:rsid w:val="00F17823"/>
    <w:rsid w:val="00F17C5D"/>
    <w:rsid w:val="00F17C96"/>
    <w:rsid w:val="00F17DDD"/>
    <w:rsid w:val="00F17E0B"/>
    <w:rsid w:val="00F17E2E"/>
    <w:rsid w:val="00F20140"/>
    <w:rsid w:val="00F208C9"/>
    <w:rsid w:val="00F209E7"/>
    <w:rsid w:val="00F20F40"/>
    <w:rsid w:val="00F21FB4"/>
    <w:rsid w:val="00F2217E"/>
    <w:rsid w:val="00F22688"/>
    <w:rsid w:val="00F22A09"/>
    <w:rsid w:val="00F22AEF"/>
    <w:rsid w:val="00F23018"/>
    <w:rsid w:val="00F23181"/>
    <w:rsid w:val="00F23CD7"/>
    <w:rsid w:val="00F23D1D"/>
    <w:rsid w:val="00F2458A"/>
    <w:rsid w:val="00F24B87"/>
    <w:rsid w:val="00F25F50"/>
    <w:rsid w:val="00F26289"/>
    <w:rsid w:val="00F269A6"/>
    <w:rsid w:val="00F26F48"/>
    <w:rsid w:val="00F27437"/>
    <w:rsid w:val="00F27738"/>
    <w:rsid w:val="00F306DA"/>
    <w:rsid w:val="00F30F3C"/>
    <w:rsid w:val="00F3145E"/>
    <w:rsid w:val="00F31541"/>
    <w:rsid w:val="00F31A14"/>
    <w:rsid w:val="00F32666"/>
    <w:rsid w:val="00F329BB"/>
    <w:rsid w:val="00F32DB1"/>
    <w:rsid w:val="00F32DBC"/>
    <w:rsid w:val="00F33092"/>
    <w:rsid w:val="00F331EA"/>
    <w:rsid w:val="00F34301"/>
    <w:rsid w:val="00F3433B"/>
    <w:rsid w:val="00F34691"/>
    <w:rsid w:val="00F35FF4"/>
    <w:rsid w:val="00F36020"/>
    <w:rsid w:val="00F364AD"/>
    <w:rsid w:val="00F36ABB"/>
    <w:rsid w:val="00F36CB3"/>
    <w:rsid w:val="00F371C3"/>
    <w:rsid w:val="00F376D8"/>
    <w:rsid w:val="00F37A1D"/>
    <w:rsid w:val="00F37B8F"/>
    <w:rsid w:val="00F37BC4"/>
    <w:rsid w:val="00F40039"/>
    <w:rsid w:val="00F404B4"/>
    <w:rsid w:val="00F40FBF"/>
    <w:rsid w:val="00F41068"/>
    <w:rsid w:val="00F4221D"/>
    <w:rsid w:val="00F427F0"/>
    <w:rsid w:val="00F427F6"/>
    <w:rsid w:val="00F42D29"/>
    <w:rsid w:val="00F4315B"/>
    <w:rsid w:val="00F43213"/>
    <w:rsid w:val="00F43F57"/>
    <w:rsid w:val="00F43F95"/>
    <w:rsid w:val="00F442DC"/>
    <w:rsid w:val="00F444DF"/>
    <w:rsid w:val="00F4484A"/>
    <w:rsid w:val="00F4496C"/>
    <w:rsid w:val="00F44FB1"/>
    <w:rsid w:val="00F45979"/>
    <w:rsid w:val="00F45C07"/>
    <w:rsid w:val="00F45D23"/>
    <w:rsid w:val="00F46D05"/>
    <w:rsid w:val="00F46DAC"/>
    <w:rsid w:val="00F47147"/>
    <w:rsid w:val="00F47658"/>
    <w:rsid w:val="00F47E1C"/>
    <w:rsid w:val="00F508D2"/>
    <w:rsid w:val="00F516AF"/>
    <w:rsid w:val="00F516F3"/>
    <w:rsid w:val="00F5191B"/>
    <w:rsid w:val="00F51A38"/>
    <w:rsid w:val="00F529C7"/>
    <w:rsid w:val="00F532CD"/>
    <w:rsid w:val="00F5340B"/>
    <w:rsid w:val="00F53BBF"/>
    <w:rsid w:val="00F53DF7"/>
    <w:rsid w:val="00F545AA"/>
    <w:rsid w:val="00F546A3"/>
    <w:rsid w:val="00F54AE9"/>
    <w:rsid w:val="00F557F8"/>
    <w:rsid w:val="00F55CD1"/>
    <w:rsid w:val="00F563DA"/>
    <w:rsid w:val="00F5672E"/>
    <w:rsid w:val="00F56A70"/>
    <w:rsid w:val="00F572D0"/>
    <w:rsid w:val="00F5750B"/>
    <w:rsid w:val="00F57DE6"/>
    <w:rsid w:val="00F601CB"/>
    <w:rsid w:val="00F604C3"/>
    <w:rsid w:val="00F60BB4"/>
    <w:rsid w:val="00F6173B"/>
    <w:rsid w:val="00F61ECF"/>
    <w:rsid w:val="00F62370"/>
    <w:rsid w:val="00F6383C"/>
    <w:rsid w:val="00F647F5"/>
    <w:rsid w:val="00F6569A"/>
    <w:rsid w:val="00F65898"/>
    <w:rsid w:val="00F65926"/>
    <w:rsid w:val="00F66068"/>
    <w:rsid w:val="00F66D18"/>
    <w:rsid w:val="00F66E79"/>
    <w:rsid w:val="00F6702E"/>
    <w:rsid w:val="00F67281"/>
    <w:rsid w:val="00F6733E"/>
    <w:rsid w:val="00F676A1"/>
    <w:rsid w:val="00F67DC5"/>
    <w:rsid w:val="00F70469"/>
    <w:rsid w:val="00F70BD2"/>
    <w:rsid w:val="00F7129D"/>
    <w:rsid w:val="00F713C0"/>
    <w:rsid w:val="00F713C7"/>
    <w:rsid w:val="00F716C3"/>
    <w:rsid w:val="00F719A3"/>
    <w:rsid w:val="00F71C50"/>
    <w:rsid w:val="00F7223F"/>
    <w:rsid w:val="00F72AA7"/>
    <w:rsid w:val="00F72E7B"/>
    <w:rsid w:val="00F73488"/>
    <w:rsid w:val="00F7377F"/>
    <w:rsid w:val="00F73DF9"/>
    <w:rsid w:val="00F73F2E"/>
    <w:rsid w:val="00F74D5E"/>
    <w:rsid w:val="00F74F54"/>
    <w:rsid w:val="00F75824"/>
    <w:rsid w:val="00F75FF6"/>
    <w:rsid w:val="00F764F6"/>
    <w:rsid w:val="00F77191"/>
    <w:rsid w:val="00F776E7"/>
    <w:rsid w:val="00F77B6B"/>
    <w:rsid w:val="00F802A5"/>
    <w:rsid w:val="00F80B2F"/>
    <w:rsid w:val="00F81527"/>
    <w:rsid w:val="00F8152C"/>
    <w:rsid w:val="00F81EF2"/>
    <w:rsid w:val="00F829BD"/>
    <w:rsid w:val="00F82A82"/>
    <w:rsid w:val="00F82BEB"/>
    <w:rsid w:val="00F82C91"/>
    <w:rsid w:val="00F82DEB"/>
    <w:rsid w:val="00F82E44"/>
    <w:rsid w:val="00F82FCB"/>
    <w:rsid w:val="00F83057"/>
    <w:rsid w:val="00F83164"/>
    <w:rsid w:val="00F83368"/>
    <w:rsid w:val="00F83C42"/>
    <w:rsid w:val="00F83F5F"/>
    <w:rsid w:val="00F8426C"/>
    <w:rsid w:val="00F8429A"/>
    <w:rsid w:val="00F8434E"/>
    <w:rsid w:val="00F84579"/>
    <w:rsid w:val="00F84640"/>
    <w:rsid w:val="00F84BF8"/>
    <w:rsid w:val="00F857BA"/>
    <w:rsid w:val="00F8619D"/>
    <w:rsid w:val="00F86715"/>
    <w:rsid w:val="00F86900"/>
    <w:rsid w:val="00F870F2"/>
    <w:rsid w:val="00F87E5B"/>
    <w:rsid w:val="00F90100"/>
    <w:rsid w:val="00F90368"/>
    <w:rsid w:val="00F90A6D"/>
    <w:rsid w:val="00F91D98"/>
    <w:rsid w:val="00F91EB1"/>
    <w:rsid w:val="00F9206B"/>
    <w:rsid w:val="00F925D5"/>
    <w:rsid w:val="00F9264C"/>
    <w:rsid w:val="00F92990"/>
    <w:rsid w:val="00F92AE7"/>
    <w:rsid w:val="00F93916"/>
    <w:rsid w:val="00F939E7"/>
    <w:rsid w:val="00F955DD"/>
    <w:rsid w:val="00F95B65"/>
    <w:rsid w:val="00F961E0"/>
    <w:rsid w:val="00F9621A"/>
    <w:rsid w:val="00F96933"/>
    <w:rsid w:val="00F96BAE"/>
    <w:rsid w:val="00F96C18"/>
    <w:rsid w:val="00F96C4A"/>
    <w:rsid w:val="00F972BE"/>
    <w:rsid w:val="00F97805"/>
    <w:rsid w:val="00FA0129"/>
    <w:rsid w:val="00FA0A7E"/>
    <w:rsid w:val="00FA0B94"/>
    <w:rsid w:val="00FA0BE3"/>
    <w:rsid w:val="00FA1A18"/>
    <w:rsid w:val="00FA204A"/>
    <w:rsid w:val="00FA20B6"/>
    <w:rsid w:val="00FA2AB9"/>
    <w:rsid w:val="00FA2D1A"/>
    <w:rsid w:val="00FA301F"/>
    <w:rsid w:val="00FA3144"/>
    <w:rsid w:val="00FA3530"/>
    <w:rsid w:val="00FA3830"/>
    <w:rsid w:val="00FA3BAE"/>
    <w:rsid w:val="00FA3C18"/>
    <w:rsid w:val="00FA3F46"/>
    <w:rsid w:val="00FA42EF"/>
    <w:rsid w:val="00FA52DD"/>
    <w:rsid w:val="00FA547A"/>
    <w:rsid w:val="00FA5AF7"/>
    <w:rsid w:val="00FA5B68"/>
    <w:rsid w:val="00FA5BE6"/>
    <w:rsid w:val="00FA5F08"/>
    <w:rsid w:val="00FA6148"/>
    <w:rsid w:val="00FA6A21"/>
    <w:rsid w:val="00FA7B24"/>
    <w:rsid w:val="00FB0074"/>
    <w:rsid w:val="00FB08C8"/>
    <w:rsid w:val="00FB111E"/>
    <w:rsid w:val="00FB16DB"/>
    <w:rsid w:val="00FB16EF"/>
    <w:rsid w:val="00FB2CAD"/>
    <w:rsid w:val="00FB2CF6"/>
    <w:rsid w:val="00FB2EE4"/>
    <w:rsid w:val="00FB2EEE"/>
    <w:rsid w:val="00FB2F2E"/>
    <w:rsid w:val="00FB3260"/>
    <w:rsid w:val="00FB37A5"/>
    <w:rsid w:val="00FB4653"/>
    <w:rsid w:val="00FB4C03"/>
    <w:rsid w:val="00FB527E"/>
    <w:rsid w:val="00FB53F1"/>
    <w:rsid w:val="00FB55E1"/>
    <w:rsid w:val="00FB6909"/>
    <w:rsid w:val="00FB6945"/>
    <w:rsid w:val="00FB6BF5"/>
    <w:rsid w:val="00FB753A"/>
    <w:rsid w:val="00FC0032"/>
    <w:rsid w:val="00FC0476"/>
    <w:rsid w:val="00FC0538"/>
    <w:rsid w:val="00FC11FC"/>
    <w:rsid w:val="00FC13EE"/>
    <w:rsid w:val="00FC17AC"/>
    <w:rsid w:val="00FC2151"/>
    <w:rsid w:val="00FC2C2A"/>
    <w:rsid w:val="00FC3AFC"/>
    <w:rsid w:val="00FC40CD"/>
    <w:rsid w:val="00FC4151"/>
    <w:rsid w:val="00FC42F1"/>
    <w:rsid w:val="00FC4907"/>
    <w:rsid w:val="00FC4CA0"/>
    <w:rsid w:val="00FC4F30"/>
    <w:rsid w:val="00FC51CE"/>
    <w:rsid w:val="00FC56D0"/>
    <w:rsid w:val="00FC5719"/>
    <w:rsid w:val="00FC62B2"/>
    <w:rsid w:val="00FC6303"/>
    <w:rsid w:val="00FC6473"/>
    <w:rsid w:val="00FC665D"/>
    <w:rsid w:val="00FC7617"/>
    <w:rsid w:val="00FC7763"/>
    <w:rsid w:val="00FC77CB"/>
    <w:rsid w:val="00FC78DD"/>
    <w:rsid w:val="00FC7D4C"/>
    <w:rsid w:val="00FC7F9E"/>
    <w:rsid w:val="00FD0FD3"/>
    <w:rsid w:val="00FD16E9"/>
    <w:rsid w:val="00FD1A80"/>
    <w:rsid w:val="00FD1EF2"/>
    <w:rsid w:val="00FD2226"/>
    <w:rsid w:val="00FD229C"/>
    <w:rsid w:val="00FD2D59"/>
    <w:rsid w:val="00FD2ED2"/>
    <w:rsid w:val="00FD2FCB"/>
    <w:rsid w:val="00FD3109"/>
    <w:rsid w:val="00FD3537"/>
    <w:rsid w:val="00FD3F0E"/>
    <w:rsid w:val="00FD452D"/>
    <w:rsid w:val="00FD45CB"/>
    <w:rsid w:val="00FD4A04"/>
    <w:rsid w:val="00FD511D"/>
    <w:rsid w:val="00FD64F6"/>
    <w:rsid w:val="00FD66C3"/>
    <w:rsid w:val="00FD695E"/>
    <w:rsid w:val="00FD782A"/>
    <w:rsid w:val="00FE0016"/>
    <w:rsid w:val="00FE02E6"/>
    <w:rsid w:val="00FE08BD"/>
    <w:rsid w:val="00FE0FE4"/>
    <w:rsid w:val="00FE10BD"/>
    <w:rsid w:val="00FE14A8"/>
    <w:rsid w:val="00FE16E1"/>
    <w:rsid w:val="00FE17A3"/>
    <w:rsid w:val="00FE1D6F"/>
    <w:rsid w:val="00FE2848"/>
    <w:rsid w:val="00FE2B1B"/>
    <w:rsid w:val="00FE2D49"/>
    <w:rsid w:val="00FE3555"/>
    <w:rsid w:val="00FE43C9"/>
    <w:rsid w:val="00FE4416"/>
    <w:rsid w:val="00FE46D5"/>
    <w:rsid w:val="00FE4E13"/>
    <w:rsid w:val="00FE4E26"/>
    <w:rsid w:val="00FE5102"/>
    <w:rsid w:val="00FE6962"/>
    <w:rsid w:val="00FE6DE7"/>
    <w:rsid w:val="00FE7C68"/>
    <w:rsid w:val="00FF00F0"/>
    <w:rsid w:val="00FF0123"/>
    <w:rsid w:val="00FF0633"/>
    <w:rsid w:val="00FF0A03"/>
    <w:rsid w:val="00FF0D74"/>
    <w:rsid w:val="00FF2DF7"/>
    <w:rsid w:val="00FF2F24"/>
    <w:rsid w:val="00FF42FA"/>
    <w:rsid w:val="00FF4765"/>
    <w:rsid w:val="00FF4808"/>
    <w:rsid w:val="00FF49C4"/>
    <w:rsid w:val="00FF50A6"/>
    <w:rsid w:val="00FF56A1"/>
    <w:rsid w:val="00FF7843"/>
    <w:rsid w:val="00FF7860"/>
    <w:rsid w:val="00FF78B7"/>
    <w:rsid w:val="00FFCF2D"/>
    <w:rsid w:val="01205262"/>
    <w:rsid w:val="014E8D3D"/>
    <w:rsid w:val="01562D0E"/>
    <w:rsid w:val="016122E7"/>
    <w:rsid w:val="016E6FD8"/>
    <w:rsid w:val="018F724E"/>
    <w:rsid w:val="019EC1AB"/>
    <w:rsid w:val="01A07EDA"/>
    <w:rsid w:val="01C8045A"/>
    <w:rsid w:val="025DEAB2"/>
    <w:rsid w:val="0272CE67"/>
    <w:rsid w:val="0273704C"/>
    <w:rsid w:val="0308FF2A"/>
    <w:rsid w:val="03FFC2DD"/>
    <w:rsid w:val="0472A3DC"/>
    <w:rsid w:val="048914BC"/>
    <w:rsid w:val="04AEFE9F"/>
    <w:rsid w:val="04B7BB02"/>
    <w:rsid w:val="04EFE426"/>
    <w:rsid w:val="04FAA820"/>
    <w:rsid w:val="059B565A"/>
    <w:rsid w:val="05B2075B"/>
    <w:rsid w:val="05BA322C"/>
    <w:rsid w:val="05D27043"/>
    <w:rsid w:val="05E9857B"/>
    <w:rsid w:val="0625CB1D"/>
    <w:rsid w:val="0639C484"/>
    <w:rsid w:val="06442186"/>
    <w:rsid w:val="0651F66E"/>
    <w:rsid w:val="06966746"/>
    <w:rsid w:val="0718470F"/>
    <w:rsid w:val="073D8E58"/>
    <w:rsid w:val="07408005"/>
    <w:rsid w:val="07B4C4A7"/>
    <w:rsid w:val="0840A3D8"/>
    <w:rsid w:val="088D6C02"/>
    <w:rsid w:val="089103C6"/>
    <w:rsid w:val="08FBCC57"/>
    <w:rsid w:val="09303C92"/>
    <w:rsid w:val="095533C5"/>
    <w:rsid w:val="0963A27C"/>
    <w:rsid w:val="0997FFB3"/>
    <w:rsid w:val="09B85188"/>
    <w:rsid w:val="0A086328"/>
    <w:rsid w:val="0A32600F"/>
    <w:rsid w:val="0A54291F"/>
    <w:rsid w:val="0A5ABEEC"/>
    <w:rsid w:val="0AC759BE"/>
    <w:rsid w:val="0B094DDE"/>
    <w:rsid w:val="0BF45887"/>
    <w:rsid w:val="0C5DF85A"/>
    <w:rsid w:val="0C7E2EB2"/>
    <w:rsid w:val="0C8D28A5"/>
    <w:rsid w:val="0D1D15C3"/>
    <w:rsid w:val="0D370B3D"/>
    <w:rsid w:val="0DCC97C3"/>
    <w:rsid w:val="0E0FF5DC"/>
    <w:rsid w:val="0E11BDAB"/>
    <w:rsid w:val="0ED9C4B0"/>
    <w:rsid w:val="0F275AB4"/>
    <w:rsid w:val="106AD507"/>
    <w:rsid w:val="10C26119"/>
    <w:rsid w:val="10D57065"/>
    <w:rsid w:val="111008CE"/>
    <w:rsid w:val="116AD85E"/>
    <w:rsid w:val="1187EF99"/>
    <w:rsid w:val="11A27587"/>
    <w:rsid w:val="12084967"/>
    <w:rsid w:val="1218A60A"/>
    <w:rsid w:val="12BCB37C"/>
    <w:rsid w:val="12C503E7"/>
    <w:rsid w:val="1334E106"/>
    <w:rsid w:val="13390844"/>
    <w:rsid w:val="13820210"/>
    <w:rsid w:val="138C1C17"/>
    <w:rsid w:val="14568B99"/>
    <w:rsid w:val="149ECDD0"/>
    <w:rsid w:val="14C598DA"/>
    <w:rsid w:val="14DC04F4"/>
    <w:rsid w:val="14E69E2E"/>
    <w:rsid w:val="1577BCFC"/>
    <w:rsid w:val="16197158"/>
    <w:rsid w:val="16AF8C94"/>
    <w:rsid w:val="16D19E65"/>
    <w:rsid w:val="16EF5586"/>
    <w:rsid w:val="17031C27"/>
    <w:rsid w:val="17092546"/>
    <w:rsid w:val="17422513"/>
    <w:rsid w:val="175FA7C5"/>
    <w:rsid w:val="17721FF7"/>
    <w:rsid w:val="17864B33"/>
    <w:rsid w:val="17F09394"/>
    <w:rsid w:val="1819C268"/>
    <w:rsid w:val="18B94E78"/>
    <w:rsid w:val="18D4B1EC"/>
    <w:rsid w:val="190B8594"/>
    <w:rsid w:val="1911592F"/>
    <w:rsid w:val="19204BE7"/>
    <w:rsid w:val="19215290"/>
    <w:rsid w:val="19257F44"/>
    <w:rsid w:val="195634A8"/>
    <w:rsid w:val="19679CC6"/>
    <w:rsid w:val="19CA78CA"/>
    <w:rsid w:val="19E8B618"/>
    <w:rsid w:val="1A1924B4"/>
    <w:rsid w:val="1A6EAB84"/>
    <w:rsid w:val="1A77A4A0"/>
    <w:rsid w:val="1A8107CD"/>
    <w:rsid w:val="1AA275D4"/>
    <w:rsid w:val="1B1AF265"/>
    <w:rsid w:val="1B4917A8"/>
    <w:rsid w:val="1B4C5BD0"/>
    <w:rsid w:val="1B599DB9"/>
    <w:rsid w:val="1BE58356"/>
    <w:rsid w:val="1C74039B"/>
    <w:rsid w:val="1D0BF997"/>
    <w:rsid w:val="1DB5247B"/>
    <w:rsid w:val="1DE10FA6"/>
    <w:rsid w:val="1E96300A"/>
    <w:rsid w:val="1E96CB77"/>
    <w:rsid w:val="1EB535F9"/>
    <w:rsid w:val="1EFA8BC5"/>
    <w:rsid w:val="1EFC45C3"/>
    <w:rsid w:val="1FC57E95"/>
    <w:rsid w:val="20557EED"/>
    <w:rsid w:val="206FF97E"/>
    <w:rsid w:val="2070A5BB"/>
    <w:rsid w:val="20B6B487"/>
    <w:rsid w:val="213D325B"/>
    <w:rsid w:val="2165927E"/>
    <w:rsid w:val="2166D283"/>
    <w:rsid w:val="219C4326"/>
    <w:rsid w:val="2265BDC4"/>
    <w:rsid w:val="22867432"/>
    <w:rsid w:val="23367861"/>
    <w:rsid w:val="2374792F"/>
    <w:rsid w:val="23954662"/>
    <w:rsid w:val="24BFF621"/>
    <w:rsid w:val="24E772AA"/>
    <w:rsid w:val="252D129D"/>
    <w:rsid w:val="256FAF70"/>
    <w:rsid w:val="25828CED"/>
    <w:rsid w:val="25A75B76"/>
    <w:rsid w:val="25ABDC9E"/>
    <w:rsid w:val="25BF532C"/>
    <w:rsid w:val="2685825C"/>
    <w:rsid w:val="26887B38"/>
    <w:rsid w:val="26B49084"/>
    <w:rsid w:val="26E0EBC7"/>
    <w:rsid w:val="26FA38B6"/>
    <w:rsid w:val="2786933D"/>
    <w:rsid w:val="2789F771"/>
    <w:rsid w:val="2818BE92"/>
    <w:rsid w:val="282A0C50"/>
    <w:rsid w:val="285DE60F"/>
    <w:rsid w:val="2888B0FB"/>
    <w:rsid w:val="289BEA07"/>
    <w:rsid w:val="2979F63E"/>
    <w:rsid w:val="29D2765C"/>
    <w:rsid w:val="2A08AA6C"/>
    <w:rsid w:val="2A47ECCF"/>
    <w:rsid w:val="2AD13FD3"/>
    <w:rsid w:val="2AE43FAC"/>
    <w:rsid w:val="2AF16FBA"/>
    <w:rsid w:val="2B419B00"/>
    <w:rsid w:val="2B9A3A7B"/>
    <w:rsid w:val="2B9EC532"/>
    <w:rsid w:val="2BFE58A2"/>
    <w:rsid w:val="2C55F47D"/>
    <w:rsid w:val="2C8F8C4D"/>
    <w:rsid w:val="2CE81D9F"/>
    <w:rsid w:val="2D09C827"/>
    <w:rsid w:val="2D0BCD62"/>
    <w:rsid w:val="2D0DFAB6"/>
    <w:rsid w:val="2D19BFC2"/>
    <w:rsid w:val="2DF61D54"/>
    <w:rsid w:val="2DF8EBB1"/>
    <w:rsid w:val="2E3ED809"/>
    <w:rsid w:val="2E7C1E3C"/>
    <w:rsid w:val="2E802B0D"/>
    <w:rsid w:val="2EA16F50"/>
    <w:rsid w:val="2F028C44"/>
    <w:rsid w:val="2F852095"/>
    <w:rsid w:val="2FB6F92D"/>
    <w:rsid w:val="304BA3BB"/>
    <w:rsid w:val="30D8F9D4"/>
    <w:rsid w:val="30F9E48A"/>
    <w:rsid w:val="3121B5B0"/>
    <w:rsid w:val="313E9579"/>
    <w:rsid w:val="31735613"/>
    <w:rsid w:val="31EC75B0"/>
    <w:rsid w:val="32641101"/>
    <w:rsid w:val="32AF61D0"/>
    <w:rsid w:val="32FD1606"/>
    <w:rsid w:val="33289A1B"/>
    <w:rsid w:val="33398D80"/>
    <w:rsid w:val="3339F9FE"/>
    <w:rsid w:val="3354F50D"/>
    <w:rsid w:val="336A39C3"/>
    <w:rsid w:val="33C74835"/>
    <w:rsid w:val="33FF10B1"/>
    <w:rsid w:val="3425B97E"/>
    <w:rsid w:val="342A9362"/>
    <w:rsid w:val="34363D7C"/>
    <w:rsid w:val="34453510"/>
    <w:rsid w:val="344BA31E"/>
    <w:rsid w:val="34519199"/>
    <w:rsid w:val="34B0DDE8"/>
    <w:rsid w:val="34CA3F1B"/>
    <w:rsid w:val="34FC6C01"/>
    <w:rsid w:val="35423E5B"/>
    <w:rsid w:val="35E15264"/>
    <w:rsid w:val="363D910E"/>
    <w:rsid w:val="3648FAAE"/>
    <w:rsid w:val="3685C69D"/>
    <w:rsid w:val="3704056C"/>
    <w:rsid w:val="3705AB74"/>
    <w:rsid w:val="376FE9D3"/>
    <w:rsid w:val="37F9AA6E"/>
    <w:rsid w:val="3800B872"/>
    <w:rsid w:val="38B2B625"/>
    <w:rsid w:val="38EF2FF0"/>
    <w:rsid w:val="3912E1EF"/>
    <w:rsid w:val="392E1A79"/>
    <w:rsid w:val="394F24D0"/>
    <w:rsid w:val="397940D7"/>
    <w:rsid w:val="39CD7AEB"/>
    <w:rsid w:val="39FCED51"/>
    <w:rsid w:val="3A78E1ED"/>
    <w:rsid w:val="3B4756C7"/>
    <w:rsid w:val="3B49A149"/>
    <w:rsid w:val="3B89BFD3"/>
    <w:rsid w:val="3C6F54FD"/>
    <w:rsid w:val="3CD2B26E"/>
    <w:rsid w:val="3D2D8054"/>
    <w:rsid w:val="3DA10872"/>
    <w:rsid w:val="3DB847A7"/>
    <w:rsid w:val="3DDD5436"/>
    <w:rsid w:val="3DE4E445"/>
    <w:rsid w:val="3E8A0482"/>
    <w:rsid w:val="3ECE2F8E"/>
    <w:rsid w:val="3EF27BCA"/>
    <w:rsid w:val="3FB81471"/>
    <w:rsid w:val="3FDF5149"/>
    <w:rsid w:val="3FE9A5E2"/>
    <w:rsid w:val="400E3DD6"/>
    <w:rsid w:val="4056C29B"/>
    <w:rsid w:val="40B16FB2"/>
    <w:rsid w:val="40DC1A4D"/>
    <w:rsid w:val="40E11AEC"/>
    <w:rsid w:val="410B83F7"/>
    <w:rsid w:val="41EC38D9"/>
    <w:rsid w:val="421993A7"/>
    <w:rsid w:val="429F0910"/>
    <w:rsid w:val="444886BF"/>
    <w:rsid w:val="445BE71B"/>
    <w:rsid w:val="448AFE24"/>
    <w:rsid w:val="44CD321E"/>
    <w:rsid w:val="45040AE1"/>
    <w:rsid w:val="45161D58"/>
    <w:rsid w:val="4534EB0F"/>
    <w:rsid w:val="453E5B5F"/>
    <w:rsid w:val="45C5CC22"/>
    <w:rsid w:val="45E9ECFD"/>
    <w:rsid w:val="45EC9772"/>
    <w:rsid w:val="469AD12C"/>
    <w:rsid w:val="4766A89F"/>
    <w:rsid w:val="47763FBF"/>
    <w:rsid w:val="47E5A5D4"/>
    <w:rsid w:val="48336BBE"/>
    <w:rsid w:val="48341278"/>
    <w:rsid w:val="48655B15"/>
    <w:rsid w:val="48C21D72"/>
    <w:rsid w:val="49822416"/>
    <w:rsid w:val="4986B50A"/>
    <w:rsid w:val="49930F20"/>
    <w:rsid w:val="4A43787E"/>
    <w:rsid w:val="4A742CB7"/>
    <w:rsid w:val="4AEEE958"/>
    <w:rsid w:val="4B01AEC4"/>
    <w:rsid w:val="4B5A001E"/>
    <w:rsid w:val="4B76CB92"/>
    <w:rsid w:val="4B78D4D4"/>
    <w:rsid w:val="4B9D6743"/>
    <w:rsid w:val="4BB26694"/>
    <w:rsid w:val="4C824B44"/>
    <w:rsid w:val="4C8B9748"/>
    <w:rsid w:val="4C8FC889"/>
    <w:rsid w:val="4C931298"/>
    <w:rsid w:val="4CB825C8"/>
    <w:rsid w:val="4CC6DA3A"/>
    <w:rsid w:val="4D034BAE"/>
    <w:rsid w:val="4D3168A2"/>
    <w:rsid w:val="4D51A395"/>
    <w:rsid w:val="4D98DA71"/>
    <w:rsid w:val="4E6BFC5E"/>
    <w:rsid w:val="4E72AA53"/>
    <w:rsid w:val="4F2ADE5D"/>
    <w:rsid w:val="4F5EEFC2"/>
    <w:rsid w:val="4F71D7B3"/>
    <w:rsid w:val="4F7E9A91"/>
    <w:rsid w:val="4FC267F3"/>
    <w:rsid w:val="4FE4E978"/>
    <w:rsid w:val="5022F322"/>
    <w:rsid w:val="5070ADDD"/>
    <w:rsid w:val="508DAC7F"/>
    <w:rsid w:val="50BBA9F1"/>
    <w:rsid w:val="50C8B799"/>
    <w:rsid w:val="50DDB816"/>
    <w:rsid w:val="510A33CF"/>
    <w:rsid w:val="5146A6A3"/>
    <w:rsid w:val="516872BD"/>
    <w:rsid w:val="52437CA0"/>
    <w:rsid w:val="52C8706A"/>
    <w:rsid w:val="53352A28"/>
    <w:rsid w:val="5366D600"/>
    <w:rsid w:val="53B95DF8"/>
    <w:rsid w:val="53BC0DC4"/>
    <w:rsid w:val="5440D3BD"/>
    <w:rsid w:val="54410853"/>
    <w:rsid w:val="54C06168"/>
    <w:rsid w:val="54F9C33D"/>
    <w:rsid w:val="55136A1D"/>
    <w:rsid w:val="553F444F"/>
    <w:rsid w:val="55DB61C2"/>
    <w:rsid w:val="56212082"/>
    <w:rsid w:val="564A2FF3"/>
    <w:rsid w:val="568FB957"/>
    <w:rsid w:val="571260B6"/>
    <w:rsid w:val="5720A24F"/>
    <w:rsid w:val="5765FB25"/>
    <w:rsid w:val="57FEB73D"/>
    <w:rsid w:val="58051004"/>
    <w:rsid w:val="591A4468"/>
    <w:rsid w:val="59BA6119"/>
    <w:rsid w:val="59DEEB0C"/>
    <w:rsid w:val="5A39D82F"/>
    <w:rsid w:val="5A9D98FF"/>
    <w:rsid w:val="5ABD9451"/>
    <w:rsid w:val="5AC34B0A"/>
    <w:rsid w:val="5AD957B9"/>
    <w:rsid w:val="5AFAC422"/>
    <w:rsid w:val="5B03D1C2"/>
    <w:rsid w:val="5B2CC629"/>
    <w:rsid w:val="5B463AE9"/>
    <w:rsid w:val="5B7CABE3"/>
    <w:rsid w:val="5B8B4728"/>
    <w:rsid w:val="5B8F4C60"/>
    <w:rsid w:val="5B95C7B2"/>
    <w:rsid w:val="5BA9D9B1"/>
    <w:rsid w:val="5C4E5F66"/>
    <w:rsid w:val="5C815FAF"/>
    <w:rsid w:val="5D2238B3"/>
    <w:rsid w:val="5D2DA0BE"/>
    <w:rsid w:val="5DE534B5"/>
    <w:rsid w:val="5E6C3C7C"/>
    <w:rsid w:val="5E80166B"/>
    <w:rsid w:val="5E82A2E9"/>
    <w:rsid w:val="5EB20555"/>
    <w:rsid w:val="5EB86602"/>
    <w:rsid w:val="5EDC3114"/>
    <w:rsid w:val="5F053A12"/>
    <w:rsid w:val="5F0B8D7D"/>
    <w:rsid w:val="5F2113D9"/>
    <w:rsid w:val="5F48AE27"/>
    <w:rsid w:val="5F8151E0"/>
    <w:rsid w:val="5FED1469"/>
    <w:rsid w:val="603C6DF2"/>
    <w:rsid w:val="606D65D5"/>
    <w:rsid w:val="61D1286C"/>
    <w:rsid w:val="6236CDA7"/>
    <w:rsid w:val="62513E5B"/>
    <w:rsid w:val="62AC5DF7"/>
    <w:rsid w:val="63A845F4"/>
    <w:rsid w:val="63ACCD37"/>
    <w:rsid w:val="63B8F31B"/>
    <w:rsid w:val="63D4F06F"/>
    <w:rsid w:val="63DFE7A8"/>
    <w:rsid w:val="645EC583"/>
    <w:rsid w:val="64F48F2C"/>
    <w:rsid w:val="658F4A4D"/>
    <w:rsid w:val="66DD465B"/>
    <w:rsid w:val="670B7629"/>
    <w:rsid w:val="671B1D48"/>
    <w:rsid w:val="673DD960"/>
    <w:rsid w:val="677213A3"/>
    <w:rsid w:val="67A930D4"/>
    <w:rsid w:val="682ACF2F"/>
    <w:rsid w:val="685BA5F4"/>
    <w:rsid w:val="68891765"/>
    <w:rsid w:val="688AE5A7"/>
    <w:rsid w:val="6971E81B"/>
    <w:rsid w:val="69811CEE"/>
    <w:rsid w:val="698867D7"/>
    <w:rsid w:val="69FDC400"/>
    <w:rsid w:val="6A422307"/>
    <w:rsid w:val="6AA5059F"/>
    <w:rsid w:val="6AA53ECA"/>
    <w:rsid w:val="6B277F86"/>
    <w:rsid w:val="6BDAB82F"/>
    <w:rsid w:val="6BEB379D"/>
    <w:rsid w:val="6C483FB7"/>
    <w:rsid w:val="6C613268"/>
    <w:rsid w:val="6C6E22F9"/>
    <w:rsid w:val="6CB0E5D7"/>
    <w:rsid w:val="6CC90CC6"/>
    <w:rsid w:val="6CE9EB38"/>
    <w:rsid w:val="6D00A0F6"/>
    <w:rsid w:val="6D0D1447"/>
    <w:rsid w:val="6DAF4276"/>
    <w:rsid w:val="6E037CEC"/>
    <w:rsid w:val="6E32F329"/>
    <w:rsid w:val="6EAD8754"/>
    <w:rsid w:val="6EBCADD3"/>
    <w:rsid w:val="6F0E1E80"/>
    <w:rsid w:val="6F80F4BC"/>
    <w:rsid w:val="6FD55CF5"/>
    <w:rsid w:val="6FDE153A"/>
    <w:rsid w:val="7011A68B"/>
    <w:rsid w:val="70635581"/>
    <w:rsid w:val="707E6432"/>
    <w:rsid w:val="7085DCEB"/>
    <w:rsid w:val="71462D83"/>
    <w:rsid w:val="71581A56"/>
    <w:rsid w:val="7195D38F"/>
    <w:rsid w:val="71A7F9D8"/>
    <w:rsid w:val="726DC852"/>
    <w:rsid w:val="72CB7F3E"/>
    <w:rsid w:val="72F62CA5"/>
    <w:rsid w:val="733ABF6F"/>
    <w:rsid w:val="73470544"/>
    <w:rsid w:val="73A14F92"/>
    <w:rsid w:val="7415F08C"/>
    <w:rsid w:val="74308A4C"/>
    <w:rsid w:val="745DF119"/>
    <w:rsid w:val="746EEF76"/>
    <w:rsid w:val="747377EA"/>
    <w:rsid w:val="74DE8020"/>
    <w:rsid w:val="74ECDF23"/>
    <w:rsid w:val="756DF317"/>
    <w:rsid w:val="759A5504"/>
    <w:rsid w:val="75E92632"/>
    <w:rsid w:val="768137ED"/>
    <w:rsid w:val="76B1A83F"/>
    <w:rsid w:val="76EDD74B"/>
    <w:rsid w:val="77330C6C"/>
    <w:rsid w:val="776B3DB9"/>
    <w:rsid w:val="778B73C6"/>
    <w:rsid w:val="77E0CF1F"/>
    <w:rsid w:val="77F5DFE8"/>
    <w:rsid w:val="785E1738"/>
    <w:rsid w:val="78A12E6E"/>
    <w:rsid w:val="794615A0"/>
    <w:rsid w:val="7A3B9C76"/>
    <w:rsid w:val="7A96C638"/>
    <w:rsid w:val="7AF27F2B"/>
    <w:rsid w:val="7AFD44D0"/>
    <w:rsid w:val="7B0B2101"/>
    <w:rsid w:val="7B4AC9DC"/>
    <w:rsid w:val="7B526509"/>
    <w:rsid w:val="7B7FD8A8"/>
    <w:rsid w:val="7BA08082"/>
    <w:rsid w:val="7C2A1B4D"/>
    <w:rsid w:val="7C416092"/>
    <w:rsid w:val="7CAFACC0"/>
    <w:rsid w:val="7E22FEC2"/>
    <w:rsid w:val="7F109EF9"/>
    <w:rsid w:val="7F25CDFF"/>
    <w:rsid w:val="7F28684C"/>
    <w:rsid w:val="7FE4148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0087C"/>
  <w15:docId w15:val="{87FB8424-42B1-484D-9235-80A0EB80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C4BF3"/>
    <w:pPr>
      <w:overflowPunct w:val="0"/>
      <w:autoSpaceDE w:val="0"/>
      <w:autoSpaceDN w:val="0"/>
      <w:adjustRightInd w:val="0"/>
      <w:jc w:val="both"/>
      <w:textAlignment w:val="baseline"/>
    </w:pPr>
    <w:rPr>
      <w:rFonts w:ascii="BMWType V2 Light" w:hAnsi="BMWType V2 Light"/>
      <w:kern w:val="56"/>
      <w:lang w:eastAsia="en-US"/>
    </w:rPr>
  </w:style>
  <w:style w:type="paragraph" w:styleId="berschrift1">
    <w:name w:val="heading 1"/>
    <w:basedOn w:val="Abschnitt"/>
    <w:next w:val="Standard"/>
    <w:autoRedefine/>
    <w:qFormat/>
    <w:rsid w:val="00544ED0"/>
    <w:pPr>
      <w:keepNext/>
      <w:numPr>
        <w:numId w:val="37"/>
      </w:numPr>
      <w:spacing w:before="240" w:after="240"/>
      <w:outlineLvl w:val="0"/>
    </w:pPr>
    <w:rPr>
      <w:rFonts w:cs="BMWType V2 Light"/>
      <w:b/>
      <w:bCs/>
      <w:sz w:val="24"/>
      <w:szCs w:val="24"/>
    </w:rPr>
  </w:style>
  <w:style w:type="paragraph" w:styleId="berschrift2">
    <w:name w:val="heading 2"/>
    <w:basedOn w:val="berschrift1"/>
    <w:next w:val="Standard"/>
    <w:qFormat/>
    <w:rsid w:val="00625913"/>
    <w:pPr>
      <w:numPr>
        <w:ilvl w:val="1"/>
      </w:numPr>
      <w:outlineLvl w:val="1"/>
    </w:pPr>
  </w:style>
  <w:style w:type="paragraph" w:styleId="berschrift3">
    <w:name w:val="heading 3"/>
    <w:basedOn w:val="berschrift1"/>
    <w:next w:val="Standard"/>
    <w:link w:val="berschrift3Zchn"/>
    <w:qFormat/>
    <w:rsid w:val="002C4BF3"/>
    <w:pPr>
      <w:numPr>
        <w:numId w:val="0"/>
      </w:numPr>
      <w:tabs>
        <w:tab w:val="num" w:pos="360"/>
        <w:tab w:val="num" w:pos="720"/>
        <w:tab w:val="num" w:pos="1003"/>
      </w:tabs>
      <w:ind w:left="1003" w:hanging="720"/>
      <w:outlineLvl w:val="2"/>
    </w:pPr>
    <w:rPr>
      <w:bCs w:val="0"/>
      <w:sz w:val="20"/>
    </w:rPr>
  </w:style>
  <w:style w:type="paragraph" w:styleId="berschrift4">
    <w:name w:val="heading 4"/>
    <w:basedOn w:val="berschrift1"/>
    <w:next w:val="Standard"/>
    <w:qFormat/>
    <w:rsid w:val="004A4EBF"/>
    <w:pPr>
      <w:numPr>
        <w:ilvl w:val="3"/>
      </w:numPr>
      <w:outlineLvl w:val="3"/>
    </w:pPr>
    <w:rPr>
      <w:sz w:val="20"/>
    </w:rPr>
  </w:style>
  <w:style w:type="paragraph" w:styleId="berschrift5">
    <w:name w:val="heading 5"/>
    <w:basedOn w:val="Standard"/>
    <w:next w:val="Standard"/>
    <w:qFormat/>
    <w:rsid w:val="00DA3EC2"/>
    <w:pPr>
      <w:numPr>
        <w:ilvl w:val="4"/>
        <w:numId w:val="37"/>
      </w:numPr>
      <w:spacing w:before="240" w:after="60"/>
      <w:outlineLvl w:val="4"/>
    </w:pPr>
    <w:rPr>
      <w:sz w:val="22"/>
    </w:rPr>
  </w:style>
  <w:style w:type="paragraph" w:styleId="berschrift6">
    <w:name w:val="heading 6"/>
    <w:basedOn w:val="Standard"/>
    <w:next w:val="Standard"/>
    <w:qFormat/>
    <w:rsid w:val="00DA3EC2"/>
    <w:pPr>
      <w:numPr>
        <w:ilvl w:val="5"/>
        <w:numId w:val="37"/>
      </w:numPr>
      <w:spacing w:before="240" w:after="60"/>
      <w:outlineLvl w:val="5"/>
    </w:pPr>
    <w:rPr>
      <w:i/>
      <w:sz w:val="22"/>
    </w:rPr>
  </w:style>
  <w:style w:type="paragraph" w:styleId="berschrift7">
    <w:name w:val="heading 7"/>
    <w:basedOn w:val="Standard"/>
    <w:next w:val="Standard"/>
    <w:qFormat/>
    <w:rsid w:val="00DA3EC2"/>
    <w:pPr>
      <w:numPr>
        <w:ilvl w:val="6"/>
        <w:numId w:val="37"/>
      </w:numPr>
      <w:spacing w:before="240" w:after="60"/>
      <w:outlineLvl w:val="6"/>
    </w:pPr>
  </w:style>
  <w:style w:type="paragraph" w:styleId="berschrift8">
    <w:name w:val="heading 8"/>
    <w:basedOn w:val="Standard"/>
    <w:next w:val="Standard"/>
    <w:qFormat/>
    <w:rsid w:val="00DA3EC2"/>
    <w:pPr>
      <w:numPr>
        <w:ilvl w:val="7"/>
        <w:numId w:val="37"/>
      </w:numPr>
      <w:spacing w:before="240" w:after="60"/>
      <w:outlineLvl w:val="7"/>
    </w:pPr>
    <w:rPr>
      <w:i/>
    </w:rPr>
  </w:style>
  <w:style w:type="paragraph" w:styleId="berschrift9">
    <w:name w:val="heading 9"/>
    <w:basedOn w:val="Standard"/>
    <w:next w:val="Standard"/>
    <w:qFormat/>
    <w:rsid w:val="00DA3EC2"/>
    <w:pPr>
      <w:numPr>
        <w:ilvl w:val="8"/>
        <w:numId w:val="37"/>
      </w:numPr>
      <w:spacing w:before="240" w:after="60"/>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chnitt">
    <w:name w:val="Abschnitt"/>
    <w:basedOn w:val="Standard"/>
    <w:rsid w:val="00DA3EC2"/>
    <w:pPr>
      <w:ind w:left="2127" w:hanging="993"/>
    </w:pPr>
  </w:style>
  <w:style w:type="paragraph" w:styleId="Verzeichnis1">
    <w:name w:val="toc 1"/>
    <w:basedOn w:val="Standard"/>
    <w:next w:val="Standard"/>
    <w:autoRedefine/>
    <w:uiPriority w:val="39"/>
    <w:qFormat/>
    <w:rsid w:val="00362488"/>
    <w:pPr>
      <w:spacing w:before="240" w:after="120"/>
      <w:jc w:val="left"/>
    </w:pPr>
    <w:rPr>
      <w:b/>
      <w:bCs/>
    </w:rPr>
  </w:style>
  <w:style w:type="paragraph" w:styleId="Verzeichnis3">
    <w:name w:val="toc 3"/>
    <w:basedOn w:val="Verzeichnis1"/>
    <w:next w:val="Standard"/>
    <w:uiPriority w:val="39"/>
    <w:rsid w:val="00DA3EC2"/>
    <w:pPr>
      <w:spacing w:before="0" w:after="0"/>
      <w:ind w:left="400"/>
    </w:pPr>
    <w:rPr>
      <w:b w:val="0"/>
      <w:bCs w:val="0"/>
    </w:rPr>
  </w:style>
  <w:style w:type="paragraph" w:styleId="Verzeichnis2">
    <w:name w:val="toc 2"/>
    <w:basedOn w:val="Verzeichnis1"/>
    <w:next w:val="Standard"/>
    <w:uiPriority w:val="39"/>
    <w:rsid w:val="00DA3EC2"/>
    <w:pPr>
      <w:spacing w:before="120" w:after="0"/>
      <w:ind w:left="200"/>
    </w:pPr>
    <w:rPr>
      <w:b w:val="0"/>
      <w:bCs w:val="0"/>
      <w:i/>
      <w:iCs/>
    </w:rPr>
  </w:style>
  <w:style w:type="paragraph" w:styleId="Fuzeile">
    <w:name w:val="footer"/>
    <w:basedOn w:val="Standard"/>
    <w:link w:val="FuzeileZchn"/>
    <w:rsid w:val="00DA3EC2"/>
    <w:pPr>
      <w:tabs>
        <w:tab w:val="center" w:pos="4536"/>
        <w:tab w:val="right" w:pos="9072"/>
      </w:tabs>
    </w:pPr>
  </w:style>
  <w:style w:type="paragraph" w:styleId="Kopfzeile">
    <w:name w:val="header"/>
    <w:basedOn w:val="Standard"/>
    <w:link w:val="KopfzeileZchn"/>
    <w:uiPriority w:val="99"/>
    <w:rsid w:val="00DA3EC2"/>
    <w:pPr>
      <w:tabs>
        <w:tab w:val="center" w:pos="4536"/>
        <w:tab w:val="right" w:pos="9072"/>
      </w:tabs>
    </w:pPr>
  </w:style>
  <w:style w:type="paragraph" w:customStyle="1" w:styleId="Text">
    <w:name w:val="Text"/>
    <w:basedOn w:val="Standard"/>
    <w:rsid w:val="00DA3EC2"/>
    <w:pPr>
      <w:spacing w:after="120"/>
      <w:ind w:left="2126" w:right="567"/>
    </w:pPr>
  </w:style>
  <w:style w:type="paragraph" w:customStyle="1" w:styleId="Einrck">
    <w:name w:val="Einrück"/>
    <w:basedOn w:val="Standard"/>
    <w:link w:val="EinrckZchn"/>
    <w:rsid w:val="00DA3EC2"/>
    <w:pPr>
      <w:tabs>
        <w:tab w:val="left" w:pos="3402"/>
      </w:tabs>
      <w:spacing w:after="120"/>
      <w:ind w:left="3119" w:right="567" w:hanging="284"/>
    </w:pPr>
  </w:style>
  <w:style w:type="paragraph" w:styleId="Index1">
    <w:name w:val="index 1"/>
    <w:basedOn w:val="Standard"/>
    <w:next w:val="Standard"/>
    <w:semiHidden/>
    <w:rsid w:val="00DA3EC2"/>
    <w:pPr>
      <w:tabs>
        <w:tab w:val="right" w:pos="4172"/>
      </w:tabs>
      <w:ind w:left="200" w:hanging="200"/>
    </w:pPr>
    <w:rPr>
      <w:rFonts w:ascii="Times New Roman" w:hAnsi="Times New Roman"/>
      <w:sz w:val="18"/>
    </w:rPr>
  </w:style>
  <w:style w:type="paragraph" w:styleId="Textkrper">
    <w:name w:val="Body Text"/>
    <w:basedOn w:val="Standard"/>
    <w:rsid w:val="00DA3EC2"/>
    <w:rPr>
      <w:b/>
    </w:rPr>
  </w:style>
  <w:style w:type="character" w:styleId="Hyperlink">
    <w:name w:val="Hyperlink"/>
    <w:basedOn w:val="Absatz-Standardschriftart"/>
    <w:uiPriority w:val="99"/>
    <w:rsid w:val="00DA3EC2"/>
    <w:rPr>
      <w:color w:val="0000FF"/>
      <w:u w:val="single"/>
    </w:rPr>
  </w:style>
  <w:style w:type="paragraph" w:styleId="Funotentext">
    <w:name w:val="footnote text"/>
    <w:basedOn w:val="Standard"/>
    <w:semiHidden/>
    <w:rsid w:val="00DA3EC2"/>
  </w:style>
  <w:style w:type="paragraph" w:customStyle="1" w:styleId="StandardAusschreibungCharCharCharCharCharCharCharCharCharChar">
    <w:name w:val="Standard Ausschreibung Char Char Char Char Char Char Char Char Char Char"/>
    <w:basedOn w:val="Standard"/>
    <w:link w:val="StandardAusschreibungCharCharCharCharCharCharCharCharCharCharChar"/>
    <w:rsid w:val="00DA3EC2"/>
    <w:pPr>
      <w:overflowPunct/>
      <w:autoSpaceDE/>
      <w:autoSpaceDN/>
      <w:adjustRightInd/>
      <w:spacing w:before="60" w:after="60"/>
      <w:textAlignment w:val="auto"/>
    </w:pPr>
    <w:rPr>
      <w:rFonts w:ascii="BMWTypeRegular" w:hAnsi="BMWTypeRegular"/>
      <w:sz w:val="22"/>
      <w:lang w:eastAsia="de-DE"/>
    </w:rPr>
  </w:style>
  <w:style w:type="character" w:customStyle="1" w:styleId="StandardAusschreibungCharCharCharCharCharCharCharCharCharCharChar">
    <w:name w:val="Standard Ausschreibung Char Char Char Char Char Char Char Char Char Char Char"/>
    <w:basedOn w:val="Absatz-Standardschriftart"/>
    <w:link w:val="StandardAusschreibungCharCharCharCharCharCharCharCharCharChar"/>
    <w:rsid w:val="00DA3EC2"/>
    <w:rPr>
      <w:rFonts w:ascii="BMWTypeRegular" w:hAnsi="BMWTypeRegular"/>
      <w:sz w:val="22"/>
      <w:lang w:val="de-DE" w:eastAsia="de-DE" w:bidi="ar-SA"/>
    </w:rPr>
  </w:style>
  <w:style w:type="paragraph" w:customStyle="1" w:styleId="StandardAusschreibungChar">
    <w:name w:val="Standard Ausschreibung Char"/>
    <w:basedOn w:val="Standard"/>
    <w:link w:val="StandardAusschreibungCharChar"/>
    <w:rsid w:val="00DA3EC2"/>
    <w:pPr>
      <w:overflowPunct/>
      <w:autoSpaceDE/>
      <w:autoSpaceDN/>
      <w:adjustRightInd/>
      <w:spacing w:after="120"/>
      <w:textAlignment w:val="auto"/>
    </w:pPr>
    <w:rPr>
      <w:rFonts w:ascii="BMWTypeRegular" w:hAnsi="BMWTypeRegular"/>
      <w:sz w:val="22"/>
      <w:lang w:eastAsia="de-DE"/>
    </w:rPr>
  </w:style>
  <w:style w:type="character" w:customStyle="1" w:styleId="StandardAusschreibungCharChar">
    <w:name w:val="Standard Ausschreibung Char Char"/>
    <w:basedOn w:val="Absatz-Standardschriftart"/>
    <w:link w:val="StandardAusschreibungChar"/>
    <w:rsid w:val="00DA3EC2"/>
    <w:rPr>
      <w:rFonts w:ascii="BMWTypeRegular" w:hAnsi="BMWTypeRegular"/>
      <w:sz w:val="22"/>
      <w:lang w:val="de-DE" w:eastAsia="de-DE" w:bidi="ar-SA"/>
    </w:rPr>
  </w:style>
  <w:style w:type="character" w:styleId="Funotenzeichen">
    <w:name w:val="footnote reference"/>
    <w:basedOn w:val="Absatz-Standardschriftart"/>
    <w:semiHidden/>
    <w:rsid w:val="00477308"/>
    <w:rPr>
      <w:vertAlign w:val="superscript"/>
    </w:rPr>
  </w:style>
  <w:style w:type="paragraph" w:styleId="Verzeichnis8">
    <w:name w:val="toc 8"/>
    <w:basedOn w:val="Standard"/>
    <w:next w:val="Standard"/>
    <w:uiPriority w:val="39"/>
    <w:rsid w:val="00477308"/>
    <w:pPr>
      <w:ind w:left="1400"/>
      <w:jc w:val="left"/>
    </w:pPr>
    <w:rPr>
      <w:rFonts w:ascii="Calibri" w:hAnsi="Calibri"/>
    </w:rPr>
  </w:style>
  <w:style w:type="paragraph" w:styleId="Verzeichnis7">
    <w:name w:val="toc 7"/>
    <w:basedOn w:val="Standard"/>
    <w:next w:val="Standard"/>
    <w:uiPriority w:val="39"/>
    <w:rsid w:val="00477308"/>
    <w:pPr>
      <w:ind w:left="1200"/>
      <w:jc w:val="left"/>
    </w:pPr>
    <w:rPr>
      <w:rFonts w:ascii="Calibri" w:hAnsi="Calibri"/>
    </w:rPr>
  </w:style>
  <w:style w:type="paragraph" w:styleId="Verzeichnis6">
    <w:name w:val="toc 6"/>
    <w:basedOn w:val="Verzeichnis1"/>
    <w:next w:val="Standard"/>
    <w:uiPriority w:val="39"/>
    <w:rsid w:val="00477308"/>
    <w:pPr>
      <w:spacing w:before="0" w:after="0"/>
      <w:ind w:left="1000"/>
    </w:pPr>
    <w:rPr>
      <w:b w:val="0"/>
      <w:bCs w:val="0"/>
    </w:rPr>
  </w:style>
  <w:style w:type="paragraph" w:styleId="Verzeichnis5">
    <w:name w:val="toc 5"/>
    <w:basedOn w:val="Verzeichnis1"/>
    <w:next w:val="Standard"/>
    <w:uiPriority w:val="39"/>
    <w:rsid w:val="00477308"/>
    <w:pPr>
      <w:spacing w:before="0" w:after="0"/>
      <w:ind w:left="800"/>
    </w:pPr>
    <w:rPr>
      <w:b w:val="0"/>
      <w:bCs w:val="0"/>
    </w:rPr>
  </w:style>
  <w:style w:type="paragraph" w:styleId="Verzeichnis4">
    <w:name w:val="toc 4"/>
    <w:basedOn w:val="Verzeichnis1"/>
    <w:next w:val="Standard"/>
    <w:uiPriority w:val="39"/>
    <w:rsid w:val="00477308"/>
    <w:pPr>
      <w:spacing w:before="0" w:after="0"/>
      <w:ind w:left="600"/>
    </w:pPr>
    <w:rPr>
      <w:b w:val="0"/>
      <w:bCs w:val="0"/>
    </w:rPr>
  </w:style>
  <w:style w:type="paragraph" w:styleId="Verzeichnis9">
    <w:name w:val="toc 9"/>
    <w:basedOn w:val="Standard"/>
    <w:next w:val="Standard"/>
    <w:uiPriority w:val="39"/>
    <w:rsid w:val="00477308"/>
    <w:pPr>
      <w:ind w:left="1600"/>
      <w:jc w:val="left"/>
    </w:pPr>
    <w:rPr>
      <w:rFonts w:ascii="Calibri" w:hAnsi="Calibri"/>
    </w:rPr>
  </w:style>
  <w:style w:type="paragraph" w:customStyle="1" w:styleId="Zwischenberschrift">
    <w:name w:val="ZwischenÜberschrift"/>
    <w:basedOn w:val="Text"/>
    <w:rsid w:val="00477308"/>
    <w:pPr>
      <w:ind w:left="709" w:firstLine="1418"/>
    </w:pPr>
    <w:rPr>
      <w:b/>
    </w:rPr>
  </w:style>
  <w:style w:type="paragraph" w:styleId="Index2">
    <w:name w:val="index 2"/>
    <w:basedOn w:val="Standard"/>
    <w:next w:val="Standard"/>
    <w:semiHidden/>
    <w:rsid w:val="00477308"/>
    <w:pPr>
      <w:tabs>
        <w:tab w:val="right" w:pos="4172"/>
      </w:tabs>
      <w:ind w:left="400" w:hanging="200"/>
    </w:pPr>
    <w:rPr>
      <w:rFonts w:ascii="Times New Roman" w:hAnsi="Times New Roman"/>
      <w:sz w:val="18"/>
    </w:rPr>
  </w:style>
  <w:style w:type="paragraph" w:styleId="Index3">
    <w:name w:val="index 3"/>
    <w:basedOn w:val="Standard"/>
    <w:next w:val="Standard"/>
    <w:semiHidden/>
    <w:rsid w:val="00477308"/>
    <w:pPr>
      <w:tabs>
        <w:tab w:val="right" w:pos="4172"/>
      </w:tabs>
      <w:ind w:left="600" w:hanging="200"/>
    </w:pPr>
    <w:rPr>
      <w:rFonts w:ascii="Times New Roman" w:hAnsi="Times New Roman"/>
      <w:sz w:val="18"/>
    </w:rPr>
  </w:style>
  <w:style w:type="paragraph" w:styleId="Index4">
    <w:name w:val="index 4"/>
    <w:basedOn w:val="Standard"/>
    <w:next w:val="Standard"/>
    <w:semiHidden/>
    <w:rsid w:val="00477308"/>
    <w:pPr>
      <w:tabs>
        <w:tab w:val="right" w:pos="4172"/>
      </w:tabs>
      <w:ind w:left="800" w:hanging="200"/>
    </w:pPr>
    <w:rPr>
      <w:rFonts w:ascii="Times New Roman" w:hAnsi="Times New Roman"/>
      <w:sz w:val="18"/>
    </w:rPr>
  </w:style>
  <w:style w:type="paragraph" w:styleId="Index5">
    <w:name w:val="index 5"/>
    <w:basedOn w:val="Standard"/>
    <w:next w:val="Standard"/>
    <w:semiHidden/>
    <w:rsid w:val="00477308"/>
    <w:pPr>
      <w:tabs>
        <w:tab w:val="right" w:pos="4172"/>
      </w:tabs>
      <w:ind w:left="1000" w:hanging="200"/>
    </w:pPr>
    <w:rPr>
      <w:rFonts w:ascii="Times New Roman" w:hAnsi="Times New Roman"/>
      <w:sz w:val="18"/>
    </w:rPr>
  </w:style>
  <w:style w:type="paragraph" w:styleId="Index6">
    <w:name w:val="index 6"/>
    <w:basedOn w:val="Standard"/>
    <w:next w:val="Standard"/>
    <w:semiHidden/>
    <w:rsid w:val="00477308"/>
    <w:pPr>
      <w:tabs>
        <w:tab w:val="right" w:pos="4172"/>
      </w:tabs>
      <w:ind w:left="1200" w:hanging="200"/>
    </w:pPr>
    <w:rPr>
      <w:rFonts w:ascii="Times New Roman" w:hAnsi="Times New Roman"/>
      <w:sz w:val="18"/>
    </w:rPr>
  </w:style>
  <w:style w:type="paragraph" w:styleId="Index7">
    <w:name w:val="index 7"/>
    <w:basedOn w:val="Standard"/>
    <w:next w:val="Standard"/>
    <w:semiHidden/>
    <w:rsid w:val="00477308"/>
    <w:pPr>
      <w:tabs>
        <w:tab w:val="right" w:pos="4172"/>
      </w:tabs>
      <w:ind w:left="1400" w:hanging="200"/>
    </w:pPr>
    <w:rPr>
      <w:rFonts w:ascii="Times New Roman" w:hAnsi="Times New Roman"/>
      <w:sz w:val="18"/>
    </w:rPr>
  </w:style>
  <w:style w:type="paragraph" w:styleId="Index8">
    <w:name w:val="index 8"/>
    <w:basedOn w:val="Standard"/>
    <w:next w:val="Standard"/>
    <w:semiHidden/>
    <w:rsid w:val="00477308"/>
    <w:pPr>
      <w:tabs>
        <w:tab w:val="right" w:pos="4172"/>
      </w:tabs>
      <w:ind w:left="1600" w:hanging="200"/>
    </w:pPr>
    <w:rPr>
      <w:rFonts w:ascii="Times New Roman" w:hAnsi="Times New Roman"/>
      <w:sz w:val="18"/>
    </w:rPr>
  </w:style>
  <w:style w:type="paragraph" w:styleId="Index9">
    <w:name w:val="index 9"/>
    <w:basedOn w:val="Standard"/>
    <w:next w:val="Standard"/>
    <w:semiHidden/>
    <w:rsid w:val="00477308"/>
    <w:pPr>
      <w:tabs>
        <w:tab w:val="right" w:pos="4172"/>
      </w:tabs>
      <w:ind w:left="1800" w:hanging="200"/>
    </w:pPr>
    <w:rPr>
      <w:rFonts w:ascii="Times New Roman" w:hAnsi="Times New Roman"/>
      <w:sz w:val="18"/>
    </w:rPr>
  </w:style>
  <w:style w:type="paragraph" w:styleId="Indexberschrift">
    <w:name w:val="index heading"/>
    <w:basedOn w:val="Standard"/>
    <w:next w:val="Index1"/>
    <w:semiHidden/>
    <w:rsid w:val="00477308"/>
    <w:pPr>
      <w:pBdr>
        <w:top w:val="single" w:sz="12" w:space="0" w:color="auto"/>
      </w:pBdr>
      <w:spacing w:before="360" w:after="240"/>
    </w:pPr>
    <w:rPr>
      <w:rFonts w:ascii="Times New Roman" w:hAnsi="Times New Roman"/>
      <w:b/>
      <w:i/>
      <w:sz w:val="26"/>
    </w:rPr>
  </w:style>
  <w:style w:type="paragraph" w:styleId="Dokumentstruktur">
    <w:name w:val="Document Map"/>
    <w:basedOn w:val="Standard"/>
    <w:semiHidden/>
    <w:rsid w:val="00477308"/>
    <w:pPr>
      <w:shd w:val="clear" w:color="auto" w:fill="000080"/>
    </w:pPr>
    <w:rPr>
      <w:rFonts w:ascii="Tahoma" w:hAnsi="Tahoma" w:cs="Tahoma"/>
    </w:rPr>
  </w:style>
  <w:style w:type="paragraph" w:styleId="Textkrper-Zeileneinzug">
    <w:name w:val="Body Text Indent"/>
    <w:basedOn w:val="Standard"/>
    <w:rsid w:val="00477308"/>
    <w:pPr>
      <w:ind w:left="2127"/>
    </w:pPr>
  </w:style>
  <w:style w:type="paragraph" w:styleId="Textkrper-Einzug2">
    <w:name w:val="Body Text Indent 2"/>
    <w:basedOn w:val="Standard"/>
    <w:rsid w:val="00477308"/>
    <w:pPr>
      <w:ind w:left="1418"/>
    </w:pPr>
    <w:rPr>
      <w:b/>
      <w:bCs/>
      <w:i/>
      <w:iCs/>
    </w:rPr>
  </w:style>
  <w:style w:type="paragraph" w:styleId="Textkrper-Einzug3">
    <w:name w:val="Body Text Indent 3"/>
    <w:basedOn w:val="Standard"/>
    <w:rsid w:val="00477308"/>
    <w:pPr>
      <w:ind w:left="1418" w:firstLine="709"/>
    </w:pPr>
    <w:rPr>
      <w:bCs/>
    </w:rPr>
  </w:style>
  <w:style w:type="paragraph" w:customStyle="1" w:styleId="Flietext">
    <w:name w:val="Fließtext"/>
    <w:basedOn w:val="Standard"/>
    <w:rsid w:val="00477308"/>
    <w:pPr>
      <w:widowControl w:val="0"/>
      <w:spacing w:after="60" w:line="312" w:lineRule="auto"/>
      <w:ind w:left="567"/>
    </w:pPr>
    <w:rPr>
      <w:sz w:val="18"/>
    </w:rPr>
  </w:style>
  <w:style w:type="character" w:styleId="BesuchterLink">
    <w:name w:val="FollowedHyperlink"/>
    <w:basedOn w:val="Absatz-Standardschriftart"/>
    <w:rsid w:val="00477308"/>
    <w:rPr>
      <w:color w:val="800080"/>
      <w:u w:val="single"/>
    </w:rPr>
  </w:style>
  <w:style w:type="paragraph" w:styleId="Textkrper2">
    <w:name w:val="Body Text 2"/>
    <w:basedOn w:val="Standard"/>
    <w:rsid w:val="00477308"/>
    <w:pPr>
      <w:spacing w:line="240" w:lineRule="exact"/>
      <w:jc w:val="center"/>
    </w:pPr>
  </w:style>
  <w:style w:type="paragraph" w:customStyle="1" w:styleId="Textkrper21">
    <w:name w:val="Textkörper 21"/>
    <w:basedOn w:val="Standard"/>
    <w:rsid w:val="00477308"/>
    <w:pPr>
      <w:overflowPunct/>
      <w:autoSpaceDE/>
      <w:autoSpaceDN/>
      <w:adjustRightInd/>
      <w:textAlignment w:val="auto"/>
    </w:pPr>
    <w:rPr>
      <w:sz w:val="22"/>
      <w:lang w:eastAsia="de-DE"/>
    </w:rPr>
  </w:style>
  <w:style w:type="paragraph" w:styleId="Textkrper3">
    <w:name w:val="Body Text 3"/>
    <w:basedOn w:val="Standard"/>
    <w:rsid w:val="00477308"/>
    <w:pPr>
      <w:spacing w:after="120"/>
    </w:pPr>
    <w:rPr>
      <w:sz w:val="16"/>
      <w:szCs w:val="16"/>
    </w:rPr>
  </w:style>
  <w:style w:type="paragraph" w:customStyle="1" w:styleId="xl47">
    <w:name w:val="xl47"/>
    <w:basedOn w:val="Standard"/>
    <w:rsid w:val="00477308"/>
    <w:pPr>
      <w:pBdr>
        <w:left w:val="single" w:sz="4" w:space="0" w:color="auto"/>
        <w:right w:val="single" w:sz="4" w:space="0" w:color="auto"/>
      </w:pBdr>
      <w:overflowPunct/>
      <w:autoSpaceDE/>
      <w:autoSpaceDN/>
      <w:adjustRightInd/>
      <w:spacing w:before="100" w:beforeAutospacing="1" w:after="100" w:afterAutospacing="1"/>
      <w:textAlignment w:val="top"/>
    </w:pPr>
    <w:rPr>
      <w:rFonts w:ascii="BMW Helvetica Light" w:eastAsia="Arial Unicode MS" w:hAnsi="BMW Helvetica Light" w:cs="Arial Unicode MS"/>
      <w:sz w:val="18"/>
      <w:szCs w:val="18"/>
      <w:lang w:val="en-GB"/>
    </w:rPr>
  </w:style>
  <w:style w:type="paragraph" w:styleId="StandardWeb">
    <w:name w:val="Normal (Web)"/>
    <w:basedOn w:val="Standard"/>
    <w:uiPriority w:val="99"/>
    <w:rsid w:val="00477308"/>
    <w:pPr>
      <w:overflowPunct/>
      <w:autoSpaceDE/>
      <w:autoSpaceDN/>
      <w:adjustRightInd/>
      <w:spacing w:before="100" w:beforeAutospacing="1" w:after="100" w:afterAutospacing="1"/>
      <w:textAlignment w:val="auto"/>
    </w:pPr>
    <w:rPr>
      <w:rFonts w:ascii="Times New Roman" w:hAnsi="Times New Roman"/>
      <w:sz w:val="24"/>
      <w:szCs w:val="24"/>
      <w:lang w:eastAsia="de-DE"/>
    </w:rPr>
  </w:style>
  <w:style w:type="character" w:styleId="Kommentarzeichen">
    <w:name w:val="annotation reference"/>
    <w:basedOn w:val="Absatz-Standardschriftart"/>
    <w:uiPriority w:val="99"/>
    <w:semiHidden/>
    <w:rsid w:val="00477308"/>
    <w:rPr>
      <w:sz w:val="16"/>
      <w:szCs w:val="16"/>
    </w:rPr>
  </w:style>
  <w:style w:type="paragraph" w:styleId="Kommentartext">
    <w:name w:val="annotation text"/>
    <w:basedOn w:val="Standard"/>
    <w:link w:val="KommentartextZchn"/>
    <w:rsid w:val="00477308"/>
  </w:style>
  <w:style w:type="paragraph" w:styleId="Kommentarthema">
    <w:name w:val="annotation subject"/>
    <w:basedOn w:val="Kommentartext"/>
    <w:next w:val="Kommentartext"/>
    <w:semiHidden/>
    <w:rsid w:val="00477308"/>
    <w:rPr>
      <w:b/>
      <w:bCs/>
    </w:rPr>
  </w:style>
  <w:style w:type="paragraph" w:styleId="Sprechblasentext">
    <w:name w:val="Balloon Text"/>
    <w:basedOn w:val="Standard"/>
    <w:semiHidden/>
    <w:rsid w:val="00477308"/>
    <w:rPr>
      <w:rFonts w:ascii="Tahoma" w:hAnsi="Tahoma" w:cs="Tahoma"/>
      <w:sz w:val="16"/>
      <w:szCs w:val="16"/>
    </w:rPr>
  </w:style>
  <w:style w:type="paragraph" w:styleId="Blocktext">
    <w:name w:val="Block Text"/>
    <w:basedOn w:val="Standard"/>
    <w:rsid w:val="00477308"/>
    <w:pPr>
      <w:tabs>
        <w:tab w:val="left" w:pos="709"/>
      </w:tabs>
      <w:overflowPunct/>
      <w:autoSpaceDE/>
      <w:autoSpaceDN/>
      <w:adjustRightInd/>
      <w:ind w:left="709" w:right="-35"/>
      <w:textAlignment w:val="auto"/>
    </w:pPr>
    <w:rPr>
      <w:rFonts w:ascii="Times New Roman" w:hAnsi="Times New Roman"/>
    </w:rPr>
  </w:style>
  <w:style w:type="paragraph" w:customStyle="1" w:styleId="TabelleintegDateiAuschreibung">
    <w:name w:val="Tabelle integ. Datei Auschreibung"/>
    <w:basedOn w:val="StandardAusschreibungCharCharCharCharCharCharCharCharCharChar"/>
    <w:rsid w:val="00477308"/>
    <w:pPr>
      <w:widowControl w:val="0"/>
      <w:jc w:val="center"/>
    </w:pPr>
  </w:style>
  <w:style w:type="paragraph" w:customStyle="1" w:styleId="TabelleintegDatei2DateiAusschreibung">
    <w:name w:val="Tabelle integ. Datei 2 Datei Ausschreibung"/>
    <w:basedOn w:val="Standard"/>
    <w:rsid w:val="00477308"/>
    <w:pPr>
      <w:widowControl w:val="0"/>
      <w:overflowPunct/>
      <w:autoSpaceDE/>
      <w:autoSpaceDN/>
      <w:adjustRightInd/>
      <w:spacing w:before="20" w:after="20"/>
      <w:ind w:left="63" w:firstLine="6"/>
      <w:textAlignment w:val="auto"/>
    </w:pPr>
    <w:rPr>
      <w:rFonts w:ascii="BMWTypeRegular" w:hAnsi="BMWTypeRegular"/>
      <w:sz w:val="16"/>
      <w:szCs w:val="16"/>
      <w:lang w:eastAsia="de-DE"/>
    </w:rPr>
  </w:style>
  <w:style w:type="character" w:customStyle="1" w:styleId="StandardAusschreibungFett">
    <w:name w:val="Standard Ausschreibung Fett"/>
    <w:basedOn w:val="Absatz-Standardschriftart"/>
    <w:rsid w:val="00477308"/>
    <w:rPr>
      <w:rFonts w:ascii="BMWTypeRegular" w:hAnsi="BMWTypeRegular"/>
      <w:b/>
    </w:rPr>
  </w:style>
  <w:style w:type="character" w:customStyle="1" w:styleId="StandardKursivAusschreibung">
    <w:name w:val="Standard Kursiv Ausschreibung"/>
    <w:basedOn w:val="StandardAusschreibungFett"/>
    <w:rsid w:val="00477308"/>
    <w:rPr>
      <w:rFonts w:ascii="BMWTypeRegular" w:hAnsi="BMWTypeRegular"/>
      <w:b/>
      <w:i/>
    </w:rPr>
  </w:style>
  <w:style w:type="paragraph" w:customStyle="1" w:styleId="AuflistungEbene1">
    <w:name w:val="Auflistung (Ebene 1)"/>
    <w:basedOn w:val="Standard"/>
    <w:rsid w:val="00E625A0"/>
    <w:pPr>
      <w:numPr>
        <w:numId w:val="5"/>
      </w:numPr>
      <w:overflowPunct/>
      <w:autoSpaceDE/>
      <w:autoSpaceDN/>
      <w:adjustRightInd/>
      <w:spacing w:before="60" w:after="60" w:line="264" w:lineRule="auto"/>
      <w:contextualSpacing/>
      <w:textAlignment w:val="auto"/>
    </w:pPr>
    <w:rPr>
      <w:szCs w:val="24"/>
      <w:lang w:eastAsia="de-DE"/>
    </w:rPr>
  </w:style>
  <w:style w:type="paragraph" w:customStyle="1" w:styleId="HinweisAufzhlung">
    <w:name w:val="HinweisAufzählung"/>
    <w:basedOn w:val="Standard"/>
    <w:rsid w:val="00E625A0"/>
    <w:pPr>
      <w:numPr>
        <w:numId w:val="3"/>
      </w:numPr>
      <w:pBdr>
        <w:top w:val="single" w:sz="12" w:space="3" w:color="808080"/>
        <w:left w:val="single" w:sz="12" w:space="7" w:color="808080"/>
        <w:bottom w:val="single" w:sz="12" w:space="3" w:color="808080"/>
        <w:right w:val="single" w:sz="12" w:space="7" w:color="808080"/>
      </w:pBdr>
      <w:shd w:val="clear" w:color="auto" w:fill="F3F3F3"/>
      <w:tabs>
        <w:tab w:val="clear" w:pos="720"/>
        <w:tab w:val="num" w:pos="540"/>
      </w:tabs>
      <w:overflowPunct/>
      <w:autoSpaceDE/>
      <w:autoSpaceDN/>
      <w:adjustRightInd/>
      <w:ind w:left="538" w:right="181" w:hanging="357"/>
      <w:textAlignment w:val="auto"/>
    </w:pPr>
    <w:rPr>
      <w:szCs w:val="24"/>
      <w:lang w:eastAsia="de-DE"/>
    </w:rPr>
  </w:style>
  <w:style w:type="paragraph" w:customStyle="1" w:styleId="Hinweisberschrift">
    <w:name w:val="HinweisÜberschrift"/>
    <w:basedOn w:val="Standard"/>
    <w:next w:val="HinweisAufzhlung"/>
    <w:rsid w:val="00E625A0"/>
    <w:pPr>
      <w:keepNext/>
      <w:pBdr>
        <w:top w:val="single" w:sz="12" w:space="3" w:color="808080"/>
        <w:left w:val="single" w:sz="12" w:space="7" w:color="808080"/>
        <w:bottom w:val="single" w:sz="12" w:space="3" w:color="808080"/>
        <w:right w:val="single" w:sz="12" w:space="7" w:color="808080"/>
      </w:pBdr>
      <w:shd w:val="clear" w:color="auto" w:fill="F3F3F3"/>
      <w:overflowPunct/>
      <w:autoSpaceDE/>
      <w:autoSpaceDN/>
      <w:adjustRightInd/>
      <w:ind w:left="181" w:right="181"/>
      <w:textAlignment w:val="auto"/>
    </w:pPr>
    <w:rPr>
      <w:b/>
      <w:sz w:val="16"/>
      <w:szCs w:val="24"/>
      <w:lang w:eastAsia="de-DE"/>
    </w:rPr>
  </w:style>
  <w:style w:type="paragraph" w:customStyle="1" w:styleId="AuflistungEbene2">
    <w:name w:val="Auflistung (Ebene 2)"/>
    <w:basedOn w:val="AuflistungEbene1"/>
    <w:rsid w:val="00E625A0"/>
    <w:pPr>
      <w:numPr>
        <w:numId w:val="4"/>
      </w:numPr>
      <w:spacing w:line="240" w:lineRule="auto"/>
      <w:ind w:left="714" w:hanging="357"/>
      <w:contextualSpacing w:val="0"/>
    </w:pPr>
  </w:style>
  <w:style w:type="paragraph" w:customStyle="1" w:styleId="todoAufzhlung">
    <w:name w:val="todoAufzählung"/>
    <w:basedOn w:val="Standard"/>
    <w:rsid w:val="00E625A0"/>
    <w:pPr>
      <w:numPr>
        <w:numId w:val="7"/>
      </w:numPr>
      <w:pBdr>
        <w:top w:val="single" w:sz="12" w:space="6" w:color="808080"/>
        <w:left w:val="single" w:sz="12" w:space="7" w:color="808080"/>
        <w:bottom w:val="single" w:sz="12" w:space="6" w:color="808080"/>
        <w:right w:val="single" w:sz="12" w:space="9" w:color="808080"/>
      </w:pBdr>
      <w:shd w:val="clear" w:color="auto" w:fill="FFD1D1"/>
      <w:tabs>
        <w:tab w:val="clear" w:pos="720"/>
        <w:tab w:val="num" w:pos="540"/>
      </w:tabs>
      <w:overflowPunct/>
      <w:autoSpaceDE/>
      <w:autoSpaceDN/>
      <w:adjustRightInd/>
      <w:spacing w:before="20" w:after="20" w:line="264" w:lineRule="auto"/>
      <w:ind w:left="538" w:right="204" w:hanging="357"/>
      <w:contextualSpacing/>
      <w:textAlignment w:val="auto"/>
    </w:pPr>
    <w:rPr>
      <w:szCs w:val="24"/>
      <w:lang w:eastAsia="de-DE" w:bidi="he-IL"/>
    </w:rPr>
  </w:style>
  <w:style w:type="paragraph" w:customStyle="1" w:styleId="todoberschrift">
    <w:name w:val="todoÜberschrift"/>
    <w:basedOn w:val="Standard"/>
    <w:next w:val="todoAufzhlung"/>
    <w:rsid w:val="00E625A0"/>
    <w:pPr>
      <w:keepNext/>
      <w:pBdr>
        <w:top w:val="single" w:sz="12" w:space="6" w:color="808080"/>
        <w:left w:val="single" w:sz="12" w:space="7" w:color="808080"/>
        <w:bottom w:val="single" w:sz="12" w:space="6" w:color="808080"/>
        <w:right w:val="single" w:sz="12" w:space="9" w:color="808080"/>
      </w:pBdr>
      <w:shd w:val="clear" w:color="auto" w:fill="FFD1D1"/>
      <w:overflowPunct/>
      <w:autoSpaceDE/>
      <w:autoSpaceDN/>
      <w:adjustRightInd/>
      <w:spacing w:before="40" w:after="40" w:line="264" w:lineRule="auto"/>
      <w:ind w:left="181" w:right="204"/>
      <w:contextualSpacing/>
      <w:textAlignment w:val="auto"/>
    </w:pPr>
    <w:rPr>
      <w:b/>
      <w:szCs w:val="24"/>
      <w:lang w:eastAsia="de-DE"/>
    </w:rPr>
  </w:style>
  <w:style w:type="paragraph" w:customStyle="1" w:styleId="berschriftA1">
    <w:name w:val="Überschrift A1"/>
    <w:basedOn w:val="berschrift1"/>
    <w:rsid w:val="00E625A0"/>
    <w:pPr>
      <w:pageBreakBefore/>
      <w:numPr>
        <w:numId w:val="6"/>
      </w:numPr>
      <w:overflowPunct/>
      <w:autoSpaceDE/>
      <w:autoSpaceDN/>
      <w:adjustRightInd/>
      <w:spacing w:after="60" w:line="264" w:lineRule="auto"/>
      <w:textAlignment w:val="auto"/>
    </w:pPr>
    <w:rPr>
      <w:bCs w:val="0"/>
      <w:kern w:val="32"/>
      <w:szCs w:val="32"/>
      <w:lang w:eastAsia="de-DE"/>
    </w:rPr>
  </w:style>
  <w:style w:type="paragraph" w:customStyle="1" w:styleId="berschriftA2">
    <w:name w:val="Überschrift A2"/>
    <w:basedOn w:val="berschrift2"/>
    <w:next w:val="Standard"/>
    <w:rsid w:val="00E625A0"/>
    <w:pPr>
      <w:numPr>
        <w:numId w:val="6"/>
      </w:numPr>
      <w:tabs>
        <w:tab w:val="left" w:pos="900"/>
      </w:tabs>
      <w:overflowPunct/>
      <w:autoSpaceDE/>
      <w:autoSpaceDN/>
      <w:adjustRightInd/>
      <w:spacing w:before="120" w:after="60"/>
      <w:textAlignment w:val="auto"/>
    </w:pPr>
    <w:rPr>
      <w:bCs w:val="0"/>
      <w:iCs/>
      <w:szCs w:val="28"/>
      <w:lang w:eastAsia="de-DE"/>
    </w:rPr>
  </w:style>
  <w:style w:type="paragraph" w:customStyle="1" w:styleId="berschriftA3">
    <w:name w:val="Überschrift A3"/>
    <w:basedOn w:val="berschrift3"/>
    <w:rsid w:val="00E625A0"/>
    <w:pPr>
      <w:tabs>
        <w:tab w:val="clear" w:pos="360"/>
        <w:tab w:val="num" w:pos="-31680"/>
      </w:tabs>
      <w:overflowPunct/>
      <w:autoSpaceDE/>
      <w:autoSpaceDN/>
      <w:adjustRightInd/>
      <w:spacing w:before="120" w:after="60"/>
      <w:ind w:left="0" w:hanging="113"/>
      <w:textAlignment w:val="auto"/>
    </w:pPr>
    <w:rPr>
      <w:szCs w:val="26"/>
      <w:lang w:eastAsia="de-DE"/>
    </w:rPr>
  </w:style>
  <w:style w:type="paragraph" w:customStyle="1" w:styleId="NavigationspfadPartnerPortal">
    <w:name w:val="NavigationspfadPartnerPortal"/>
    <w:basedOn w:val="Standard"/>
    <w:next w:val="Standard"/>
    <w:link w:val="NavigationspfadPartnerPortalChar"/>
    <w:rsid w:val="00E625A0"/>
    <w:pPr>
      <w:keepLines/>
      <w:overflowPunct/>
      <w:autoSpaceDE/>
      <w:autoSpaceDN/>
      <w:adjustRightInd/>
      <w:spacing w:before="60" w:after="60"/>
      <w:ind w:left="320"/>
      <w:textAlignment w:val="auto"/>
    </w:pPr>
    <w:rPr>
      <w:i/>
      <w:szCs w:val="24"/>
      <w:lang w:eastAsia="de-DE" w:bidi="he-IL"/>
    </w:rPr>
  </w:style>
  <w:style w:type="character" w:customStyle="1" w:styleId="NavigationspfadPartnerPortalChar">
    <w:name w:val="NavigationspfadPartnerPortal Char"/>
    <w:basedOn w:val="Absatz-Standardschriftart"/>
    <w:link w:val="NavigationspfadPartnerPortal"/>
    <w:rsid w:val="00E625A0"/>
    <w:rPr>
      <w:rFonts w:ascii="Arial" w:hAnsi="Arial"/>
      <w:i/>
      <w:szCs w:val="24"/>
      <w:lang w:val="de-DE" w:eastAsia="de-DE" w:bidi="he-IL"/>
    </w:rPr>
  </w:style>
  <w:style w:type="paragraph" w:customStyle="1" w:styleId="zzeingabefeld">
    <w:name w:val="zz_eingabefeld"/>
    <w:basedOn w:val="Standard"/>
    <w:rsid w:val="004C7936"/>
    <w:pPr>
      <w:framePr w:w="11340" w:wrap="around" w:vAnchor="page" w:hAnchor="page" w:y="3460" w:anchorLock="1"/>
      <w:widowControl w:val="0"/>
      <w:tabs>
        <w:tab w:val="left" w:pos="454"/>
        <w:tab w:val="left" w:pos="4706"/>
      </w:tabs>
      <w:spacing w:line="250" w:lineRule="exact"/>
    </w:pPr>
    <w:rPr>
      <w:rFonts w:ascii="BMWTypeLight" w:hAnsi="BMWTypeLight"/>
      <w:sz w:val="22"/>
      <w:lang w:eastAsia="de-DE"/>
    </w:rPr>
  </w:style>
  <w:style w:type="paragraph" w:customStyle="1" w:styleId="zzeingabefeldfett">
    <w:name w:val="zz_eingabefeld_fett"/>
    <w:basedOn w:val="Standard"/>
    <w:rsid w:val="004C7936"/>
    <w:pPr>
      <w:framePr w:w="11340" w:wrap="around" w:vAnchor="page" w:hAnchor="page" w:y="3460" w:anchorLock="1"/>
      <w:widowControl w:val="0"/>
      <w:tabs>
        <w:tab w:val="left" w:pos="454"/>
        <w:tab w:val="left" w:pos="4706"/>
      </w:tabs>
      <w:spacing w:line="250" w:lineRule="exact"/>
    </w:pPr>
    <w:rPr>
      <w:rFonts w:ascii="BMWTypeLight" w:hAnsi="BMWTypeLight"/>
      <w:b/>
      <w:sz w:val="22"/>
      <w:lang w:eastAsia="de-DE"/>
    </w:rPr>
  </w:style>
  <w:style w:type="paragraph" w:customStyle="1" w:styleId="zzkopftabelle">
    <w:name w:val="zz_kopftabelle"/>
    <w:basedOn w:val="Standard"/>
    <w:rsid w:val="004C7936"/>
    <w:pPr>
      <w:framePr w:w="11340" w:wrap="notBeside" w:vAnchor="page" w:hAnchor="page" w:x="1" w:y="5671"/>
      <w:widowControl w:val="0"/>
      <w:tabs>
        <w:tab w:val="left" w:pos="454"/>
        <w:tab w:val="left" w:pos="4706"/>
      </w:tabs>
      <w:spacing w:line="250" w:lineRule="exact"/>
      <w:jc w:val="right"/>
    </w:pPr>
    <w:rPr>
      <w:rFonts w:ascii="BMWTypeLight" w:hAnsi="BMWTypeLight"/>
      <w:color w:val="000000"/>
      <w:kern w:val="25"/>
      <w:sz w:val="12"/>
      <w:lang w:eastAsia="de-DE"/>
    </w:rPr>
  </w:style>
  <w:style w:type="paragraph" w:customStyle="1" w:styleId="Default">
    <w:name w:val="Default"/>
    <w:rsid w:val="00B57174"/>
    <w:pPr>
      <w:autoSpaceDE w:val="0"/>
      <w:autoSpaceDN w:val="0"/>
      <w:adjustRightInd w:val="0"/>
    </w:pPr>
    <w:rPr>
      <w:rFonts w:ascii="Arial" w:hAnsi="Arial" w:cs="Arial"/>
      <w:color w:val="000000"/>
      <w:sz w:val="24"/>
      <w:szCs w:val="24"/>
    </w:rPr>
  </w:style>
  <w:style w:type="table" w:styleId="Tabellenraster">
    <w:name w:val="Table Grid"/>
    <w:basedOn w:val="NormaleTabelle"/>
    <w:rsid w:val="002D35F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ausschreibungchar0">
    <w:name w:val="standardausschreibungchar"/>
    <w:basedOn w:val="Standard"/>
    <w:rsid w:val="00120EE7"/>
    <w:pPr>
      <w:overflowPunct/>
      <w:autoSpaceDE/>
      <w:autoSpaceDN/>
      <w:adjustRightInd/>
      <w:spacing w:after="120"/>
      <w:textAlignment w:val="auto"/>
    </w:pPr>
    <w:rPr>
      <w:rFonts w:ascii="BMWTypeRegular" w:hAnsi="BMWTypeRegular"/>
      <w:sz w:val="22"/>
      <w:szCs w:val="22"/>
      <w:lang w:eastAsia="de-DE"/>
    </w:rPr>
  </w:style>
  <w:style w:type="character" w:customStyle="1" w:styleId="KommentartextZchn">
    <w:name w:val="Kommentartext Zchn"/>
    <w:basedOn w:val="Absatz-Standardschriftart"/>
    <w:link w:val="Kommentartext"/>
    <w:rsid w:val="004D1612"/>
    <w:rPr>
      <w:rFonts w:ascii="Arial" w:hAnsi="Arial"/>
      <w:lang w:val="de-DE" w:eastAsia="en-US" w:bidi="ar-SA"/>
    </w:rPr>
  </w:style>
  <w:style w:type="paragraph" w:styleId="Listenabsatz">
    <w:name w:val="List Paragraph"/>
    <w:basedOn w:val="Standard"/>
    <w:link w:val="ListenabsatzZchn"/>
    <w:uiPriority w:val="34"/>
    <w:qFormat/>
    <w:rsid w:val="000B3CDA"/>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styleId="HTMLCode">
    <w:name w:val="HTML Code"/>
    <w:basedOn w:val="Absatz-Standardschriftart"/>
    <w:uiPriority w:val="99"/>
    <w:unhideWhenUsed/>
    <w:rsid w:val="00C06425"/>
    <w:rPr>
      <w:rFonts w:ascii="Courier New" w:eastAsia="Times New Roman" w:hAnsi="Courier New" w:cs="Courier New"/>
      <w:sz w:val="20"/>
      <w:szCs w:val="20"/>
    </w:rPr>
  </w:style>
  <w:style w:type="paragraph" w:customStyle="1" w:styleId="Aufzhlung">
    <w:name w:val="Aufzählung"/>
    <w:basedOn w:val="Einrck"/>
    <w:link w:val="AufzhlungZchn"/>
    <w:qFormat/>
    <w:rsid w:val="00D85694"/>
    <w:pPr>
      <w:numPr>
        <w:numId w:val="8"/>
      </w:numPr>
      <w:tabs>
        <w:tab w:val="clear" w:pos="3402"/>
      </w:tabs>
      <w:ind w:right="-1"/>
    </w:pPr>
    <w:rPr>
      <w:rFonts w:cs="Arial"/>
    </w:rPr>
  </w:style>
  <w:style w:type="paragraph" w:styleId="berarbeitung">
    <w:name w:val="Revision"/>
    <w:hidden/>
    <w:uiPriority w:val="99"/>
    <w:semiHidden/>
    <w:rsid w:val="00397230"/>
    <w:rPr>
      <w:rFonts w:ascii="Arial" w:hAnsi="Arial"/>
      <w:lang w:eastAsia="en-US"/>
    </w:rPr>
  </w:style>
  <w:style w:type="character" w:customStyle="1" w:styleId="EinrckZchn">
    <w:name w:val="Einrück Zchn"/>
    <w:basedOn w:val="Absatz-Standardschriftart"/>
    <w:link w:val="Einrck"/>
    <w:rsid w:val="00433212"/>
    <w:rPr>
      <w:rFonts w:ascii="Arial" w:hAnsi="Arial"/>
      <w:lang w:eastAsia="en-US"/>
    </w:rPr>
  </w:style>
  <w:style w:type="character" w:customStyle="1" w:styleId="AufzhlungZchn">
    <w:name w:val="Aufzählung Zchn"/>
    <w:basedOn w:val="EinrckZchn"/>
    <w:link w:val="Aufzhlung"/>
    <w:rsid w:val="00D85694"/>
    <w:rPr>
      <w:rFonts w:ascii="BMWType V2 Light" w:hAnsi="BMWType V2 Light" w:cs="Arial"/>
      <w:kern w:val="56"/>
      <w:lang w:eastAsia="en-US"/>
    </w:rPr>
  </w:style>
  <w:style w:type="paragraph" w:styleId="Titel">
    <w:name w:val="Title"/>
    <w:basedOn w:val="Standard"/>
    <w:next w:val="Standard"/>
    <w:link w:val="TitelZchn"/>
    <w:qFormat/>
    <w:rsid w:val="002B59EC"/>
    <w:pPr>
      <w:spacing w:before="240" w:after="60"/>
      <w:jc w:val="center"/>
      <w:outlineLvl w:val="0"/>
    </w:pPr>
    <w:rPr>
      <w:rFonts w:ascii="Cambria" w:hAnsi="Cambria"/>
      <w:b/>
      <w:bCs/>
      <w:kern w:val="28"/>
      <w:sz w:val="32"/>
      <w:szCs w:val="32"/>
    </w:rPr>
  </w:style>
  <w:style w:type="character" w:customStyle="1" w:styleId="TitelZchn">
    <w:name w:val="Titel Zchn"/>
    <w:basedOn w:val="Absatz-Standardschriftart"/>
    <w:link w:val="Titel"/>
    <w:rsid w:val="002B59EC"/>
    <w:rPr>
      <w:rFonts w:ascii="Cambria" w:eastAsia="Times New Roman" w:hAnsi="Cambria" w:cs="Times New Roman"/>
      <w:b/>
      <w:bCs/>
      <w:kern w:val="28"/>
      <w:sz w:val="32"/>
      <w:szCs w:val="32"/>
      <w:lang w:eastAsia="en-US"/>
    </w:rPr>
  </w:style>
  <w:style w:type="paragraph" w:customStyle="1" w:styleId="Kommentar">
    <w:name w:val="Kommentar"/>
    <w:basedOn w:val="Standard"/>
    <w:link w:val="KommentarZchn"/>
    <w:rsid w:val="00CB138F"/>
    <w:pPr>
      <w:shd w:val="pct25" w:color="auto" w:fill="808080"/>
    </w:pPr>
  </w:style>
  <w:style w:type="paragraph" w:styleId="Beschriftung">
    <w:name w:val="caption"/>
    <w:basedOn w:val="Standard"/>
    <w:next w:val="Standard"/>
    <w:qFormat/>
    <w:rsid w:val="008000D6"/>
    <w:pPr>
      <w:overflowPunct/>
      <w:autoSpaceDE/>
      <w:autoSpaceDN/>
      <w:adjustRightInd/>
      <w:spacing w:before="60" w:after="180"/>
      <w:contextualSpacing/>
      <w:textAlignment w:val="auto"/>
    </w:pPr>
    <w:rPr>
      <w:rFonts w:ascii="Arial" w:hAnsi="Arial"/>
      <w:b/>
      <w:bCs/>
      <w:kern w:val="0"/>
      <w:lang w:eastAsia="de-DE"/>
    </w:rPr>
  </w:style>
  <w:style w:type="character" w:customStyle="1" w:styleId="KommentarZchn">
    <w:name w:val="Kommentar Zchn"/>
    <w:basedOn w:val="Absatz-Standardschriftart"/>
    <w:link w:val="Kommentar"/>
    <w:rsid w:val="00CB138F"/>
    <w:rPr>
      <w:rFonts w:ascii="BMWType V2 Light" w:hAnsi="BMWType V2 Light"/>
      <w:kern w:val="56"/>
      <w:shd w:val="pct25" w:color="auto" w:fill="808080"/>
      <w:lang w:eastAsia="en-US"/>
    </w:rPr>
  </w:style>
  <w:style w:type="paragraph" w:customStyle="1" w:styleId="Grafik">
    <w:name w:val="Grafik"/>
    <w:basedOn w:val="Standard"/>
    <w:next w:val="Beschriftung"/>
    <w:rsid w:val="008000D6"/>
    <w:pPr>
      <w:keepNext/>
      <w:overflowPunct/>
      <w:autoSpaceDE/>
      <w:autoSpaceDN/>
      <w:adjustRightInd/>
      <w:textAlignment w:val="auto"/>
    </w:pPr>
    <w:rPr>
      <w:rFonts w:ascii="Arial" w:hAnsi="Arial"/>
      <w:kern w:val="0"/>
      <w:sz w:val="24"/>
      <w:szCs w:val="24"/>
      <w:lang w:eastAsia="de-DE" w:bidi="he-IL"/>
    </w:rPr>
  </w:style>
  <w:style w:type="paragraph" w:customStyle="1" w:styleId="Zwischenberschrift0">
    <w:name w:val="Zwischenüberschrift"/>
    <w:basedOn w:val="Standard"/>
    <w:next w:val="Standard"/>
    <w:rsid w:val="008000D6"/>
    <w:pPr>
      <w:keepNext/>
      <w:overflowPunct/>
      <w:autoSpaceDE/>
      <w:autoSpaceDN/>
      <w:adjustRightInd/>
      <w:spacing w:before="120"/>
      <w:textAlignment w:val="auto"/>
    </w:pPr>
    <w:rPr>
      <w:rFonts w:ascii="Arial" w:hAnsi="Arial"/>
      <w:b/>
      <w:kern w:val="0"/>
      <w:sz w:val="26"/>
      <w:szCs w:val="24"/>
      <w:lang w:eastAsia="de-DE"/>
    </w:rPr>
  </w:style>
  <w:style w:type="character" w:customStyle="1" w:styleId="berschrift3Zchn">
    <w:name w:val="Überschrift 3 Zchn"/>
    <w:basedOn w:val="Absatz-Standardschriftart"/>
    <w:link w:val="berschrift3"/>
    <w:rsid w:val="002C4BF3"/>
    <w:rPr>
      <w:rFonts w:ascii="BMWType V2 Light" w:hAnsi="BMWType V2 Light" w:cs="BMWType V2 Light"/>
      <w:b/>
      <w:kern w:val="56"/>
      <w:szCs w:val="24"/>
      <w:lang w:eastAsia="en-US"/>
    </w:rPr>
  </w:style>
  <w:style w:type="character" w:customStyle="1" w:styleId="FuzeileZchn">
    <w:name w:val="Fußzeile Zchn"/>
    <w:basedOn w:val="Absatz-Standardschriftart"/>
    <w:link w:val="Fuzeile"/>
    <w:rsid w:val="00F764F6"/>
    <w:rPr>
      <w:rFonts w:ascii="BMWType V2 Light" w:hAnsi="BMWType V2 Light"/>
      <w:kern w:val="56"/>
      <w:lang w:eastAsia="en-US"/>
    </w:rPr>
  </w:style>
  <w:style w:type="numbering" w:customStyle="1" w:styleId="Tabellenverzeichnis">
    <w:name w:val="Tabellenverzeichnis"/>
    <w:basedOn w:val="KeineListe"/>
    <w:rsid w:val="009441A5"/>
    <w:pPr>
      <w:numPr>
        <w:numId w:val="9"/>
      </w:numPr>
    </w:pPr>
  </w:style>
  <w:style w:type="table" w:styleId="TabelleRaster5">
    <w:name w:val="Table Grid 5"/>
    <w:basedOn w:val="NormaleTabelle"/>
    <w:rsid w:val="00FE7C68"/>
    <w:pPr>
      <w:overflowPunct w:val="0"/>
      <w:autoSpaceDE w:val="0"/>
      <w:autoSpaceDN w:val="0"/>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Spalten5">
    <w:name w:val="Table Columns 5"/>
    <w:basedOn w:val="NormaleTabelle"/>
    <w:rsid w:val="00487858"/>
    <w:pPr>
      <w:overflowPunct w:val="0"/>
      <w:autoSpaceDE w:val="0"/>
      <w:autoSpaceDN w:val="0"/>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Aktuell">
    <w:name w:val="Table Contemporary"/>
    <w:basedOn w:val="NormaleTabelle"/>
    <w:rsid w:val="00487858"/>
    <w:pPr>
      <w:overflowPunct w:val="0"/>
      <w:autoSpaceDE w:val="0"/>
      <w:autoSpaceDN w:val="0"/>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KopfzeileZchn">
    <w:name w:val="Kopfzeile Zchn"/>
    <w:basedOn w:val="Absatz-Standardschriftart"/>
    <w:link w:val="Kopfzeile"/>
    <w:uiPriority w:val="99"/>
    <w:rsid w:val="009A0418"/>
    <w:rPr>
      <w:rFonts w:ascii="BMWType V2 Light" w:hAnsi="BMWType V2 Light"/>
      <w:kern w:val="56"/>
      <w:lang w:eastAsia="en-US"/>
    </w:rPr>
  </w:style>
  <w:style w:type="paragraph" w:customStyle="1" w:styleId="Hervorhebungfett">
    <w:name w:val="Hervorhebung_fett"/>
    <w:basedOn w:val="Text"/>
    <w:link w:val="HervorhebungfettZchn"/>
    <w:qFormat/>
    <w:rsid w:val="002C369F"/>
    <w:pPr>
      <w:ind w:left="0" w:right="0"/>
      <w:jc w:val="left"/>
    </w:pPr>
    <w:rPr>
      <w:rFonts w:cs="BMWType V2 Light"/>
      <w:b/>
      <w:szCs w:val="24"/>
      <w:lang w:val="en-US"/>
    </w:rPr>
  </w:style>
  <w:style w:type="character" w:customStyle="1" w:styleId="HervorhebungfettZchn">
    <w:name w:val="Hervorhebung_fett Zchn"/>
    <w:basedOn w:val="Absatz-Standardschriftart"/>
    <w:link w:val="Hervorhebungfett"/>
    <w:rsid w:val="002C369F"/>
    <w:rPr>
      <w:rFonts w:ascii="BMWType V2 Light" w:hAnsi="BMWType V2 Light" w:cs="BMWType V2 Light"/>
      <w:b/>
      <w:kern w:val="56"/>
      <w:szCs w:val="24"/>
      <w:lang w:val="en-US" w:eastAsia="en-US"/>
    </w:rPr>
  </w:style>
  <w:style w:type="character" w:customStyle="1" w:styleId="hps">
    <w:name w:val="hps"/>
    <w:basedOn w:val="Absatz-Standardschriftart"/>
    <w:rsid w:val="00652256"/>
  </w:style>
  <w:style w:type="paragraph" w:customStyle="1" w:styleId="PEStandard">
    <w:name w:val="PE_Standard"/>
    <w:link w:val="PEStandardZchn"/>
    <w:qFormat/>
    <w:rsid w:val="00393772"/>
    <w:pPr>
      <w:spacing w:after="160" w:line="320" w:lineRule="atLeast"/>
      <w:jc w:val="both"/>
    </w:pPr>
    <w:rPr>
      <w:sz w:val="24"/>
      <w:szCs w:val="24"/>
    </w:rPr>
  </w:style>
  <w:style w:type="character" w:customStyle="1" w:styleId="PEStandardZchn">
    <w:name w:val="PE_Standard Zchn"/>
    <w:link w:val="PEStandard"/>
    <w:rsid w:val="00393772"/>
    <w:rPr>
      <w:sz w:val="24"/>
      <w:szCs w:val="24"/>
    </w:rPr>
  </w:style>
  <w:style w:type="paragraph" w:customStyle="1" w:styleId="PEBeschriftungBild">
    <w:name w:val="PE_Beschriftung Bild"/>
    <w:basedOn w:val="PEStandard"/>
    <w:next w:val="PEStandard"/>
    <w:qFormat/>
    <w:rsid w:val="00393772"/>
    <w:pPr>
      <w:tabs>
        <w:tab w:val="left" w:pos="1134"/>
      </w:tabs>
      <w:spacing w:before="120" w:after="280"/>
      <w:ind w:left="1134" w:hanging="1134"/>
    </w:pPr>
    <w:rPr>
      <w:i/>
    </w:rPr>
  </w:style>
  <w:style w:type="paragraph" w:customStyle="1" w:styleId="Fliesstext">
    <w:name w:val="Fliesstext"/>
    <w:basedOn w:val="Standard"/>
    <w:link w:val="FliesstextZchn"/>
    <w:rsid w:val="0069443D"/>
    <w:pPr>
      <w:tabs>
        <w:tab w:val="left" w:pos="454"/>
        <w:tab w:val="left" w:pos="4706"/>
      </w:tabs>
      <w:overflowPunct/>
      <w:autoSpaceDE/>
      <w:autoSpaceDN/>
      <w:adjustRightInd/>
      <w:spacing w:line="250" w:lineRule="atLeast"/>
      <w:jc w:val="left"/>
      <w:textAlignment w:val="auto"/>
    </w:pPr>
    <w:rPr>
      <w:kern w:val="0"/>
      <w:sz w:val="22"/>
      <w:szCs w:val="24"/>
      <w:lang w:eastAsia="de-DE"/>
    </w:rPr>
  </w:style>
  <w:style w:type="character" w:customStyle="1" w:styleId="FliesstextZchn">
    <w:name w:val="Fliesstext Zchn"/>
    <w:basedOn w:val="Absatz-Standardschriftart"/>
    <w:link w:val="Fliesstext"/>
    <w:rsid w:val="0069443D"/>
    <w:rPr>
      <w:rFonts w:ascii="BMWType V2 Light" w:hAnsi="BMWType V2 Light"/>
      <w:sz w:val="22"/>
      <w:szCs w:val="24"/>
    </w:rPr>
  </w:style>
  <w:style w:type="character" w:styleId="Fett">
    <w:name w:val="Strong"/>
    <w:basedOn w:val="Absatz-Standardschriftart"/>
    <w:qFormat/>
    <w:rsid w:val="003D1DD0"/>
    <w:rPr>
      <w:b/>
      <w:bCs/>
    </w:rPr>
  </w:style>
  <w:style w:type="character" w:styleId="Platzhaltertext">
    <w:name w:val="Placeholder Text"/>
    <w:basedOn w:val="Absatz-Standardschriftart"/>
    <w:uiPriority w:val="99"/>
    <w:semiHidden/>
    <w:rsid w:val="006A4FF0"/>
    <w:rPr>
      <w:color w:val="808080"/>
    </w:rPr>
  </w:style>
  <w:style w:type="paragraph" w:styleId="IntensivesZitat">
    <w:name w:val="Intense Quote"/>
    <w:basedOn w:val="Standard"/>
    <w:next w:val="Standard"/>
    <w:link w:val="IntensivesZitatZchn"/>
    <w:uiPriority w:val="30"/>
    <w:rsid w:val="00EE5CB6"/>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EE5CB6"/>
    <w:rPr>
      <w:rFonts w:ascii="BMWType V2 Light" w:hAnsi="BMWType V2 Light"/>
      <w:b/>
      <w:bCs/>
      <w:i/>
      <w:iCs/>
      <w:color w:val="4F81BD" w:themeColor="accent1"/>
      <w:kern w:val="56"/>
      <w:lang w:eastAsia="en-US"/>
    </w:rPr>
  </w:style>
  <w:style w:type="paragraph" w:customStyle="1" w:styleId="TableLevel1Numbered">
    <w:name w:val="Table Level 1 Numbered"/>
    <w:basedOn w:val="Standard"/>
    <w:rsid w:val="000E4A65"/>
    <w:pPr>
      <w:numPr>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5Numbered">
    <w:name w:val="Table Level 5 Numbered"/>
    <w:basedOn w:val="Standard"/>
    <w:rsid w:val="000E4A65"/>
    <w:pPr>
      <w:numPr>
        <w:ilvl w:val="4"/>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2Numbered">
    <w:name w:val="Table Level 2 Numbered"/>
    <w:basedOn w:val="Standard"/>
    <w:rsid w:val="000E4A65"/>
    <w:pPr>
      <w:numPr>
        <w:ilvl w:val="1"/>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berschrift3unter">
    <w:name w:val="Überschrift 3 unter"/>
    <w:basedOn w:val="Standard"/>
    <w:qFormat/>
    <w:rsid w:val="000E4A65"/>
    <w:pPr>
      <w:keepNext/>
      <w:keepLines/>
      <w:numPr>
        <w:ilvl w:val="2"/>
        <w:numId w:val="18"/>
      </w:numPr>
      <w:overflowPunct/>
      <w:autoSpaceDE/>
      <w:autoSpaceDN/>
      <w:adjustRightInd/>
      <w:spacing w:before="120" w:after="120"/>
      <w:jc w:val="left"/>
      <w:textAlignment w:val="auto"/>
    </w:pPr>
    <w:rPr>
      <w:kern w:val="0"/>
      <w:szCs w:val="24"/>
    </w:rPr>
  </w:style>
  <w:style w:type="paragraph" w:customStyle="1" w:styleId="TableLevel4Numbered">
    <w:name w:val="Table Level 4 Numbered"/>
    <w:basedOn w:val="Standard"/>
    <w:rsid w:val="000E4A65"/>
    <w:pPr>
      <w:numPr>
        <w:ilvl w:val="3"/>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6Numbered">
    <w:name w:val="Table Level 6 Numbered"/>
    <w:basedOn w:val="Standard"/>
    <w:rsid w:val="000E4A65"/>
    <w:pPr>
      <w:numPr>
        <w:ilvl w:val="5"/>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7Numbered">
    <w:name w:val="Table Level 7 Numbered"/>
    <w:basedOn w:val="Standard"/>
    <w:rsid w:val="000E4A65"/>
    <w:pPr>
      <w:numPr>
        <w:ilvl w:val="6"/>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8Numbered">
    <w:name w:val="Table Level 8 Numbered"/>
    <w:basedOn w:val="Standard"/>
    <w:rsid w:val="000E4A65"/>
    <w:pPr>
      <w:numPr>
        <w:ilvl w:val="7"/>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berschrift2unter">
    <w:name w:val="Überschrift 2 unter"/>
    <w:basedOn w:val="Standard"/>
    <w:next w:val="Standard"/>
    <w:rsid w:val="000E4A65"/>
    <w:pPr>
      <w:keepNext/>
      <w:keepLines/>
      <w:numPr>
        <w:numId w:val="19"/>
      </w:numPr>
      <w:overflowPunct/>
      <w:autoSpaceDE/>
      <w:autoSpaceDN/>
      <w:adjustRightInd/>
      <w:spacing w:before="240" w:after="240"/>
      <w:jc w:val="left"/>
      <w:textAlignment w:val="auto"/>
    </w:pPr>
    <w:rPr>
      <w:b/>
      <w:kern w:val="0"/>
      <w:sz w:val="24"/>
      <w:szCs w:val="24"/>
    </w:rPr>
  </w:style>
  <w:style w:type="paragraph" w:customStyle="1" w:styleId="ZAU01KLX10X12BStandard">
    <w:name w:val="ZAU_01_KL_X_10.X.12B_Standard"/>
    <w:qFormat/>
    <w:rsid w:val="000E4A65"/>
    <w:rPr>
      <w:rFonts w:ascii="BMWType V2 Regular" w:eastAsiaTheme="minorHAnsi" w:hAnsi="BMWType V2 Regular" w:cs="Arial"/>
      <w:lang w:eastAsia="en-US"/>
    </w:rPr>
  </w:style>
  <w:style w:type="paragraph" w:customStyle="1" w:styleId="Aufzhlung1">
    <w:name w:val="Aufzählung1"/>
    <w:basedOn w:val="Listenabsatz"/>
    <w:link w:val="Aufzhlung1Zchn"/>
    <w:qFormat/>
    <w:rsid w:val="00E11090"/>
    <w:pPr>
      <w:numPr>
        <w:numId w:val="20"/>
      </w:numPr>
    </w:pPr>
    <w:rPr>
      <w:rFonts w:ascii="BMWType V2 Light" w:hAnsi="BMWType V2 Light" w:cs="BMWType V2 Light"/>
      <w:sz w:val="20"/>
    </w:rPr>
  </w:style>
  <w:style w:type="character" w:customStyle="1" w:styleId="ListenabsatzZchn">
    <w:name w:val="Listenabsatz Zchn"/>
    <w:basedOn w:val="Absatz-Standardschriftart"/>
    <w:link w:val="Listenabsatz"/>
    <w:uiPriority w:val="34"/>
    <w:rsid w:val="00E11090"/>
    <w:rPr>
      <w:rFonts w:ascii="Calibri" w:eastAsia="Calibri" w:hAnsi="Calibri"/>
      <w:kern w:val="56"/>
      <w:sz w:val="22"/>
      <w:szCs w:val="22"/>
      <w:lang w:eastAsia="en-US"/>
    </w:rPr>
  </w:style>
  <w:style w:type="character" w:customStyle="1" w:styleId="Aufzhlung1Zchn">
    <w:name w:val="Aufzählung1 Zchn"/>
    <w:basedOn w:val="ListenabsatzZchn"/>
    <w:link w:val="Aufzhlung1"/>
    <w:rsid w:val="00E11090"/>
    <w:rPr>
      <w:rFonts w:ascii="BMWType V2 Light" w:eastAsia="Calibri" w:hAnsi="BMWType V2 Light" w:cs="BMWType V2 Light"/>
      <w:kern w:val="56"/>
      <w:sz w:val="22"/>
      <w:szCs w:val="22"/>
      <w:lang w:eastAsia="en-US"/>
    </w:rPr>
  </w:style>
  <w:style w:type="paragraph" w:styleId="Abbildungsverzeichnis">
    <w:name w:val="table of figures"/>
    <w:basedOn w:val="Standard"/>
    <w:next w:val="Standard"/>
    <w:uiPriority w:val="99"/>
    <w:unhideWhenUsed/>
    <w:rsid w:val="004C74EE"/>
  </w:style>
  <w:style w:type="character" w:customStyle="1" w:styleId="baec5a81-e4d6-4674-97f3-e9220f0136c1">
    <w:name w:val="baec5a81-e4d6-4674-97f3-e9220f0136c1"/>
    <w:basedOn w:val="Absatz-Standardschriftart"/>
    <w:rsid w:val="004A4B09"/>
  </w:style>
  <w:style w:type="paragraph" w:styleId="HTMLVorformatiert">
    <w:name w:val="HTML Preformatted"/>
    <w:basedOn w:val="Standard"/>
    <w:link w:val="HTMLVorformatiertZchn"/>
    <w:uiPriority w:val="99"/>
    <w:semiHidden/>
    <w:unhideWhenUsed/>
    <w:rsid w:val="00787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pPr>
    <w:rPr>
      <w:rFonts w:ascii="Courier New" w:hAnsi="Courier New" w:cs="Courier New"/>
      <w:kern w:val="0"/>
      <w:lang w:eastAsia="de-DE"/>
    </w:rPr>
  </w:style>
  <w:style w:type="character" w:customStyle="1" w:styleId="HTMLVorformatiertZchn">
    <w:name w:val="HTML Vorformatiert Zchn"/>
    <w:basedOn w:val="Absatz-Standardschriftart"/>
    <w:link w:val="HTMLVorformatiert"/>
    <w:uiPriority w:val="99"/>
    <w:semiHidden/>
    <w:rsid w:val="007870F7"/>
    <w:rPr>
      <w:rFonts w:ascii="Courier New" w:hAnsi="Courier New" w:cs="Courier New"/>
    </w:rPr>
  </w:style>
  <w:style w:type="character" w:customStyle="1" w:styleId="y2iqfc">
    <w:name w:val="y2iqfc"/>
    <w:basedOn w:val="Absatz-Standardschriftart"/>
    <w:rsid w:val="007870F7"/>
  </w:style>
  <w:style w:type="character" w:styleId="Erwhnung">
    <w:name w:val="Mention"/>
    <w:basedOn w:val="Absatz-Standardschriftar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671">
      <w:bodyDiv w:val="1"/>
      <w:marLeft w:val="0"/>
      <w:marRight w:val="0"/>
      <w:marTop w:val="0"/>
      <w:marBottom w:val="0"/>
      <w:divBdr>
        <w:top w:val="none" w:sz="0" w:space="0" w:color="auto"/>
        <w:left w:val="none" w:sz="0" w:space="0" w:color="auto"/>
        <w:bottom w:val="none" w:sz="0" w:space="0" w:color="auto"/>
        <w:right w:val="none" w:sz="0" w:space="0" w:color="auto"/>
      </w:divBdr>
    </w:div>
    <w:div w:id="14045003">
      <w:bodyDiv w:val="1"/>
      <w:marLeft w:val="0"/>
      <w:marRight w:val="0"/>
      <w:marTop w:val="0"/>
      <w:marBottom w:val="0"/>
      <w:divBdr>
        <w:top w:val="none" w:sz="0" w:space="0" w:color="auto"/>
        <w:left w:val="none" w:sz="0" w:space="0" w:color="auto"/>
        <w:bottom w:val="none" w:sz="0" w:space="0" w:color="auto"/>
        <w:right w:val="none" w:sz="0" w:space="0" w:color="auto"/>
      </w:divBdr>
    </w:div>
    <w:div w:id="15931045">
      <w:bodyDiv w:val="1"/>
      <w:marLeft w:val="0"/>
      <w:marRight w:val="0"/>
      <w:marTop w:val="0"/>
      <w:marBottom w:val="0"/>
      <w:divBdr>
        <w:top w:val="none" w:sz="0" w:space="0" w:color="auto"/>
        <w:left w:val="none" w:sz="0" w:space="0" w:color="auto"/>
        <w:bottom w:val="none" w:sz="0" w:space="0" w:color="auto"/>
        <w:right w:val="none" w:sz="0" w:space="0" w:color="auto"/>
      </w:divBdr>
    </w:div>
    <w:div w:id="27027005">
      <w:bodyDiv w:val="1"/>
      <w:marLeft w:val="0"/>
      <w:marRight w:val="0"/>
      <w:marTop w:val="0"/>
      <w:marBottom w:val="0"/>
      <w:divBdr>
        <w:top w:val="none" w:sz="0" w:space="0" w:color="auto"/>
        <w:left w:val="none" w:sz="0" w:space="0" w:color="auto"/>
        <w:bottom w:val="none" w:sz="0" w:space="0" w:color="auto"/>
        <w:right w:val="none" w:sz="0" w:space="0" w:color="auto"/>
      </w:divBdr>
    </w:div>
    <w:div w:id="27804414">
      <w:bodyDiv w:val="1"/>
      <w:marLeft w:val="0"/>
      <w:marRight w:val="0"/>
      <w:marTop w:val="0"/>
      <w:marBottom w:val="0"/>
      <w:divBdr>
        <w:top w:val="none" w:sz="0" w:space="0" w:color="auto"/>
        <w:left w:val="none" w:sz="0" w:space="0" w:color="auto"/>
        <w:bottom w:val="none" w:sz="0" w:space="0" w:color="auto"/>
        <w:right w:val="none" w:sz="0" w:space="0" w:color="auto"/>
      </w:divBdr>
    </w:div>
    <w:div w:id="59787603">
      <w:bodyDiv w:val="1"/>
      <w:marLeft w:val="0"/>
      <w:marRight w:val="0"/>
      <w:marTop w:val="0"/>
      <w:marBottom w:val="0"/>
      <w:divBdr>
        <w:top w:val="none" w:sz="0" w:space="0" w:color="auto"/>
        <w:left w:val="none" w:sz="0" w:space="0" w:color="auto"/>
        <w:bottom w:val="none" w:sz="0" w:space="0" w:color="auto"/>
        <w:right w:val="none" w:sz="0" w:space="0" w:color="auto"/>
      </w:divBdr>
    </w:div>
    <w:div w:id="65420558">
      <w:bodyDiv w:val="1"/>
      <w:marLeft w:val="0"/>
      <w:marRight w:val="0"/>
      <w:marTop w:val="0"/>
      <w:marBottom w:val="0"/>
      <w:divBdr>
        <w:top w:val="none" w:sz="0" w:space="0" w:color="auto"/>
        <w:left w:val="none" w:sz="0" w:space="0" w:color="auto"/>
        <w:bottom w:val="none" w:sz="0" w:space="0" w:color="auto"/>
        <w:right w:val="none" w:sz="0" w:space="0" w:color="auto"/>
      </w:divBdr>
    </w:div>
    <w:div w:id="80569261">
      <w:bodyDiv w:val="1"/>
      <w:marLeft w:val="0"/>
      <w:marRight w:val="0"/>
      <w:marTop w:val="0"/>
      <w:marBottom w:val="0"/>
      <w:divBdr>
        <w:top w:val="none" w:sz="0" w:space="0" w:color="auto"/>
        <w:left w:val="none" w:sz="0" w:space="0" w:color="auto"/>
        <w:bottom w:val="none" w:sz="0" w:space="0" w:color="auto"/>
        <w:right w:val="none" w:sz="0" w:space="0" w:color="auto"/>
      </w:divBdr>
    </w:div>
    <w:div w:id="104273412">
      <w:bodyDiv w:val="1"/>
      <w:marLeft w:val="0"/>
      <w:marRight w:val="0"/>
      <w:marTop w:val="0"/>
      <w:marBottom w:val="0"/>
      <w:divBdr>
        <w:top w:val="none" w:sz="0" w:space="0" w:color="auto"/>
        <w:left w:val="none" w:sz="0" w:space="0" w:color="auto"/>
        <w:bottom w:val="none" w:sz="0" w:space="0" w:color="auto"/>
        <w:right w:val="none" w:sz="0" w:space="0" w:color="auto"/>
      </w:divBdr>
    </w:div>
    <w:div w:id="112943566">
      <w:bodyDiv w:val="1"/>
      <w:marLeft w:val="0"/>
      <w:marRight w:val="0"/>
      <w:marTop w:val="0"/>
      <w:marBottom w:val="0"/>
      <w:divBdr>
        <w:top w:val="none" w:sz="0" w:space="0" w:color="auto"/>
        <w:left w:val="none" w:sz="0" w:space="0" w:color="auto"/>
        <w:bottom w:val="none" w:sz="0" w:space="0" w:color="auto"/>
        <w:right w:val="none" w:sz="0" w:space="0" w:color="auto"/>
      </w:divBdr>
    </w:div>
    <w:div w:id="130559399">
      <w:bodyDiv w:val="1"/>
      <w:marLeft w:val="0"/>
      <w:marRight w:val="0"/>
      <w:marTop w:val="0"/>
      <w:marBottom w:val="0"/>
      <w:divBdr>
        <w:top w:val="none" w:sz="0" w:space="0" w:color="auto"/>
        <w:left w:val="none" w:sz="0" w:space="0" w:color="auto"/>
        <w:bottom w:val="none" w:sz="0" w:space="0" w:color="auto"/>
        <w:right w:val="none" w:sz="0" w:space="0" w:color="auto"/>
      </w:divBdr>
    </w:div>
    <w:div w:id="138423785">
      <w:bodyDiv w:val="1"/>
      <w:marLeft w:val="0"/>
      <w:marRight w:val="0"/>
      <w:marTop w:val="0"/>
      <w:marBottom w:val="0"/>
      <w:divBdr>
        <w:top w:val="none" w:sz="0" w:space="0" w:color="auto"/>
        <w:left w:val="none" w:sz="0" w:space="0" w:color="auto"/>
        <w:bottom w:val="none" w:sz="0" w:space="0" w:color="auto"/>
        <w:right w:val="none" w:sz="0" w:space="0" w:color="auto"/>
      </w:divBdr>
      <w:divsChild>
        <w:div w:id="871307823">
          <w:marLeft w:val="0"/>
          <w:marRight w:val="0"/>
          <w:marTop w:val="0"/>
          <w:marBottom w:val="0"/>
          <w:divBdr>
            <w:top w:val="none" w:sz="0" w:space="0" w:color="auto"/>
            <w:left w:val="single" w:sz="12" w:space="4" w:color="0000FF"/>
            <w:bottom w:val="none" w:sz="0" w:space="0" w:color="auto"/>
            <w:right w:val="none" w:sz="0" w:space="0" w:color="auto"/>
          </w:divBdr>
        </w:div>
      </w:divsChild>
    </w:div>
    <w:div w:id="202522137">
      <w:bodyDiv w:val="1"/>
      <w:marLeft w:val="0"/>
      <w:marRight w:val="0"/>
      <w:marTop w:val="0"/>
      <w:marBottom w:val="0"/>
      <w:divBdr>
        <w:top w:val="none" w:sz="0" w:space="0" w:color="auto"/>
        <w:left w:val="none" w:sz="0" w:space="0" w:color="auto"/>
        <w:bottom w:val="none" w:sz="0" w:space="0" w:color="auto"/>
        <w:right w:val="none" w:sz="0" w:space="0" w:color="auto"/>
      </w:divBdr>
    </w:div>
    <w:div w:id="232862272">
      <w:bodyDiv w:val="1"/>
      <w:marLeft w:val="0"/>
      <w:marRight w:val="0"/>
      <w:marTop w:val="0"/>
      <w:marBottom w:val="0"/>
      <w:divBdr>
        <w:top w:val="none" w:sz="0" w:space="0" w:color="auto"/>
        <w:left w:val="none" w:sz="0" w:space="0" w:color="auto"/>
        <w:bottom w:val="none" w:sz="0" w:space="0" w:color="auto"/>
        <w:right w:val="none" w:sz="0" w:space="0" w:color="auto"/>
      </w:divBdr>
    </w:div>
    <w:div w:id="248388609">
      <w:bodyDiv w:val="1"/>
      <w:marLeft w:val="0"/>
      <w:marRight w:val="0"/>
      <w:marTop w:val="0"/>
      <w:marBottom w:val="0"/>
      <w:divBdr>
        <w:top w:val="none" w:sz="0" w:space="0" w:color="auto"/>
        <w:left w:val="none" w:sz="0" w:space="0" w:color="auto"/>
        <w:bottom w:val="none" w:sz="0" w:space="0" w:color="auto"/>
        <w:right w:val="none" w:sz="0" w:space="0" w:color="auto"/>
      </w:divBdr>
    </w:div>
    <w:div w:id="249430564">
      <w:bodyDiv w:val="1"/>
      <w:marLeft w:val="0"/>
      <w:marRight w:val="0"/>
      <w:marTop w:val="0"/>
      <w:marBottom w:val="0"/>
      <w:divBdr>
        <w:top w:val="none" w:sz="0" w:space="0" w:color="auto"/>
        <w:left w:val="none" w:sz="0" w:space="0" w:color="auto"/>
        <w:bottom w:val="none" w:sz="0" w:space="0" w:color="auto"/>
        <w:right w:val="none" w:sz="0" w:space="0" w:color="auto"/>
      </w:divBdr>
      <w:divsChild>
        <w:div w:id="1261061839">
          <w:marLeft w:val="0"/>
          <w:marRight w:val="0"/>
          <w:marTop w:val="0"/>
          <w:marBottom w:val="0"/>
          <w:divBdr>
            <w:top w:val="none" w:sz="0" w:space="0" w:color="auto"/>
            <w:left w:val="none" w:sz="0" w:space="0" w:color="auto"/>
            <w:bottom w:val="none" w:sz="0" w:space="0" w:color="auto"/>
            <w:right w:val="none" w:sz="0" w:space="0" w:color="auto"/>
          </w:divBdr>
          <w:divsChild>
            <w:div w:id="1717311425">
              <w:marLeft w:val="0"/>
              <w:marRight w:val="0"/>
              <w:marTop w:val="0"/>
              <w:marBottom w:val="0"/>
              <w:divBdr>
                <w:top w:val="none" w:sz="0" w:space="0" w:color="auto"/>
                <w:left w:val="none" w:sz="0" w:space="0" w:color="auto"/>
                <w:bottom w:val="none" w:sz="0" w:space="0" w:color="auto"/>
                <w:right w:val="none" w:sz="0" w:space="0" w:color="auto"/>
              </w:divBdr>
              <w:divsChild>
                <w:div w:id="1627007118">
                  <w:marLeft w:val="0"/>
                  <w:marRight w:val="0"/>
                  <w:marTop w:val="120"/>
                  <w:marBottom w:val="360"/>
                  <w:divBdr>
                    <w:top w:val="none" w:sz="0" w:space="0" w:color="auto"/>
                    <w:left w:val="none" w:sz="0" w:space="0" w:color="auto"/>
                    <w:bottom w:val="none" w:sz="0" w:space="0" w:color="auto"/>
                    <w:right w:val="none" w:sz="0" w:space="0" w:color="auto"/>
                  </w:divBdr>
                  <w:divsChild>
                    <w:div w:id="1100565392">
                      <w:marLeft w:val="0"/>
                      <w:marRight w:val="0"/>
                      <w:marTop w:val="0"/>
                      <w:marBottom w:val="0"/>
                      <w:divBdr>
                        <w:top w:val="none" w:sz="0" w:space="0" w:color="auto"/>
                        <w:left w:val="none" w:sz="0" w:space="0" w:color="auto"/>
                        <w:bottom w:val="none" w:sz="0" w:space="0" w:color="auto"/>
                        <w:right w:val="none" w:sz="0" w:space="0" w:color="auto"/>
                      </w:divBdr>
                      <w:divsChild>
                        <w:div w:id="868682194">
                          <w:marLeft w:val="0"/>
                          <w:marRight w:val="0"/>
                          <w:marTop w:val="0"/>
                          <w:marBottom w:val="0"/>
                          <w:divBdr>
                            <w:top w:val="none" w:sz="0" w:space="0" w:color="auto"/>
                            <w:left w:val="none" w:sz="0" w:space="0" w:color="auto"/>
                            <w:bottom w:val="none" w:sz="0" w:space="0" w:color="auto"/>
                            <w:right w:val="none" w:sz="0" w:space="0" w:color="auto"/>
                          </w:divBdr>
                          <w:divsChild>
                            <w:div w:id="1594626581">
                              <w:marLeft w:val="0"/>
                              <w:marRight w:val="0"/>
                              <w:marTop w:val="0"/>
                              <w:marBottom w:val="495"/>
                              <w:divBdr>
                                <w:top w:val="none" w:sz="0" w:space="0" w:color="auto"/>
                                <w:left w:val="none" w:sz="0" w:space="0" w:color="auto"/>
                                <w:bottom w:val="none" w:sz="0" w:space="0" w:color="auto"/>
                                <w:right w:val="none" w:sz="0" w:space="0" w:color="auto"/>
                              </w:divBdr>
                              <w:divsChild>
                                <w:div w:id="18757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214794">
      <w:bodyDiv w:val="1"/>
      <w:marLeft w:val="0"/>
      <w:marRight w:val="0"/>
      <w:marTop w:val="0"/>
      <w:marBottom w:val="0"/>
      <w:divBdr>
        <w:top w:val="none" w:sz="0" w:space="0" w:color="auto"/>
        <w:left w:val="none" w:sz="0" w:space="0" w:color="auto"/>
        <w:bottom w:val="none" w:sz="0" w:space="0" w:color="auto"/>
        <w:right w:val="none" w:sz="0" w:space="0" w:color="auto"/>
      </w:divBdr>
      <w:divsChild>
        <w:div w:id="980617147">
          <w:marLeft w:val="835"/>
          <w:marRight w:val="0"/>
          <w:marTop w:val="0"/>
          <w:marBottom w:val="200"/>
          <w:divBdr>
            <w:top w:val="none" w:sz="0" w:space="0" w:color="auto"/>
            <w:left w:val="none" w:sz="0" w:space="0" w:color="auto"/>
            <w:bottom w:val="none" w:sz="0" w:space="0" w:color="auto"/>
            <w:right w:val="none" w:sz="0" w:space="0" w:color="auto"/>
          </w:divBdr>
        </w:div>
        <w:div w:id="1570965338">
          <w:marLeft w:val="835"/>
          <w:marRight w:val="0"/>
          <w:marTop w:val="0"/>
          <w:marBottom w:val="200"/>
          <w:divBdr>
            <w:top w:val="none" w:sz="0" w:space="0" w:color="auto"/>
            <w:left w:val="none" w:sz="0" w:space="0" w:color="auto"/>
            <w:bottom w:val="none" w:sz="0" w:space="0" w:color="auto"/>
            <w:right w:val="none" w:sz="0" w:space="0" w:color="auto"/>
          </w:divBdr>
        </w:div>
        <w:div w:id="1618638905">
          <w:marLeft w:val="835"/>
          <w:marRight w:val="0"/>
          <w:marTop w:val="0"/>
          <w:marBottom w:val="200"/>
          <w:divBdr>
            <w:top w:val="none" w:sz="0" w:space="0" w:color="auto"/>
            <w:left w:val="none" w:sz="0" w:space="0" w:color="auto"/>
            <w:bottom w:val="none" w:sz="0" w:space="0" w:color="auto"/>
            <w:right w:val="none" w:sz="0" w:space="0" w:color="auto"/>
          </w:divBdr>
        </w:div>
      </w:divsChild>
    </w:div>
    <w:div w:id="261839138">
      <w:bodyDiv w:val="1"/>
      <w:marLeft w:val="0"/>
      <w:marRight w:val="0"/>
      <w:marTop w:val="0"/>
      <w:marBottom w:val="0"/>
      <w:divBdr>
        <w:top w:val="none" w:sz="0" w:space="0" w:color="auto"/>
        <w:left w:val="none" w:sz="0" w:space="0" w:color="auto"/>
        <w:bottom w:val="none" w:sz="0" w:space="0" w:color="auto"/>
        <w:right w:val="none" w:sz="0" w:space="0" w:color="auto"/>
      </w:divBdr>
    </w:div>
    <w:div w:id="268240881">
      <w:bodyDiv w:val="1"/>
      <w:marLeft w:val="0"/>
      <w:marRight w:val="0"/>
      <w:marTop w:val="0"/>
      <w:marBottom w:val="0"/>
      <w:divBdr>
        <w:top w:val="none" w:sz="0" w:space="0" w:color="auto"/>
        <w:left w:val="none" w:sz="0" w:space="0" w:color="auto"/>
        <w:bottom w:val="none" w:sz="0" w:space="0" w:color="auto"/>
        <w:right w:val="none" w:sz="0" w:space="0" w:color="auto"/>
      </w:divBdr>
      <w:divsChild>
        <w:div w:id="1459448343">
          <w:marLeft w:val="835"/>
          <w:marRight w:val="0"/>
          <w:marTop w:val="0"/>
          <w:marBottom w:val="200"/>
          <w:divBdr>
            <w:top w:val="none" w:sz="0" w:space="0" w:color="auto"/>
            <w:left w:val="none" w:sz="0" w:space="0" w:color="auto"/>
            <w:bottom w:val="none" w:sz="0" w:space="0" w:color="auto"/>
            <w:right w:val="none" w:sz="0" w:space="0" w:color="auto"/>
          </w:divBdr>
        </w:div>
      </w:divsChild>
    </w:div>
    <w:div w:id="268633496">
      <w:bodyDiv w:val="1"/>
      <w:marLeft w:val="0"/>
      <w:marRight w:val="0"/>
      <w:marTop w:val="0"/>
      <w:marBottom w:val="0"/>
      <w:divBdr>
        <w:top w:val="none" w:sz="0" w:space="0" w:color="auto"/>
        <w:left w:val="none" w:sz="0" w:space="0" w:color="auto"/>
        <w:bottom w:val="none" w:sz="0" w:space="0" w:color="auto"/>
        <w:right w:val="none" w:sz="0" w:space="0" w:color="auto"/>
      </w:divBdr>
    </w:div>
    <w:div w:id="299499668">
      <w:bodyDiv w:val="1"/>
      <w:marLeft w:val="0"/>
      <w:marRight w:val="0"/>
      <w:marTop w:val="0"/>
      <w:marBottom w:val="0"/>
      <w:divBdr>
        <w:top w:val="none" w:sz="0" w:space="0" w:color="auto"/>
        <w:left w:val="none" w:sz="0" w:space="0" w:color="auto"/>
        <w:bottom w:val="none" w:sz="0" w:space="0" w:color="auto"/>
        <w:right w:val="none" w:sz="0" w:space="0" w:color="auto"/>
      </w:divBdr>
    </w:div>
    <w:div w:id="301809383">
      <w:bodyDiv w:val="1"/>
      <w:marLeft w:val="0"/>
      <w:marRight w:val="0"/>
      <w:marTop w:val="0"/>
      <w:marBottom w:val="0"/>
      <w:divBdr>
        <w:top w:val="none" w:sz="0" w:space="0" w:color="auto"/>
        <w:left w:val="none" w:sz="0" w:space="0" w:color="auto"/>
        <w:bottom w:val="none" w:sz="0" w:space="0" w:color="auto"/>
        <w:right w:val="none" w:sz="0" w:space="0" w:color="auto"/>
      </w:divBdr>
    </w:div>
    <w:div w:id="308706093">
      <w:bodyDiv w:val="1"/>
      <w:marLeft w:val="0"/>
      <w:marRight w:val="0"/>
      <w:marTop w:val="0"/>
      <w:marBottom w:val="0"/>
      <w:divBdr>
        <w:top w:val="none" w:sz="0" w:space="0" w:color="auto"/>
        <w:left w:val="none" w:sz="0" w:space="0" w:color="auto"/>
        <w:bottom w:val="none" w:sz="0" w:space="0" w:color="auto"/>
        <w:right w:val="none" w:sz="0" w:space="0" w:color="auto"/>
      </w:divBdr>
    </w:div>
    <w:div w:id="362368644">
      <w:bodyDiv w:val="1"/>
      <w:marLeft w:val="0"/>
      <w:marRight w:val="0"/>
      <w:marTop w:val="0"/>
      <w:marBottom w:val="0"/>
      <w:divBdr>
        <w:top w:val="none" w:sz="0" w:space="0" w:color="auto"/>
        <w:left w:val="none" w:sz="0" w:space="0" w:color="auto"/>
        <w:bottom w:val="none" w:sz="0" w:space="0" w:color="auto"/>
        <w:right w:val="none" w:sz="0" w:space="0" w:color="auto"/>
      </w:divBdr>
    </w:div>
    <w:div w:id="376853851">
      <w:bodyDiv w:val="1"/>
      <w:marLeft w:val="0"/>
      <w:marRight w:val="0"/>
      <w:marTop w:val="0"/>
      <w:marBottom w:val="0"/>
      <w:divBdr>
        <w:top w:val="none" w:sz="0" w:space="0" w:color="auto"/>
        <w:left w:val="none" w:sz="0" w:space="0" w:color="auto"/>
        <w:bottom w:val="none" w:sz="0" w:space="0" w:color="auto"/>
        <w:right w:val="none" w:sz="0" w:space="0" w:color="auto"/>
      </w:divBdr>
    </w:div>
    <w:div w:id="382410532">
      <w:bodyDiv w:val="1"/>
      <w:marLeft w:val="0"/>
      <w:marRight w:val="0"/>
      <w:marTop w:val="0"/>
      <w:marBottom w:val="0"/>
      <w:divBdr>
        <w:top w:val="none" w:sz="0" w:space="0" w:color="auto"/>
        <w:left w:val="none" w:sz="0" w:space="0" w:color="auto"/>
        <w:bottom w:val="none" w:sz="0" w:space="0" w:color="auto"/>
        <w:right w:val="none" w:sz="0" w:space="0" w:color="auto"/>
      </w:divBdr>
    </w:div>
    <w:div w:id="383720644">
      <w:bodyDiv w:val="1"/>
      <w:marLeft w:val="0"/>
      <w:marRight w:val="0"/>
      <w:marTop w:val="0"/>
      <w:marBottom w:val="0"/>
      <w:divBdr>
        <w:top w:val="none" w:sz="0" w:space="0" w:color="auto"/>
        <w:left w:val="none" w:sz="0" w:space="0" w:color="auto"/>
        <w:bottom w:val="none" w:sz="0" w:space="0" w:color="auto"/>
        <w:right w:val="none" w:sz="0" w:space="0" w:color="auto"/>
      </w:divBdr>
      <w:divsChild>
        <w:div w:id="216749816">
          <w:marLeft w:val="1166"/>
          <w:marRight w:val="0"/>
          <w:marTop w:val="0"/>
          <w:marBottom w:val="0"/>
          <w:divBdr>
            <w:top w:val="none" w:sz="0" w:space="0" w:color="auto"/>
            <w:left w:val="none" w:sz="0" w:space="0" w:color="auto"/>
            <w:bottom w:val="none" w:sz="0" w:space="0" w:color="auto"/>
            <w:right w:val="none" w:sz="0" w:space="0" w:color="auto"/>
          </w:divBdr>
        </w:div>
        <w:div w:id="303045109">
          <w:marLeft w:val="446"/>
          <w:marRight w:val="0"/>
          <w:marTop w:val="0"/>
          <w:marBottom w:val="0"/>
          <w:divBdr>
            <w:top w:val="none" w:sz="0" w:space="0" w:color="auto"/>
            <w:left w:val="none" w:sz="0" w:space="0" w:color="auto"/>
            <w:bottom w:val="none" w:sz="0" w:space="0" w:color="auto"/>
            <w:right w:val="none" w:sz="0" w:space="0" w:color="auto"/>
          </w:divBdr>
        </w:div>
        <w:div w:id="1042949303">
          <w:marLeft w:val="446"/>
          <w:marRight w:val="0"/>
          <w:marTop w:val="0"/>
          <w:marBottom w:val="0"/>
          <w:divBdr>
            <w:top w:val="none" w:sz="0" w:space="0" w:color="auto"/>
            <w:left w:val="none" w:sz="0" w:space="0" w:color="auto"/>
            <w:bottom w:val="none" w:sz="0" w:space="0" w:color="auto"/>
            <w:right w:val="none" w:sz="0" w:space="0" w:color="auto"/>
          </w:divBdr>
        </w:div>
        <w:div w:id="1463841311">
          <w:marLeft w:val="446"/>
          <w:marRight w:val="0"/>
          <w:marTop w:val="0"/>
          <w:marBottom w:val="0"/>
          <w:divBdr>
            <w:top w:val="none" w:sz="0" w:space="0" w:color="auto"/>
            <w:left w:val="none" w:sz="0" w:space="0" w:color="auto"/>
            <w:bottom w:val="none" w:sz="0" w:space="0" w:color="auto"/>
            <w:right w:val="none" w:sz="0" w:space="0" w:color="auto"/>
          </w:divBdr>
        </w:div>
      </w:divsChild>
    </w:div>
    <w:div w:id="395322063">
      <w:bodyDiv w:val="1"/>
      <w:marLeft w:val="0"/>
      <w:marRight w:val="0"/>
      <w:marTop w:val="0"/>
      <w:marBottom w:val="0"/>
      <w:divBdr>
        <w:top w:val="none" w:sz="0" w:space="0" w:color="auto"/>
        <w:left w:val="none" w:sz="0" w:space="0" w:color="auto"/>
        <w:bottom w:val="none" w:sz="0" w:space="0" w:color="auto"/>
        <w:right w:val="none" w:sz="0" w:space="0" w:color="auto"/>
      </w:divBdr>
      <w:divsChild>
        <w:div w:id="861357412">
          <w:marLeft w:val="0"/>
          <w:marRight w:val="0"/>
          <w:marTop w:val="0"/>
          <w:marBottom w:val="0"/>
          <w:divBdr>
            <w:top w:val="none" w:sz="0" w:space="0" w:color="auto"/>
            <w:left w:val="none" w:sz="0" w:space="0" w:color="auto"/>
            <w:bottom w:val="none" w:sz="0" w:space="0" w:color="auto"/>
            <w:right w:val="none" w:sz="0" w:space="0" w:color="auto"/>
          </w:divBdr>
          <w:divsChild>
            <w:div w:id="520243049">
              <w:marLeft w:val="0"/>
              <w:marRight w:val="0"/>
              <w:marTop w:val="0"/>
              <w:marBottom w:val="0"/>
              <w:divBdr>
                <w:top w:val="none" w:sz="0" w:space="0" w:color="auto"/>
                <w:left w:val="none" w:sz="0" w:space="0" w:color="auto"/>
                <w:bottom w:val="none" w:sz="0" w:space="0" w:color="auto"/>
                <w:right w:val="none" w:sz="0" w:space="0" w:color="auto"/>
              </w:divBdr>
              <w:divsChild>
                <w:div w:id="144400762">
                  <w:marLeft w:val="0"/>
                  <w:marRight w:val="0"/>
                  <w:marTop w:val="0"/>
                  <w:marBottom w:val="0"/>
                  <w:divBdr>
                    <w:top w:val="none" w:sz="0" w:space="0" w:color="auto"/>
                    <w:left w:val="none" w:sz="0" w:space="0" w:color="auto"/>
                    <w:bottom w:val="none" w:sz="0" w:space="0" w:color="auto"/>
                    <w:right w:val="none" w:sz="0" w:space="0" w:color="auto"/>
                  </w:divBdr>
                  <w:divsChild>
                    <w:div w:id="1953244129">
                      <w:marLeft w:val="0"/>
                      <w:marRight w:val="0"/>
                      <w:marTop w:val="45"/>
                      <w:marBottom w:val="0"/>
                      <w:divBdr>
                        <w:top w:val="none" w:sz="0" w:space="0" w:color="auto"/>
                        <w:left w:val="none" w:sz="0" w:space="0" w:color="auto"/>
                        <w:bottom w:val="none" w:sz="0" w:space="0" w:color="auto"/>
                        <w:right w:val="none" w:sz="0" w:space="0" w:color="auto"/>
                      </w:divBdr>
                      <w:divsChild>
                        <w:div w:id="1401487463">
                          <w:marLeft w:val="0"/>
                          <w:marRight w:val="0"/>
                          <w:marTop w:val="0"/>
                          <w:marBottom w:val="0"/>
                          <w:divBdr>
                            <w:top w:val="none" w:sz="0" w:space="0" w:color="auto"/>
                            <w:left w:val="none" w:sz="0" w:space="0" w:color="auto"/>
                            <w:bottom w:val="none" w:sz="0" w:space="0" w:color="auto"/>
                            <w:right w:val="none" w:sz="0" w:space="0" w:color="auto"/>
                          </w:divBdr>
                          <w:divsChild>
                            <w:div w:id="1880242856">
                              <w:marLeft w:val="2070"/>
                              <w:marRight w:val="3960"/>
                              <w:marTop w:val="0"/>
                              <w:marBottom w:val="0"/>
                              <w:divBdr>
                                <w:top w:val="none" w:sz="0" w:space="0" w:color="auto"/>
                                <w:left w:val="none" w:sz="0" w:space="0" w:color="auto"/>
                                <w:bottom w:val="none" w:sz="0" w:space="0" w:color="auto"/>
                                <w:right w:val="none" w:sz="0" w:space="0" w:color="auto"/>
                              </w:divBdr>
                              <w:divsChild>
                                <w:div w:id="811019727">
                                  <w:marLeft w:val="0"/>
                                  <w:marRight w:val="0"/>
                                  <w:marTop w:val="0"/>
                                  <w:marBottom w:val="0"/>
                                  <w:divBdr>
                                    <w:top w:val="none" w:sz="0" w:space="0" w:color="auto"/>
                                    <w:left w:val="none" w:sz="0" w:space="0" w:color="auto"/>
                                    <w:bottom w:val="none" w:sz="0" w:space="0" w:color="auto"/>
                                    <w:right w:val="none" w:sz="0" w:space="0" w:color="auto"/>
                                  </w:divBdr>
                                  <w:divsChild>
                                    <w:div w:id="361050640">
                                      <w:marLeft w:val="0"/>
                                      <w:marRight w:val="0"/>
                                      <w:marTop w:val="0"/>
                                      <w:marBottom w:val="0"/>
                                      <w:divBdr>
                                        <w:top w:val="none" w:sz="0" w:space="0" w:color="auto"/>
                                        <w:left w:val="none" w:sz="0" w:space="0" w:color="auto"/>
                                        <w:bottom w:val="none" w:sz="0" w:space="0" w:color="auto"/>
                                        <w:right w:val="none" w:sz="0" w:space="0" w:color="auto"/>
                                      </w:divBdr>
                                      <w:divsChild>
                                        <w:div w:id="1195995074">
                                          <w:marLeft w:val="0"/>
                                          <w:marRight w:val="0"/>
                                          <w:marTop w:val="0"/>
                                          <w:marBottom w:val="0"/>
                                          <w:divBdr>
                                            <w:top w:val="none" w:sz="0" w:space="0" w:color="auto"/>
                                            <w:left w:val="none" w:sz="0" w:space="0" w:color="auto"/>
                                            <w:bottom w:val="none" w:sz="0" w:space="0" w:color="auto"/>
                                            <w:right w:val="none" w:sz="0" w:space="0" w:color="auto"/>
                                          </w:divBdr>
                                          <w:divsChild>
                                            <w:div w:id="1159351186">
                                              <w:marLeft w:val="0"/>
                                              <w:marRight w:val="0"/>
                                              <w:marTop w:val="90"/>
                                              <w:marBottom w:val="0"/>
                                              <w:divBdr>
                                                <w:top w:val="none" w:sz="0" w:space="0" w:color="auto"/>
                                                <w:left w:val="none" w:sz="0" w:space="0" w:color="auto"/>
                                                <w:bottom w:val="none" w:sz="0" w:space="0" w:color="auto"/>
                                                <w:right w:val="none" w:sz="0" w:space="0" w:color="auto"/>
                                              </w:divBdr>
                                              <w:divsChild>
                                                <w:div w:id="1980039673">
                                                  <w:marLeft w:val="0"/>
                                                  <w:marRight w:val="0"/>
                                                  <w:marTop w:val="0"/>
                                                  <w:marBottom w:val="0"/>
                                                  <w:divBdr>
                                                    <w:top w:val="none" w:sz="0" w:space="0" w:color="auto"/>
                                                    <w:left w:val="none" w:sz="0" w:space="0" w:color="auto"/>
                                                    <w:bottom w:val="none" w:sz="0" w:space="0" w:color="auto"/>
                                                    <w:right w:val="none" w:sz="0" w:space="0" w:color="auto"/>
                                                  </w:divBdr>
                                                  <w:divsChild>
                                                    <w:div w:id="807549268">
                                                      <w:marLeft w:val="0"/>
                                                      <w:marRight w:val="0"/>
                                                      <w:marTop w:val="0"/>
                                                      <w:marBottom w:val="0"/>
                                                      <w:divBdr>
                                                        <w:top w:val="none" w:sz="0" w:space="0" w:color="auto"/>
                                                        <w:left w:val="none" w:sz="0" w:space="0" w:color="auto"/>
                                                        <w:bottom w:val="none" w:sz="0" w:space="0" w:color="auto"/>
                                                        <w:right w:val="none" w:sz="0" w:space="0" w:color="auto"/>
                                                      </w:divBdr>
                                                      <w:divsChild>
                                                        <w:div w:id="912812501">
                                                          <w:marLeft w:val="0"/>
                                                          <w:marRight w:val="0"/>
                                                          <w:marTop w:val="0"/>
                                                          <w:marBottom w:val="390"/>
                                                          <w:divBdr>
                                                            <w:top w:val="none" w:sz="0" w:space="0" w:color="auto"/>
                                                            <w:left w:val="none" w:sz="0" w:space="0" w:color="auto"/>
                                                            <w:bottom w:val="none" w:sz="0" w:space="0" w:color="auto"/>
                                                            <w:right w:val="none" w:sz="0" w:space="0" w:color="auto"/>
                                                          </w:divBdr>
                                                          <w:divsChild>
                                                            <w:div w:id="505366998">
                                                              <w:marLeft w:val="0"/>
                                                              <w:marRight w:val="0"/>
                                                              <w:marTop w:val="0"/>
                                                              <w:marBottom w:val="0"/>
                                                              <w:divBdr>
                                                                <w:top w:val="none" w:sz="0" w:space="0" w:color="auto"/>
                                                                <w:left w:val="none" w:sz="0" w:space="0" w:color="auto"/>
                                                                <w:bottom w:val="none" w:sz="0" w:space="0" w:color="auto"/>
                                                                <w:right w:val="none" w:sz="0" w:space="0" w:color="auto"/>
                                                              </w:divBdr>
                                                              <w:divsChild>
                                                                <w:div w:id="1148547327">
                                                                  <w:marLeft w:val="0"/>
                                                                  <w:marRight w:val="0"/>
                                                                  <w:marTop w:val="0"/>
                                                                  <w:marBottom w:val="0"/>
                                                                  <w:divBdr>
                                                                    <w:top w:val="none" w:sz="0" w:space="0" w:color="auto"/>
                                                                    <w:left w:val="none" w:sz="0" w:space="0" w:color="auto"/>
                                                                    <w:bottom w:val="none" w:sz="0" w:space="0" w:color="auto"/>
                                                                    <w:right w:val="none" w:sz="0" w:space="0" w:color="auto"/>
                                                                  </w:divBdr>
                                                                  <w:divsChild>
                                                                    <w:div w:id="360784149">
                                                                      <w:marLeft w:val="0"/>
                                                                      <w:marRight w:val="0"/>
                                                                      <w:marTop w:val="0"/>
                                                                      <w:marBottom w:val="0"/>
                                                                      <w:divBdr>
                                                                        <w:top w:val="none" w:sz="0" w:space="0" w:color="auto"/>
                                                                        <w:left w:val="none" w:sz="0" w:space="0" w:color="auto"/>
                                                                        <w:bottom w:val="none" w:sz="0" w:space="0" w:color="auto"/>
                                                                        <w:right w:val="none" w:sz="0" w:space="0" w:color="auto"/>
                                                                      </w:divBdr>
                                                                      <w:divsChild>
                                                                        <w:div w:id="182207440">
                                                                          <w:marLeft w:val="0"/>
                                                                          <w:marRight w:val="0"/>
                                                                          <w:marTop w:val="0"/>
                                                                          <w:marBottom w:val="0"/>
                                                                          <w:divBdr>
                                                                            <w:top w:val="none" w:sz="0" w:space="0" w:color="auto"/>
                                                                            <w:left w:val="none" w:sz="0" w:space="0" w:color="auto"/>
                                                                            <w:bottom w:val="none" w:sz="0" w:space="0" w:color="auto"/>
                                                                            <w:right w:val="none" w:sz="0" w:space="0" w:color="auto"/>
                                                                          </w:divBdr>
                                                                          <w:divsChild>
                                                                            <w:div w:id="1105030485">
                                                                              <w:marLeft w:val="0"/>
                                                                              <w:marRight w:val="0"/>
                                                                              <w:marTop w:val="0"/>
                                                                              <w:marBottom w:val="0"/>
                                                                              <w:divBdr>
                                                                                <w:top w:val="none" w:sz="0" w:space="0" w:color="auto"/>
                                                                                <w:left w:val="none" w:sz="0" w:space="0" w:color="auto"/>
                                                                                <w:bottom w:val="none" w:sz="0" w:space="0" w:color="auto"/>
                                                                                <w:right w:val="none" w:sz="0" w:space="0" w:color="auto"/>
                                                                              </w:divBdr>
                                                                              <w:divsChild>
                                                                                <w:div w:id="1297027128">
                                                                                  <w:marLeft w:val="0"/>
                                                                                  <w:marRight w:val="0"/>
                                                                                  <w:marTop w:val="0"/>
                                                                                  <w:marBottom w:val="0"/>
                                                                                  <w:divBdr>
                                                                                    <w:top w:val="none" w:sz="0" w:space="0" w:color="auto"/>
                                                                                    <w:left w:val="none" w:sz="0" w:space="0" w:color="auto"/>
                                                                                    <w:bottom w:val="none" w:sz="0" w:space="0" w:color="auto"/>
                                                                                    <w:right w:val="none" w:sz="0" w:space="0" w:color="auto"/>
                                                                                  </w:divBdr>
                                                                                  <w:divsChild>
                                                                                    <w:div w:id="1846094920">
                                                                                      <w:marLeft w:val="0"/>
                                                                                      <w:marRight w:val="0"/>
                                                                                      <w:marTop w:val="0"/>
                                                                                      <w:marBottom w:val="0"/>
                                                                                      <w:divBdr>
                                                                                        <w:top w:val="none" w:sz="0" w:space="0" w:color="auto"/>
                                                                                        <w:left w:val="none" w:sz="0" w:space="0" w:color="auto"/>
                                                                                        <w:bottom w:val="none" w:sz="0" w:space="0" w:color="auto"/>
                                                                                        <w:right w:val="none" w:sz="0" w:space="0" w:color="auto"/>
                                                                                      </w:divBdr>
                                                                                      <w:divsChild>
                                                                                        <w:div w:id="20027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320908">
      <w:bodyDiv w:val="1"/>
      <w:marLeft w:val="0"/>
      <w:marRight w:val="0"/>
      <w:marTop w:val="0"/>
      <w:marBottom w:val="0"/>
      <w:divBdr>
        <w:top w:val="none" w:sz="0" w:space="0" w:color="auto"/>
        <w:left w:val="none" w:sz="0" w:space="0" w:color="auto"/>
        <w:bottom w:val="none" w:sz="0" w:space="0" w:color="auto"/>
        <w:right w:val="none" w:sz="0" w:space="0" w:color="auto"/>
      </w:divBdr>
    </w:div>
    <w:div w:id="415060463">
      <w:bodyDiv w:val="1"/>
      <w:marLeft w:val="0"/>
      <w:marRight w:val="0"/>
      <w:marTop w:val="0"/>
      <w:marBottom w:val="0"/>
      <w:divBdr>
        <w:top w:val="none" w:sz="0" w:space="0" w:color="auto"/>
        <w:left w:val="none" w:sz="0" w:space="0" w:color="auto"/>
        <w:bottom w:val="none" w:sz="0" w:space="0" w:color="auto"/>
        <w:right w:val="none" w:sz="0" w:space="0" w:color="auto"/>
      </w:divBdr>
      <w:divsChild>
        <w:div w:id="549153923">
          <w:marLeft w:val="0"/>
          <w:marRight w:val="0"/>
          <w:marTop w:val="0"/>
          <w:marBottom w:val="0"/>
          <w:divBdr>
            <w:top w:val="none" w:sz="0" w:space="0" w:color="auto"/>
            <w:left w:val="none" w:sz="0" w:space="0" w:color="auto"/>
            <w:bottom w:val="none" w:sz="0" w:space="0" w:color="auto"/>
            <w:right w:val="none" w:sz="0" w:space="0" w:color="auto"/>
          </w:divBdr>
          <w:divsChild>
            <w:div w:id="347604610">
              <w:marLeft w:val="0"/>
              <w:marRight w:val="0"/>
              <w:marTop w:val="0"/>
              <w:marBottom w:val="0"/>
              <w:divBdr>
                <w:top w:val="none" w:sz="0" w:space="0" w:color="auto"/>
                <w:left w:val="none" w:sz="0" w:space="0" w:color="auto"/>
                <w:bottom w:val="none" w:sz="0" w:space="0" w:color="auto"/>
                <w:right w:val="none" w:sz="0" w:space="0" w:color="auto"/>
              </w:divBdr>
              <w:divsChild>
                <w:div w:id="208961288">
                  <w:marLeft w:val="0"/>
                  <w:marRight w:val="0"/>
                  <w:marTop w:val="0"/>
                  <w:marBottom w:val="0"/>
                  <w:divBdr>
                    <w:top w:val="none" w:sz="0" w:space="0" w:color="auto"/>
                    <w:left w:val="none" w:sz="0" w:space="0" w:color="auto"/>
                    <w:bottom w:val="none" w:sz="0" w:space="0" w:color="auto"/>
                    <w:right w:val="none" w:sz="0" w:space="0" w:color="auto"/>
                  </w:divBdr>
                  <w:divsChild>
                    <w:div w:id="145098806">
                      <w:marLeft w:val="0"/>
                      <w:marRight w:val="0"/>
                      <w:marTop w:val="45"/>
                      <w:marBottom w:val="0"/>
                      <w:divBdr>
                        <w:top w:val="none" w:sz="0" w:space="0" w:color="auto"/>
                        <w:left w:val="none" w:sz="0" w:space="0" w:color="auto"/>
                        <w:bottom w:val="none" w:sz="0" w:space="0" w:color="auto"/>
                        <w:right w:val="none" w:sz="0" w:space="0" w:color="auto"/>
                      </w:divBdr>
                      <w:divsChild>
                        <w:div w:id="1084761538">
                          <w:marLeft w:val="0"/>
                          <w:marRight w:val="0"/>
                          <w:marTop w:val="0"/>
                          <w:marBottom w:val="0"/>
                          <w:divBdr>
                            <w:top w:val="none" w:sz="0" w:space="0" w:color="auto"/>
                            <w:left w:val="none" w:sz="0" w:space="0" w:color="auto"/>
                            <w:bottom w:val="none" w:sz="0" w:space="0" w:color="auto"/>
                            <w:right w:val="none" w:sz="0" w:space="0" w:color="auto"/>
                          </w:divBdr>
                          <w:divsChild>
                            <w:div w:id="1661343327">
                              <w:marLeft w:val="2070"/>
                              <w:marRight w:val="3960"/>
                              <w:marTop w:val="0"/>
                              <w:marBottom w:val="0"/>
                              <w:divBdr>
                                <w:top w:val="none" w:sz="0" w:space="0" w:color="auto"/>
                                <w:left w:val="none" w:sz="0" w:space="0" w:color="auto"/>
                                <w:bottom w:val="none" w:sz="0" w:space="0" w:color="auto"/>
                                <w:right w:val="none" w:sz="0" w:space="0" w:color="auto"/>
                              </w:divBdr>
                              <w:divsChild>
                                <w:div w:id="387068627">
                                  <w:marLeft w:val="0"/>
                                  <w:marRight w:val="0"/>
                                  <w:marTop w:val="0"/>
                                  <w:marBottom w:val="0"/>
                                  <w:divBdr>
                                    <w:top w:val="none" w:sz="0" w:space="0" w:color="auto"/>
                                    <w:left w:val="none" w:sz="0" w:space="0" w:color="auto"/>
                                    <w:bottom w:val="none" w:sz="0" w:space="0" w:color="auto"/>
                                    <w:right w:val="none" w:sz="0" w:space="0" w:color="auto"/>
                                  </w:divBdr>
                                  <w:divsChild>
                                    <w:div w:id="1191722683">
                                      <w:marLeft w:val="0"/>
                                      <w:marRight w:val="0"/>
                                      <w:marTop w:val="0"/>
                                      <w:marBottom w:val="0"/>
                                      <w:divBdr>
                                        <w:top w:val="none" w:sz="0" w:space="0" w:color="auto"/>
                                        <w:left w:val="none" w:sz="0" w:space="0" w:color="auto"/>
                                        <w:bottom w:val="none" w:sz="0" w:space="0" w:color="auto"/>
                                        <w:right w:val="none" w:sz="0" w:space="0" w:color="auto"/>
                                      </w:divBdr>
                                      <w:divsChild>
                                        <w:div w:id="169030705">
                                          <w:marLeft w:val="0"/>
                                          <w:marRight w:val="0"/>
                                          <w:marTop w:val="0"/>
                                          <w:marBottom w:val="0"/>
                                          <w:divBdr>
                                            <w:top w:val="none" w:sz="0" w:space="0" w:color="auto"/>
                                            <w:left w:val="none" w:sz="0" w:space="0" w:color="auto"/>
                                            <w:bottom w:val="none" w:sz="0" w:space="0" w:color="auto"/>
                                            <w:right w:val="none" w:sz="0" w:space="0" w:color="auto"/>
                                          </w:divBdr>
                                          <w:divsChild>
                                            <w:div w:id="408159039">
                                              <w:marLeft w:val="0"/>
                                              <w:marRight w:val="0"/>
                                              <w:marTop w:val="90"/>
                                              <w:marBottom w:val="0"/>
                                              <w:divBdr>
                                                <w:top w:val="none" w:sz="0" w:space="0" w:color="auto"/>
                                                <w:left w:val="none" w:sz="0" w:space="0" w:color="auto"/>
                                                <w:bottom w:val="none" w:sz="0" w:space="0" w:color="auto"/>
                                                <w:right w:val="none" w:sz="0" w:space="0" w:color="auto"/>
                                              </w:divBdr>
                                              <w:divsChild>
                                                <w:div w:id="1593587106">
                                                  <w:marLeft w:val="0"/>
                                                  <w:marRight w:val="0"/>
                                                  <w:marTop w:val="0"/>
                                                  <w:marBottom w:val="0"/>
                                                  <w:divBdr>
                                                    <w:top w:val="none" w:sz="0" w:space="0" w:color="auto"/>
                                                    <w:left w:val="none" w:sz="0" w:space="0" w:color="auto"/>
                                                    <w:bottom w:val="none" w:sz="0" w:space="0" w:color="auto"/>
                                                    <w:right w:val="none" w:sz="0" w:space="0" w:color="auto"/>
                                                  </w:divBdr>
                                                  <w:divsChild>
                                                    <w:div w:id="461077328">
                                                      <w:marLeft w:val="0"/>
                                                      <w:marRight w:val="0"/>
                                                      <w:marTop w:val="0"/>
                                                      <w:marBottom w:val="0"/>
                                                      <w:divBdr>
                                                        <w:top w:val="none" w:sz="0" w:space="0" w:color="auto"/>
                                                        <w:left w:val="none" w:sz="0" w:space="0" w:color="auto"/>
                                                        <w:bottom w:val="none" w:sz="0" w:space="0" w:color="auto"/>
                                                        <w:right w:val="none" w:sz="0" w:space="0" w:color="auto"/>
                                                      </w:divBdr>
                                                      <w:divsChild>
                                                        <w:div w:id="1447700420">
                                                          <w:marLeft w:val="0"/>
                                                          <w:marRight w:val="0"/>
                                                          <w:marTop w:val="0"/>
                                                          <w:marBottom w:val="390"/>
                                                          <w:divBdr>
                                                            <w:top w:val="none" w:sz="0" w:space="0" w:color="auto"/>
                                                            <w:left w:val="none" w:sz="0" w:space="0" w:color="auto"/>
                                                            <w:bottom w:val="none" w:sz="0" w:space="0" w:color="auto"/>
                                                            <w:right w:val="none" w:sz="0" w:space="0" w:color="auto"/>
                                                          </w:divBdr>
                                                          <w:divsChild>
                                                            <w:div w:id="968166550">
                                                              <w:marLeft w:val="0"/>
                                                              <w:marRight w:val="0"/>
                                                              <w:marTop w:val="0"/>
                                                              <w:marBottom w:val="0"/>
                                                              <w:divBdr>
                                                                <w:top w:val="none" w:sz="0" w:space="0" w:color="auto"/>
                                                                <w:left w:val="none" w:sz="0" w:space="0" w:color="auto"/>
                                                                <w:bottom w:val="none" w:sz="0" w:space="0" w:color="auto"/>
                                                                <w:right w:val="none" w:sz="0" w:space="0" w:color="auto"/>
                                                              </w:divBdr>
                                                              <w:divsChild>
                                                                <w:div w:id="1508590475">
                                                                  <w:marLeft w:val="0"/>
                                                                  <w:marRight w:val="0"/>
                                                                  <w:marTop w:val="0"/>
                                                                  <w:marBottom w:val="0"/>
                                                                  <w:divBdr>
                                                                    <w:top w:val="none" w:sz="0" w:space="0" w:color="auto"/>
                                                                    <w:left w:val="none" w:sz="0" w:space="0" w:color="auto"/>
                                                                    <w:bottom w:val="none" w:sz="0" w:space="0" w:color="auto"/>
                                                                    <w:right w:val="none" w:sz="0" w:space="0" w:color="auto"/>
                                                                  </w:divBdr>
                                                                  <w:divsChild>
                                                                    <w:div w:id="1118720935">
                                                                      <w:marLeft w:val="0"/>
                                                                      <w:marRight w:val="0"/>
                                                                      <w:marTop w:val="0"/>
                                                                      <w:marBottom w:val="0"/>
                                                                      <w:divBdr>
                                                                        <w:top w:val="none" w:sz="0" w:space="0" w:color="auto"/>
                                                                        <w:left w:val="none" w:sz="0" w:space="0" w:color="auto"/>
                                                                        <w:bottom w:val="none" w:sz="0" w:space="0" w:color="auto"/>
                                                                        <w:right w:val="none" w:sz="0" w:space="0" w:color="auto"/>
                                                                      </w:divBdr>
                                                                      <w:divsChild>
                                                                        <w:div w:id="1513227876">
                                                                          <w:marLeft w:val="0"/>
                                                                          <w:marRight w:val="0"/>
                                                                          <w:marTop w:val="0"/>
                                                                          <w:marBottom w:val="0"/>
                                                                          <w:divBdr>
                                                                            <w:top w:val="none" w:sz="0" w:space="0" w:color="auto"/>
                                                                            <w:left w:val="none" w:sz="0" w:space="0" w:color="auto"/>
                                                                            <w:bottom w:val="none" w:sz="0" w:space="0" w:color="auto"/>
                                                                            <w:right w:val="none" w:sz="0" w:space="0" w:color="auto"/>
                                                                          </w:divBdr>
                                                                          <w:divsChild>
                                                                            <w:div w:id="1237470029">
                                                                              <w:marLeft w:val="0"/>
                                                                              <w:marRight w:val="0"/>
                                                                              <w:marTop w:val="0"/>
                                                                              <w:marBottom w:val="0"/>
                                                                              <w:divBdr>
                                                                                <w:top w:val="none" w:sz="0" w:space="0" w:color="auto"/>
                                                                                <w:left w:val="none" w:sz="0" w:space="0" w:color="auto"/>
                                                                                <w:bottom w:val="none" w:sz="0" w:space="0" w:color="auto"/>
                                                                                <w:right w:val="none" w:sz="0" w:space="0" w:color="auto"/>
                                                                              </w:divBdr>
                                                                              <w:divsChild>
                                                                                <w:div w:id="414670643">
                                                                                  <w:marLeft w:val="0"/>
                                                                                  <w:marRight w:val="0"/>
                                                                                  <w:marTop w:val="0"/>
                                                                                  <w:marBottom w:val="0"/>
                                                                                  <w:divBdr>
                                                                                    <w:top w:val="none" w:sz="0" w:space="0" w:color="auto"/>
                                                                                    <w:left w:val="none" w:sz="0" w:space="0" w:color="auto"/>
                                                                                    <w:bottom w:val="none" w:sz="0" w:space="0" w:color="auto"/>
                                                                                    <w:right w:val="none" w:sz="0" w:space="0" w:color="auto"/>
                                                                                  </w:divBdr>
                                                                                  <w:divsChild>
                                                                                    <w:div w:id="825242231">
                                                                                      <w:marLeft w:val="0"/>
                                                                                      <w:marRight w:val="0"/>
                                                                                      <w:marTop w:val="0"/>
                                                                                      <w:marBottom w:val="0"/>
                                                                                      <w:divBdr>
                                                                                        <w:top w:val="none" w:sz="0" w:space="0" w:color="auto"/>
                                                                                        <w:left w:val="none" w:sz="0" w:space="0" w:color="auto"/>
                                                                                        <w:bottom w:val="none" w:sz="0" w:space="0" w:color="auto"/>
                                                                                        <w:right w:val="none" w:sz="0" w:space="0" w:color="auto"/>
                                                                                      </w:divBdr>
                                                                                      <w:divsChild>
                                                                                        <w:div w:id="61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3654048">
      <w:bodyDiv w:val="1"/>
      <w:marLeft w:val="0"/>
      <w:marRight w:val="0"/>
      <w:marTop w:val="0"/>
      <w:marBottom w:val="0"/>
      <w:divBdr>
        <w:top w:val="none" w:sz="0" w:space="0" w:color="auto"/>
        <w:left w:val="none" w:sz="0" w:space="0" w:color="auto"/>
        <w:bottom w:val="none" w:sz="0" w:space="0" w:color="auto"/>
        <w:right w:val="none" w:sz="0" w:space="0" w:color="auto"/>
      </w:divBdr>
    </w:div>
    <w:div w:id="442385831">
      <w:bodyDiv w:val="1"/>
      <w:marLeft w:val="0"/>
      <w:marRight w:val="0"/>
      <w:marTop w:val="0"/>
      <w:marBottom w:val="0"/>
      <w:divBdr>
        <w:top w:val="none" w:sz="0" w:space="0" w:color="auto"/>
        <w:left w:val="none" w:sz="0" w:space="0" w:color="auto"/>
        <w:bottom w:val="none" w:sz="0" w:space="0" w:color="auto"/>
        <w:right w:val="none" w:sz="0" w:space="0" w:color="auto"/>
      </w:divBdr>
      <w:divsChild>
        <w:div w:id="1833914281">
          <w:marLeft w:val="274"/>
          <w:marRight w:val="0"/>
          <w:marTop w:val="0"/>
          <w:marBottom w:val="120"/>
          <w:divBdr>
            <w:top w:val="none" w:sz="0" w:space="0" w:color="auto"/>
            <w:left w:val="none" w:sz="0" w:space="0" w:color="auto"/>
            <w:bottom w:val="none" w:sz="0" w:space="0" w:color="auto"/>
            <w:right w:val="none" w:sz="0" w:space="0" w:color="auto"/>
          </w:divBdr>
        </w:div>
      </w:divsChild>
    </w:div>
    <w:div w:id="448158955">
      <w:bodyDiv w:val="1"/>
      <w:marLeft w:val="0"/>
      <w:marRight w:val="0"/>
      <w:marTop w:val="0"/>
      <w:marBottom w:val="0"/>
      <w:divBdr>
        <w:top w:val="none" w:sz="0" w:space="0" w:color="auto"/>
        <w:left w:val="none" w:sz="0" w:space="0" w:color="auto"/>
        <w:bottom w:val="none" w:sz="0" w:space="0" w:color="auto"/>
        <w:right w:val="none" w:sz="0" w:space="0" w:color="auto"/>
      </w:divBdr>
      <w:divsChild>
        <w:div w:id="1333754499">
          <w:marLeft w:val="0"/>
          <w:marRight w:val="0"/>
          <w:marTop w:val="0"/>
          <w:marBottom w:val="0"/>
          <w:divBdr>
            <w:top w:val="none" w:sz="0" w:space="0" w:color="auto"/>
            <w:left w:val="none" w:sz="0" w:space="0" w:color="auto"/>
            <w:bottom w:val="none" w:sz="0" w:space="0" w:color="auto"/>
            <w:right w:val="none" w:sz="0" w:space="0" w:color="auto"/>
          </w:divBdr>
          <w:divsChild>
            <w:div w:id="1218708182">
              <w:marLeft w:val="0"/>
              <w:marRight w:val="0"/>
              <w:marTop w:val="0"/>
              <w:marBottom w:val="0"/>
              <w:divBdr>
                <w:top w:val="none" w:sz="0" w:space="0" w:color="auto"/>
                <w:left w:val="none" w:sz="0" w:space="0" w:color="auto"/>
                <w:bottom w:val="none" w:sz="0" w:space="0" w:color="auto"/>
                <w:right w:val="none" w:sz="0" w:space="0" w:color="auto"/>
              </w:divBdr>
              <w:divsChild>
                <w:div w:id="1933271762">
                  <w:marLeft w:val="0"/>
                  <w:marRight w:val="0"/>
                  <w:marTop w:val="0"/>
                  <w:marBottom w:val="0"/>
                  <w:divBdr>
                    <w:top w:val="none" w:sz="0" w:space="0" w:color="auto"/>
                    <w:left w:val="none" w:sz="0" w:space="0" w:color="auto"/>
                    <w:bottom w:val="none" w:sz="0" w:space="0" w:color="auto"/>
                    <w:right w:val="none" w:sz="0" w:space="0" w:color="auto"/>
                  </w:divBdr>
                  <w:divsChild>
                    <w:div w:id="1587573197">
                      <w:marLeft w:val="0"/>
                      <w:marRight w:val="0"/>
                      <w:marTop w:val="45"/>
                      <w:marBottom w:val="0"/>
                      <w:divBdr>
                        <w:top w:val="none" w:sz="0" w:space="0" w:color="auto"/>
                        <w:left w:val="none" w:sz="0" w:space="0" w:color="auto"/>
                        <w:bottom w:val="none" w:sz="0" w:space="0" w:color="auto"/>
                        <w:right w:val="none" w:sz="0" w:space="0" w:color="auto"/>
                      </w:divBdr>
                      <w:divsChild>
                        <w:div w:id="2033190538">
                          <w:marLeft w:val="0"/>
                          <w:marRight w:val="0"/>
                          <w:marTop w:val="0"/>
                          <w:marBottom w:val="0"/>
                          <w:divBdr>
                            <w:top w:val="none" w:sz="0" w:space="0" w:color="auto"/>
                            <w:left w:val="none" w:sz="0" w:space="0" w:color="auto"/>
                            <w:bottom w:val="none" w:sz="0" w:space="0" w:color="auto"/>
                            <w:right w:val="none" w:sz="0" w:space="0" w:color="auto"/>
                          </w:divBdr>
                          <w:divsChild>
                            <w:div w:id="945380812">
                              <w:marLeft w:val="2070"/>
                              <w:marRight w:val="3960"/>
                              <w:marTop w:val="0"/>
                              <w:marBottom w:val="0"/>
                              <w:divBdr>
                                <w:top w:val="none" w:sz="0" w:space="0" w:color="auto"/>
                                <w:left w:val="none" w:sz="0" w:space="0" w:color="auto"/>
                                <w:bottom w:val="none" w:sz="0" w:space="0" w:color="auto"/>
                                <w:right w:val="none" w:sz="0" w:space="0" w:color="auto"/>
                              </w:divBdr>
                              <w:divsChild>
                                <w:div w:id="1325937589">
                                  <w:marLeft w:val="0"/>
                                  <w:marRight w:val="0"/>
                                  <w:marTop w:val="0"/>
                                  <w:marBottom w:val="0"/>
                                  <w:divBdr>
                                    <w:top w:val="none" w:sz="0" w:space="0" w:color="auto"/>
                                    <w:left w:val="none" w:sz="0" w:space="0" w:color="auto"/>
                                    <w:bottom w:val="none" w:sz="0" w:space="0" w:color="auto"/>
                                    <w:right w:val="none" w:sz="0" w:space="0" w:color="auto"/>
                                  </w:divBdr>
                                  <w:divsChild>
                                    <w:div w:id="2013683347">
                                      <w:marLeft w:val="0"/>
                                      <w:marRight w:val="0"/>
                                      <w:marTop w:val="0"/>
                                      <w:marBottom w:val="0"/>
                                      <w:divBdr>
                                        <w:top w:val="none" w:sz="0" w:space="0" w:color="auto"/>
                                        <w:left w:val="none" w:sz="0" w:space="0" w:color="auto"/>
                                        <w:bottom w:val="none" w:sz="0" w:space="0" w:color="auto"/>
                                        <w:right w:val="none" w:sz="0" w:space="0" w:color="auto"/>
                                      </w:divBdr>
                                      <w:divsChild>
                                        <w:div w:id="1505124402">
                                          <w:marLeft w:val="0"/>
                                          <w:marRight w:val="0"/>
                                          <w:marTop w:val="0"/>
                                          <w:marBottom w:val="0"/>
                                          <w:divBdr>
                                            <w:top w:val="none" w:sz="0" w:space="0" w:color="auto"/>
                                            <w:left w:val="none" w:sz="0" w:space="0" w:color="auto"/>
                                            <w:bottom w:val="none" w:sz="0" w:space="0" w:color="auto"/>
                                            <w:right w:val="none" w:sz="0" w:space="0" w:color="auto"/>
                                          </w:divBdr>
                                          <w:divsChild>
                                            <w:div w:id="1769039575">
                                              <w:marLeft w:val="0"/>
                                              <w:marRight w:val="0"/>
                                              <w:marTop w:val="90"/>
                                              <w:marBottom w:val="0"/>
                                              <w:divBdr>
                                                <w:top w:val="none" w:sz="0" w:space="0" w:color="auto"/>
                                                <w:left w:val="none" w:sz="0" w:space="0" w:color="auto"/>
                                                <w:bottom w:val="none" w:sz="0" w:space="0" w:color="auto"/>
                                                <w:right w:val="none" w:sz="0" w:space="0" w:color="auto"/>
                                              </w:divBdr>
                                              <w:divsChild>
                                                <w:div w:id="343627488">
                                                  <w:marLeft w:val="0"/>
                                                  <w:marRight w:val="0"/>
                                                  <w:marTop w:val="0"/>
                                                  <w:marBottom w:val="0"/>
                                                  <w:divBdr>
                                                    <w:top w:val="none" w:sz="0" w:space="0" w:color="auto"/>
                                                    <w:left w:val="none" w:sz="0" w:space="0" w:color="auto"/>
                                                    <w:bottom w:val="none" w:sz="0" w:space="0" w:color="auto"/>
                                                    <w:right w:val="none" w:sz="0" w:space="0" w:color="auto"/>
                                                  </w:divBdr>
                                                  <w:divsChild>
                                                    <w:div w:id="1712341417">
                                                      <w:marLeft w:val="0"/>
                                                      <w:marRight w:val="0"/>
                                                      <w:marTop w:val="0"/>
                                                      <w:marBottom w:val="0"/>
                                                      <w:divBdr>
                                                        <w:top w:val="none" w:sz="0" w:space="0" w:color="auto"/>
                                                        <w:left w:val="none" w:sz="0" w:space="0" w:color="auto"/>
                                                        <w:bottom w:val="none" w:sz="0" w:space="0" w:color="auto"/>
                                                        <w:right w:val="none" w:sz="0" w:space="0" w:color="auto"/>
                                                      </w:divBdr>
                                                      <w:divsChild>
                                                        <w:div w:id="1874075146">
                                                          <w:marLeft w:val="0"/>
                                                          <w:marRight w:val="0"/>
                                                          <w:marTop w:val="0"/>
                                                          <w:marBottom w:val="390"/>
                                                          <w:divBdr>
                                                            <w:top w:val="none" w:sz="0" w:space="0" w:color="auto"/>
                                                            <w:left w:val="none" w:sz="0" w:space="0" w:color="auto"/>
                                                            <w:bottom w:val="none" w:sz="0" w:space="0" w:color="auto"/>
                                                            <w:right w:val="none" w:sz="0" w:space="0" w:color="auto"/>
                                                          </w:divBdr>
                                                          <w:divsChild>
                                                            <w:div w:id="867109905">
                                                              <w:marLeft w:val="0"/>
                                                              <w:marRight w:val="0"/>
                                                              <w:marTop w:val="0"/>
                                                              <w:marBottom w:val="0"/>
                                                              <w:divBdr>
                                                                <w:top w:val="none" w:sz="0" w:space="0" w:color="auto"/>
                                                                <w:left w:val="none" w:sz="0" w:space="0" w:color="auto"/>
                                                                <w:bottom w:val="none" w:sz="0" w:space="0" w:color="auto"/>
                                                                <w:right w:val="none" w:sz="0" w:space="0" w:color="auto"/>
                                                              </w:divBdr>
                                                              <w:divsChild>
                                                                <w:div w:id="1362824451">
                                                                  <w:marLeft w:val="0"/>
                                                                  <w:marRight w:val="0"/>
                                                                  <w:marTop w:val="0"/>
                                                                  <w:marBottom w:val="0"/>
                                                                  <w:divBdr>
                                                                    <w:top w:val="none" w:sz="0" w:space="0" w:color="auto"/>
                                                                    <w:left w:val="none" w:sz="0" w:space="0" w:color="auto"/>
                                                                    <w:bottom w:val="none" w:sz="0" w:space="0" w:color="auto"/>
                                                                    <w:right w:val="none" w:sz="0" w:space="0" w:color="auto"/>
                                                                  </w:divBdr>
                                                                  <w:divsChild>
                                                                    <w:div w:id="780684559">
                                                                      <w:marLeft w:val="0"/>
                                                                      <w:marRight w:val="0"/>
                                                                      <w:marTop w:val="0"/>
                                                                      <w:marBottom w:val="0"/>
                                                                      <w:divBdr>
                                                                        <w:top w:val="none" w:sz="0" w:space="0" w:color="auto"/>
                                                                        <w:left w:val="none" w:sz="0" w:space="0" w:color="auto"/>
                                                                        <w:bottom w:val="none" w:sz="0" w:space="0" w:color="auto"/>
                                                                        <w:right w:val="none" w:sz="0" w:space="0" w:color="auto"/>
                                                                      </w:divBdr>
                                                                      <w:divsChild>
                                                                        <w:div w:id="582878773">
                                                                          <w:marLeft w:val="0"/>
                                                                          <w:marRight w:val="0"/>
                                                                          <w:marTop w:val="0"/>
                                                                          <w:marBottom w:val="0"/>
                                                                          <w:divBdr>
                                                                            <w:top w:val="none" w:sz="0" w:space="0" w:color="auto"/>
                                                                            <w:left w:val="none" w:sz="0" w:space="0" w:color="auto"/>
                                                                            <w:bottom w:val="none" w:sz="0" w:space="0" w:color="auto"/>
                                                                            <w:right w:val="none" w:sz="0" w:space="0" w:color="auto"/>
                                                                          </w:divBdr>
                                                                          <w:divsChild>
                                                                            <w:div w:id="195629275">
                                                                              <w:marLeft w:val="0"/>
                                                                              <w:marRight w:val="0"/>
                                                                              <w:marTop w:val="0"/>
                                                                              <w:marBottom w:val="0"/>
                                                                              <w:divBdr>
                                                                                <w:top w:val="none" w:sz="0" w:space="0" w:color="auto"/>
                                                                                <w:left w:val="none" w:sz="0" w:space="0" w:color="auto"/>
                                                                                <w:bottom w:val="none" w:sz="0" w:space="0" w:color="auto"/>
                                                                                <w:right w:val="none" w:sz="0" w:space="0" w:color="auto"/>
                                                                              </w:divBdr>
                                                                              <w:divsChild>
                                                                                <w:div w:id="1491827130">
                                                                                  <w:marLeft w:val="0"/>
                                                                                  <w:marRight w:val="0"/>
                                                                                  <w:marTop w:val="0"/>
                                                                                  <w:marBottom w:val="0"/>
                                                                                  <w:divBdr>
                                                                                    <w:top w:val="none" w:sz="0" w:space="0" w:color="auto"/>
                                                                                    <w:left w:val="none" w:sz="0" w:space="0" w:color="auto"/>
                                                                                    <w:bottom w:val="none" w:sz="0" w:space="0" w:color="auto"/>
                                                                                    <w:right w:val="none" w:sz="0" w:space="0" w:color="auto"/>
                                                                                  </w:divBdr>
                                                                                  <w:divsChild>
                                                                                    <w:div w:id="1476724986">
                                                                                      <w:marLeft w:val="0"/>
                                                                                      <w:marRight w:val="0"/>
                                                                                      <w:marTop w:val="0"/>
                                                                                      <w:marBottom w:val="0"/>
                                                                                      <w:divBdr>
                                                                                        <w:top w:val="none" w:sz="0" w:space="0" w:color="auto"/>
                                                                                        <w:left w:val="none" w:sz="0" w:space="0" w:color="auto"/>
                                                                                        <w:bottom w:val="none" w:sz="0" w:space="0" w:color="auto"/>
                                                                                        <w:right w:val="none" w:sz="0" w:space="0" w:color="auto"/>
                                                                                      </w:divBdr>
                                                                                      <w:divsChild>
                                                                                        <w:div w:id="17930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5679930">
      <w:bodyDiv w:val="1"/>
      <w:marLeft w:val="0"/>
      <w:marRight w:val="0"/>
      <w:marTop w:val="0"/>
      <w:marBottom w:val="0"/>
      <w:divBdr>
        <w:top w:val="none" w:sz="0" w:space="0" w:color="auto"/>
        <w:left w:val="none" w:sz="0" w:space="0" w:color="auto"/>
        <w:bottom w:val="none" w:sz="0" w:space="0" w:color="auto"/>
        <w:right w:val="none" w:sz="0" w:space="0" w:color="auto"/>
      </w:divBdr>
    </w:div>
    <w:div w:id="476264915">
      <w:bodyDiv w:val="1"/>
      <w:marLeft w:val="0"/>
      <w:marRight w:val="0"/>
      <w:marTop w:val="0"/>
      <w:marBottom w:val="0"/>
      <w:divBdr>
        <w:top w:val="none" w:sz="0" w:space="0" w:color="auto"/>
        <w:left w:val="none" w:sz="0" w:space="0" w:color="auto"/>
        <w:bottom w:val="none" w:sz="0" w:space="0" w:color="auto"/>
        <w:right w:val="none" w:sz="0" w:space="0" w:color="auto"/>
      </w:divBdr>
    </w:div>
    <w:div w:id="504711209">
      <w:bodyDiv w:val="1"/>
      <w:marLeft w:val="0"/>
      <w:marRight w:val="0"/>
      <w:marTop w:val="0"/>
      <w:marBottom w:val="0"/>
      <w:divBdr>
        <w:top w:val="none" w:sz="0" w:space="0" w:color="auto"/>
        <w:left w:val="none" w:sz="0" w:space="0" w:color="auto"/>
        <w:bottom w:val="none" w:sz="0" w:space="0" w:color="auto"/>
        <w:right w:val="none" w:sz="0" w:space="0" w:color="auto"/>
      </w:divBdr>
    </w:div>
    <w:div w:id="547491599">
      <w:bodyDiv w:val="1"/>
      <w:marLeft w:val="0"/>
      <w:marRight w:val="0"/>
      <w:marTop w:val="0"/>
      <w:marBottom w:val="0"/>
      <w:divBdr>
        <w:top w:val="none" w:sz="0" w:space="0" w:color="auto"/>
        <w:left w:val="none" w:sz="0" w:space="0" w:color="auto"/>
        <w:bottom w:val="none" w:sz="0" w:space="0" w:color="auto"/>
        <w:right w:val="none" w:sz="0" w:space="0" w:color="auto"/>
      </w:divBdr>
    </w:div>
    <w:div w:id="590503959">
      <w:bodyDiv w:val="1"/>
      <w:marLeft w:val="0"/>
      <w:marRight w:val="0"/>
      <w:marTop w:val="0"/>
      <w:marBottom w:val="0"/>
      <w:divBdr>
        <w:top w:val="none" w:sz="0" w:space="0" w:color="auto"/>
        <w:left w:val="none" w:sz="0" w:space="0" w:color="auto"/>
        <w:bottom w:val="none" w:sz="0" w:space="0" w:color="auto"/>
        <w:right w:val="none" w:sz="0" w:space="0" w:color="auto"/>
      </w:divBdr>
      <w:divsChild>
        <w:div w:id="40909762">
          <w:marLeft w:val="0"/>
          <w:marRight w:val="0"/>
          <w:marTop w:val="0"/>
          <w:marBottom w:val="0"/>
          <w:divBdr>
            <w:top w:val="none" w:sz="0" w:space="0" w:color="auto"/>
            <w:left w:val="single" w:sz="12" w:space="4" w:color="0000FF"/>
            <w:bottom w:val="none" w:sz="0" w:space="0" w:color="auto"/>
            <w:right w:val="none" w:sz="0" w:space="0" w:color="auto"/>
          </w:divBdr>
          <w:divsChild>
            <w:div w:id="928007760">
              <w:marLeft w:val="0"/>
              <w:marRight w:val="0"/>
              <w:marTop w:val="0"/>
              <w:marBottom w:val="0"/>
              <w:divBdr>
                <w:top w:val="none" w:sz="0" w:space="0" w:color="auto"/>
                <w:left w:val="single" w:sz="12" w:space="4" w:color="0000FF"/>
                <w:bottom w:val="none" w:sz="0" w:space="0" w:color="auto"/>
                <w:right w:val="none" w:sz="0" w:space="0" w:color="auto"/>
              </w:divBdr>
            </w:div>
          </w:divsChild>
        </w:div>
      </w:divsChild>
    </w:div>
    <w:div w:id="608127442">
      <w:bodyDiv w:val="1"/>
      <w:marLeft w:val="0"/>
      <w:marRight w:val="0"/>
      <w:marTop w:val="0"/>
      <w:marBottom w:val="0"/>
      <w:divBdr>
        <w:top w:val="none" w:sz="0" w:space="0" w:color="auto"/>
        <w:left w:val="none" w:sz="0" w:space="0" w:color="auto"/>
        <w:bottom w:val="none" w:sz="0" w:space="0" w:color="auto"/>
        <w:right w:val="none" w:sz="0" w:space="0" w:color="auto"/>
      </w:divBdr>
    </w:div>
    <w:div w:id="609166304">
      <w:bodyDiv w:val="1"/>
      <w:marLeft w:val="0"/>
      <w:marRight w:val="0"/>
      <w:marTop w:val="0"/>
      <w:marBottom w:val="0"/>
      <w:divBdr>
        <w:top w:val="none" w:sz="0" w:space="0" w:color="auto"/>
        <w:left w:val="none" w:sz="0" w:space="0" w:color="auto"/>
        <w:bottom w:val="none" w:sz="0" w:space="0" w:color="auto"/>
        <w:right w:val="none" w:sz="0" w:space="0" w:color="auto"/>
      </w:divBdr>
    </w:div>
    <w:div w:id="621810184">
      <w:bodyDiv w:val="1"/>
      <w:marLeft w:val="0"/>
      <w:marRight w:val="0"/>
      <w:marTop w:val="0"/>
      <w:marBottom w:val="0"/>
      <w:divBdr>
        <w:top w:val="none" w:sz="0" w:space="0" w:color="auto"/>
        <w:left w:val="none" w:sz="0" w:space="0" w:color="auto"/>
        <w:bottom w:val="none" w:sz="0" w:space="0" w:color="auto"/>
        <w:right w:val="none" w:sz="0" w:space="0" w:color="auto"/>
      </w:divBdr>
      <w:divsChild>
        <w:div w:id="709260057">
          <w:marLeft w:val="835"/>
          <w:marRight w:val="0"/>
          <w:marTop w:val="0"/>
          <w:marBottom w:val="200"/>
          <w:divBdr>
            <w:top w:val="none" w:sz="0" w:space="0" w:color="auto"/>
            <w:left w:val="none" w:sz="0" w:space="0" w:color="auto"/>
            <w:bottom w:val="none" w:sz="0" w:space="0" w:color="auto"/>
            <w:right w:val="none" w:sz="0" w:space="0" w:color="auto"/>
          </w:divBdr>
        </w:div>
      </w:divsChild>
    </w:div>
    <w:div w:id="640161234">
      <w:bodyDiv w:val="1"/>
      <w:marLeft w:val="0"/>
      <w:marRight w:val="0"/>
      <w:marTop w:val="0"/>
      <w:marBottom w:val="0"/>
      <w:divBdr>
        <w:top w:val="none" w:sz="0" w:space="0" w:color="auto"/>
        <w:left w:val="none" w:sz="0" w:space="0" w:color="auto"/>
        <w:bottom w:val="none" w:sz="0" w:space="0" w:color="auto"/>
        <w:right w:val="none" w:sz="0" w:space="0" w:color="auto"/>
      </w:divBdr>
    </w:div>
    <w:div w:id="643854362">
      <w:bodyDiv w:val="1"/>
      <w:marLeft w:val="0"/>
      <w:marRight w:val="0"/>
      <w:marTop w:val="0"/>
      <w:marBottom w:val="0"/>
      <w:divBdr>
        <w:top w:val="none" w:sz="0" w:space="0" w:color="auto"/>
        <w:left w:val="none" w:sz="0" w:space="0" w:color="auto"/>
        <w:bottom w:val="none" w:sz="0" w:space="0" w:color="auto"/>
        <w:right w:val="none" w:sz="0" w:space="0" w:color="auto"/>
      </w:divBdr>
    </w:div>
    <w:div w:id="683440790">
      <w:bodyDiv w:val="1"/>
      <w:marLeft w:val="0"/>
      <w:marRight w:val="0"/>
      <w:marTop w:val="0"/>
      <w:marBottom w:val="0"/>
      <w:divBdr>
        <w:top w:val="none" w:sz="0" w:space="0" w:color="auto"/>
        <w:left w:val="none" w:sz="0" w:space="0" w:color="auto"/>
        <w:bottom w:val="none" w:sz="0" w:space="0" w:color="auto"/>
        <w:right w:val="none" w:sz="0" w:space="0" w:color="auto"/>
      </w:divBdr>
      <w:divsChild>
        <w:div w:id="413168903">
          <w:marLeft w:val="274"/>
          <w:marRight w:val="0"/>
          <w:marTop w:val="0"/>
          <w:marBottom w:val="120"/>
          <w:divBdr>
            <w:top w:val="none" w:sz="0" w:space="0" w:color="auto"/>
            <w:left w:val="none" w:sz="0" w:space="0" w:color="auto"/>
            <w:bottom w:val="none" w:sz="0" w:space="0" w:color="auto"/>
            <w:right w:val="none" w:sz="0" w:space="0" w:color="auto"/>
          </w:divBdr>
        </w:div>
      </w:divsChild>
    </w:div>
    <w:div w:id="691951852">
      <w:bodyDiv w:val="1"/>
      <w:marLeft w:val="0"/>
      <w:marRight w:val="0"/>
      <w:marTop w:val="0"/>
      <w:marBottom w:val="0"/>
      <w:divBdr>
        <w:top w:val="none" w:sz="0" w:space="0" w:color="auto"/>
        <w:left w:val="none" w:sz="0" w:space="0" w:color="auto"/>
        <w:bottom w:val="none" w:sz="0" w:space="0" w:color="auto"/>
        <w:right w:val="none" w:sz="0" w:space="0" w:color="auto"/>
      </w:divBdr>
    </w:div>
    <w:div w:id="694236258">
      <w:bodyDiv w:val="1"/>
      <w:marLeft w:val="0"/>
      <w:marRight w:val="0"/>
      <w:marTop w:val="0"/>
      <w:marBottom w:val="0"/>
      <w:divBdr>
        <w:top w:val="none" w:sz="0" w:space="0" w:color="auto"/>
        <w:left w:val="none" w:sz="0" w:space="0" w:color="auto"/>
        <w:bottom w:val="none" w:sz="0" w:space="0" w:color="auto"/>
        <w:right w:val="none" w:sz="0" w:space="0" w:color="auto"/>
      </w:divBdr>
      <w:divsChild>
        <w:div w:id="1287076722">
          <w:marLeft w:val="274"/>
          <w:marRight w:val="0"/>
          <w:marTop w:val="0"/>
          <w:marBottom w:val="0"/>
          <w:divBdr>
            <w:top w:val="none" w:sz="0" w:space="0" w:color="auto"/>
            <w:left w:val="none" w:sz="0" w:space="0" w:color="auto"/>
            <w:bottom w:val="none" w:sz="0" w:space="0" w:color="auto"/>
            <w:right w:val="none" w:sz="0" w:space="0" w:color="auto"/>
          </w:divBdr>
        </w:div>
      </w:divsChild>
    </w:div>
    <w:div w:id="695232913">
      <w:bodyDiv w:val="1"/>
      <w:marLeft w:val="0"/>
      <w:marRight w:val="0"/>
      <w:marTop w:val="0"/>
      <w:marBottom w:val="0"/>
      <w:divBdr>
        <w:top w:val="none" w:sz="0" w:space="0" w:color="auto"/>
        <w:left w:val="none" w:sz="0" w:space="0" w:color="auto"/>
        <w:bottom w:val="none" w:sz="0" w:space="0" w:color="auto"/>
        <w:right w:val="none" w:sz="0" w:space="0" w:color="auto"/>
      </w:divBdr>
    </w:div>
    <w:div w:id="697511093">
      <w:bodyDiv w:val="1"/>
      <w:marLeft w:val="0"/>
      <w:marRight w:val="0"/>
      <w:marTop w:val="0"/>
      <w:marBottom w:val="0"/>
      <w:divBdr>
        <w:top w:val="none" w:sz="0" w:space="0" w:color="auto"/>
        <w:left w:val="none" w:sz="0" w:space="0" w:color="auto"/>
        <w:bottom w:val="none" w:sz="0" w:space="0" w:color="auto"/>
        <w:right w:val="none" w:sz="0" w:space="0" w:color="auto"/>
      </w:divBdr>
    </w:div>
    <w:div w:id="730082641">
      <w:bodyDiv w:val="1"/>
      <w:marLeft w:val="0"/>
      <w:marRight w:val="0"/>
      <w:marTop w:val="0"/>
      <w:marBottom w:val="0"/>
      <w:divBdr>
        <w:top w:val="none" w:sz="0" w:space="0" w:color="auto"/>
        <w:left w:val="none" w:sz="0" w:space="0" w:color="auto"/>
        <w:bottom w:val="none" w:sz="0" w:space="0" w:color="auto"/>
        <w:right w:val="none" w:sz="0" w:space="0" w:color="auto"/>
      </w:divBdr>
    </w:div>
    <w:div w:id="750203460">
      <w:bodyDiv w:val="1"/>
      <w:marLeft w:val="0"/>
      <w:marRight w:val="0"/>
      <w:marTop w:val="0"/>
      <w:marBottom w:val="0"/>
      <w:divBdr>
        <w:top w:val="none" w:sz="0" w:space="0" w:color="auto"/>
        <w:left w:val="none" w:sz="0" w:space="0" w:color="auto"/>
        <w:bottom w:val="none" w:sz="0" w:space="0" w:color="auto"/>
        <w:right w:val="none" w:sz="0" w:space="0" w:color="auto"/>
      </w:divBdr>
    </w:div>
    <w:div w:id="769543241">
      <w:bodyDiv w:val="1"/>
      <w:marLeft w:val="0"/>
      <w:marRight w:val="0"/>
      <w:marTop w:val="0"/>
      <w:marBottom w:val="0"/>
      <w:divBdr>
        <w:top w:val="none" w:sz="0" w:space="0" w:color="auto"/>
        <w:left w:val="none" w:sz="0" w:space="0" w:color="auto"/>
        <w:bottom w:val="none" w:sz="0" w:space="0" w:color="auto"/>
        <w:right w:val="none" w:sz="0" w:space="0" w:color="auto"/>
      </w:divBdr>
    </w:div>
    <w:div w:id="807740735">
      <w:bodyDiv w:val="1"/>
      <w:marLeft w:val="0"/>
      <w:marRight w:val="0"/>
      <w:marTop w:val="0"/>
      <w:marBottom w:val="0"/>
      <w:divBdr>
        <w:top w:val="none" w:sz="0" w:space="0" w:color="auto"/>
        <w:left w:val="none" w:sz="0" w:space="0" w:color="auto"/>
        <w:bottom w:val="none" w:sz="0" w:space="0" w:color="auto"/>
        <w:right w:val="none" w:sz="0" w:space="0" w:color="auto"/>
      </w:divBdr>
      <w:divsChild>
        <w:div w:id="541673362">
          <w:marLeft w:val="547"/>
          <w:marRight w:val="0"/>
          <w:marTop w:val="0"/>
          <w:marBottom w:val="0"/>
          <w:divBdr>
            <w:top w:val="none" w:sz="0" w:space="0" w:color="auto"/>
            <w:left w:val="none" w:sz="0" w:space="0" w:color="auto"/>
            <w:bottom w:val="none" w:sz="0" w:space="0" w:color="auto"/>
            <w:right w:val="none" w:sz="0" w:space="0" w:color="auto"/>
          </w:divBdr>
        </w:div>
        <w:div w:id="1938244023">
          <w:marLeft w:val="547"/>
          <w:marRight w:val="0"/>
          <w:marTop w:val="0"/>
          <w:marBottom w:val="0"/>
          <w:divBdr>
            <w:top w:val="none" w:sz="0" w:space="0" w:color="auto"/>
            <w:left w:val="none" w:sz="0" w:space="0" w:color="auto"/>
            <w:bottom w:val="none" w:sz="0" w:space="0" w:color="auto"/>
            <w:right w:val="none" w:sz="0" w:space="0" w:color="auto"/>
          </w:divBdr>
        </w:div>
      </w:divsChild>
    </w:div>
    <w:div w:id="819224273">
      <w:bodyDiv w:val="1"/>
      <w:marLeft w:val="0"/>
      <w:marRight w:val="0"/>
      <w:marTop w:val="0"/>
      <w:marBottom w:val="0"/>
      <w:divBdr>
        <w:top w:val="none" w:sz="0" w:space="0" w:color="auto"/>
        <w:left w:val="none" w:sz="0" w:space="0" w:color="auto"/>
        <w:bottom w:val="none" w:sz="0" w:space="0" w:color="auto"/>
        <w:right w:val="none" w:sz="0" w:space="0" w:color="auto"/>
      </w:divBdr>
    </w:div>
    <w:div w:id="873273772">
      <w:bodyDiv w:val="1"/>
      <w:marLeft w:val="0"/>
      <w:marRight w:val="0"/>
      <w:marTop w:val="0"/>
      <w:marBottom w:val="0"/>
      <w:divBdr>
        <w:top w:val="none" w:sz="0" w:space="0" w:color="auto"/>
        <w:left w:val="none" w:sz="0" w:space="0" w:color="auto"/>
        <w:bottom w:val="none" w:sz="0" w:space="0" w:color="auto"/>
        <w:right w:val="none" w:sz="0" w:space="0" w:color="auto"/>
      </w:divBdr>
      <w:divsChild>
        <w:div w:id="220404675">
          <w:marLeft w:val="835"/>
          <w:marRight w:val="0"/>
          <w:marTop w:val="0"/>
          <w:marBottom w:val="200"/>
          <w:divBdr>
            <w:top w:val="none" w:sz="0" w:space="0" w:color="auto"/>
            <w:left w:val="none" w:sz="0" w:space="0" w:color="auto"/>
            <w:bottom w:val="none" w:sz="0" w:space="0" w:color="auto"/>
            <w:right w:val="none" w:sz="0" w:space="0" w:color="auto"/>
          </w:divBdr>
        </w:div>
        <w:div w:id="397826890">
          <w:marLeft w:val="835"/>
          <w:marRight w:val="0"/>
          <w:marTop w:val="0"/>
          <w:marBottom w:val="200"/>
          <w:divBdr>
            <w:top w:val="none" w:sz="0" w:space="0" w:color="auto"/>
            <w:left w:val="none" w:sz="0" w:space="0" w:color="auto"/>
            <w:bottom w:val="none" w:sz="0" w:space="0" w:color="auto"/>
            <w:right w:val="none" w:sz="0" w:space="0" w:color="auto"/>
          </w:divBdr>
        </w:div>
        <w:div w:id="1318804511">
          <w:marLeft w:val="835"/>
          <w:marRight w:val="0"/>
          <w:marTop w:val="0"/>
          <w:marBottom w:val="200"/>
          <w:divBdr>
            <w:top w:val="none" w:sz="0" w:space="0" w:color="auto"/>
            <w:left w:val="none" w:sz="0" w:space="0" w:color="auto"/>
            <w:bottom w:val="none" w:sz="0" w:space="0" w:color="auto"/>
            <w:right w:val="none" w:sz="0" w:space="0" w:color="auto"/>
          </w:divBdr>
        </w:div>
      </w:divsChild>
    </w:div>
    <w:div w:id="876549969">
      <w:bodyDiv w:val="1"/>
      <w:marLeft w:val="0"/>
      <w:marRight w:val="0"/>
      <w:marTop w:val="0"/>
      <w:marBottom w:val="0"/>
      <w:divBdr>
        <w:top w:val="none" w:sz="0" w:space="0" w:color="auto"/>
        <w:left w:val="none" w:sz="0" w:space="0" w:color="auto"/>
        <w:bottom w:val="none" w:sz="0" w:space="0" w:color="auto"/>
        <w:right w:val="none" w:sz="0" w:space="0" w:color="auto"/>
      </w:divBdr>
    </w:div>
    <w:div w:id="877668623">
      <w:bodyDiv w:val="1"/>
      <w:marLeft w:val="0"/>
      <w:marRight w:val="0"/>
      <w:marTop w:val="0"/>
      <w:marBottom w:val="0"/>
      <w:divBdr>
        <w:top w:val="none" w:sz="0" w:space="0" w:color="auto"/>
        <w:left w:val="none" w:sz="0" w:space="0" w:color="auto"/>
        <w:bottom w:val="none" w:sz="0" w:space="0" w:color="auto"/>
        <w:right w:val="none" w:sz="0" w:space="0" w:color="auto"/>
      </w:divBdr>
    </w:div>
    <w:div w:id="906766686">
      <w:bodyDiv w:val="1"/>
      <w:marLeft w:val="0"/>
      <w:marRight w:val="0"/>
      <w:marTop w:val="0"/>
      <w:marBottom w:val="0"/>
      <w:divBdr>
        <w:top w:val="none" w:sz="0" w:space="0" w:color="auto"/>
        <w:left w:val="none" w:sz="0" w:space="0" w:color="auto"/>
        <w:bottom w:val="none" w:sz="0" w:space="0" w:color="auto"/>
        <w:right w:val="none" w:sz="0" w:space="0" w:color="auto"/>
      </w:divBdr>
    </w:div>
    <w:div w:id="929775775">
      <w:bodyDiv w:val="1"/>
      <w:marLeft w:val="0"/>
      <w:marRight w:val="0"/>
      <w:marTop w:val="0"/>
      <w:marBottom w:val="0"/>
      <w:divBdr>
        <w:top w:val="none" w:sz="0" w:space="0" w:color="auto"/>
        <w:left w:val="none" w:sz="0" w:space="0" w:color="auto"/>
        <w:bottom w:val="none" w:sz="0" w:space="0" w:color="auto"/>
        <w:right w:val="none" w:sz="0" w:space="0" w:color="auto"/>
      </w:divBdr>
      <w:divsChild>
        <w:div w:id="1090388353">
          <w:marLeft w:val="0"/>
          <w:marRight w:val="0"/>
          <w:marTop w:val="0"/>
          <w:marBottom w:val="0"/>
          <w:divBdr>
            <w:top w:val="none" w:sz="0" w:space="0" w:color="auto"/>
            <w:left w:val="none" w:sz="0" w:space="0" w:color="auto"/>
            <w:bottom w:val="none" w:sz="0" w:space="0" w:color="auto"/>
            <w:right w:val="none" w:sz="0" w:space="0" w:color="auto"/>
          </w:divBdr>
          <w:divsChild>
            <w:div w:id="940796156">
              <w:marLeft w:val="0"/>
              <w:marRight w:val="0"/>
              <w:marTop w:val="0"/>
              <w:marBottom w:val="0"/>
              <w:divBdr>
                <w:top w:val="none" w:sz="0" w:space="0" w:color="auto"/>
                <w:left w:val="none" w:sz="0" w:space="0" w:color="auto"/>
                <w:bottom w:val="none" w:sz="0" w:space="0" w:color="auto"/>
                <w:right w:val="none" w:sz="0" w:space="0" w:color="auto"/>
              </w:divBdr>
              <w:divsChild>
                <w:div w:id="655837250">
                  <w:marLeft w:val="0"/>
                  <w:marRight w:val="0"/>
                  <w:marTop w:val="0"/>
                  <w:marBottom w:val="0"/>
                  <w:divBdr>
                    <w:top w:val="none" w:sz="0" w:space="0" w:color="auto"/>
                    <w:left w:val="none" w:sz="0" w:space="0" w:color="auto"/>
                    <w:bottom w:val="none" w:sz="0" w:space="0" w:color="auto"/>
                    <w:right w:val="none" w:sz="0" w:space="0" w:color="auto"/>
                  </w:divBdr>
                  <w:divsChild>
                    <w:div w:id="314338923">
                      <w:marLeft w:val="0"/>
                      <w:marRight w:val="0"/>
                      <w:marTop w:val="45"/>
                      <w:marBottom w:val="0"/>
                      <w:divBdr>
                        <w:top w:val="none" w:sz="0" w:space="0" w:color="auto"/>
                        <w:left w:val="none" w:sz="0" w:space="0" w:color="auto"/>
                        <w:bottom w:val="none" w:sz="0" w:space="0" w:color="auto"/>
                        <w:right w:val="none" w:sz="0" w:space="0" w:color="auto"/>
                      </w:divBdr>
                      <w:divsChild>
                        <w:div w:id="155263362">
                          <w:marLeft w:val="0"/>
                          <w:marRight w:val="0"/>
                          <w:marTop w:val="0"/>
                          <w:marBottom w:val="0"/>
                          <w:divBdr>
                            <w:top w:val="none" w:sz="0" w:space="0" w:color="auto"/>
                            <w:left w:val="none" w:sz="0" w:space="0" w:color="auto"/>
                            <w:bottom w:val="none" w:sz="0" w:space="0" w:color="auto"/>
                            <w:right w:val="none" w:sz="0" w:space="0" w:color="auto"/>
                          </w:divBdr>
                          <w:divsChild>
                            <w:div w:id="1700279510">
                              <w:marLeft w:val="2070"/>
                              <w:marRight w:val="3960"/>
                              <w:marTop w:val="0"/>
                              <w:marBottom w:val="0"/>
                              <w:divBdr>
                                <w:top w:val="none" w:sz="0" w:space="0" w:color="auto"/>
                                <w:left w:val="none" w:sz="0" w:space="0" w:color="auto"/>
                                <w:bottom w:val="none" w:sz="0" w:space="0" w:color="auto"/>
                                <w:right w:val="none" w:sz="0" w:space="0" w:color="auto"/>
                              </w:divBdr>
                              <w:divsChild>
                                <w:div w:id="1030842027">
                                  <w:marLeft w:val="0"/>
                                  <w:marRight w:val="0"/>
                                  <w:marTop w:val="0"/>
                                  <w:marBottom w:val="0"/>
                                  <w:divBdr>
                                    <w:top w:val="none" w:sz="0" w:space="0" w:color="auto"/>
                                    <w:left w:val="none" w:sz="0" w:space="0" w:color="auto"/>
                                    <w:bottom w:val="none" w:sz="0" w:space="0" w:color="auto"/>
                                    <w:right w:val="none" w:sz="0" w:space="0" w:color="auto"/>
                                  </w:divBdr>
                                  <w:divsChild>
                                    <w:div w:id="1201434543">
                                      <w:marLeft w:val="0"/>
                                      <w:marRight w:val="0"/>
                                      <w:marTop w:val="0"/>
                                      <w:marBottom w:val="0"/>
                                      <w:divBdr>
                                        <w:top w:val="none" w:sz="0" w:space="0" w:color="auto"/>
                                        <w:left w:val="none" w:sz="0" w:space="0" w:color="auto"/>
                                        <w:bottom w:val="none" w:sz="0" w:space="0" w:color="auto"/>
                                        <w:right w:val="none" w:sz="0" w:space="0" w:color="auto"/>
                                      </w:divBdr>
                                      <w:divsChild>
                                        <w:div w:id="1759866472">
                                          <w:marLeft w:val="0"/>
                                          <w:marRight w:val="0"/>
                                          <w:marTop w:val="0"/>
                                          <w:marBottom w:val="0"/>
                                          <w:divBdr>
                                            <w:top w:val="none" w:sz="0" w:space="0" w:color="auto"/>
                                            <w:left w:val="none" w:sz="0" w:space="0" w:color="auto"/>
                                            <w:bottom w:val="none" w:sz="0" w:space="0" w:color="auto"/>
                                            <w:right w:val="none" w:sz="0" w:space="0" w:color="auto"/>
                                          </w:divBdr>
                                          <w:divsChild>
                                            <w:div w:id="934557145">
                                              <w:marLeft w:val="0"/>
                                              <w:marRight w:val="0"/>
                                              <w:marTop w:val="90"/>
                                              <w:marBottom w:val="0"/>
                                              <w:divBdr>
                                                <w:top w:val="none" w:sz="0" w:space="0" w:color="auto"/>
                                                <w:left w:val="none" w:sz="0" w:space="0" w:color="auto"/>
                                                <w:bottom w:val="none" w:sz="0" w:space="0" w:color="auto"/>
                                                <w:right w:val="none" w:sz="0" w:space="0" w:color="auto"/>
                                              </w:divBdr>
                                              <w:divsChild>
                                                <w:div w:id="92552051">
                                                  <w:marLeft w:val="0"/>
                                                  <w:marRight w:val="0"/>
                                                  <w:marTop w:val="0"/>
                                                  <w:marBottom w:val="0"/>
                                                  <w:divBdr>
                                                    <w:top w:val="none" w:sz="0" w:space="0" w:color="auto"/>
                                                    <w:left w:val="none" w:sz="0" w:space="0" w:color="auto"/>
                                                    <w:bottom w:val="none" w:sz="0" w:space="0" w:color="auto"/>
                                                    <w:right w:val="none" w:sz="0" w:space="0" w:color="auto"/>
                                                  </w:divBdr>
                                                  <w:divsChild>
                                                    <w:div w:id="992299977">
                                                      <w:marLeft w:val="0"/>
                                                      <w:marRight w:val="0"/>
                                                      <w:marTop w:val="0"/>
                                                      <w:marBottom w:val="0"/>
                                                      <w:divBdr>
                                                        <w:top w:val="none" w:sz="0" w:space="0" w:color="auto"/>
                                                        <w:left w:val="none" w:sz="0" w:space="0" w:color="auto"/>
                                                        <w:bottom w:val="none" w:sz="0" w:space="0" w:color="auto"/>
                                                        <w:right w:val="none" w:sz="0" w:space="0" w:color="auto"/>
                                                      </w:divBdr>
                                                      <w:divsChild>
                                                        <w:div w:id="1059406237">
                                                          <w:marLeft w:val="0"/>
                                                          <w:marRight w:val="0"/>
                                                          <w:marTop w:val="0"/>
                                                          <w:marBottom w:val="390"/>
                                                          <w:divBdr>
                                                            <w:top w:val="none" w:sz="0" w:space="0" w:color="auto"/>
                                                            <w:left w:val="none" w:sz="0" w:space="0" w:color="auto"/>
                                                            <w:bottom w:val="none" w:sz="0" w:space="0" w:color="auto"/>
                                                            <w:right w:val="none" w:sz="0" w:space="0" w:color="auto"/>
                                                          </w:divBdr>
                                                          <w:divsChild>
                                                            <w:div w:id="1719665622">
                                                              <w:marLeft w:val="0"/>
                                                              <w:marRight w:val="0"/>
                                                              <w:marTop w:val="0"/>
                                                              <w:marBottom w:val="0"/>
                                                              <w:divBdr>
                                                                <w:top w:val="none" w:sz="0" w:space="0" w:color="auto"/>
                                                                <w:left w:val="none" w:sz="0" w:space="0" w:color="auto"/>
                                                                <w:bottom w:val="none" w:sz="0" w:space="0" w:color="auto"/>
                                                                <w:right w:val="none" w:sz="0" w:space="0" w:color="auto"/>
                                                              </w:divBdr>
                                                              <w:divsChild>
                                                                <w:div w:id="772868226">
                                                                  <w:marLeft w:val="0"/>
                                                                  <w:marRight w:val="0"/>
                                                                  <w:marTop w:val="0"/>
                                                                  <w:marBottom w:val="0"/>
                                                                  <w:divBdr>
                                                                    <w:top w:val="none" w:sz="0" w:space="0" w:color="auto"/>
                                                                    <w:left w:val="none" w:sz="0" w:space="0" w:color="auto"/>
                                                                    <w:bottom w:val="none" w:sz="0" w:space="0" w:color="auto"/>
                                                                    <w:right w:val="none" w:sz="0" w:space="0" w:color="auto"/>
                                                                  </w:divBdr>
                                                                  <w:divsChild>
                                                                    <w:div w:id="1393040964">
                                                                      <w:marLeft w:val="0"/>
                                                                      <w:marRight w:val="0"/>
                                                                      <w:marTop w:val="0"/>
                                                                      <w:marBottom w:val="0"/>
                                                                      <w:divBdr>
                                                                        <w:top w:val="none" w:sz="0" w:space="0" w:color="auto"/>
                                                                        <w:left w:val="none" w:sz="0" w:space="0" w:color="auto"/>
                                                                        <w:bottom w:val="none" w:sz="0" w:space="0" w:color="auto"/>
                                                                        <w:right w:val="none" w:sz="0" w:space="0" w:color="auto"/>
                                                                      </w:divBdr>
                                                                      <w:divsChild>
                                                                        <w:div w:id="1020619672">
                                                                          <w:marLeft w:val="0"/>
                                                                          <w:marRight w:val="0"/>
                                                                          <w:marTop w:val="0"/>
                                                                          <w:marBottom w:val="0"/>
                                                                          <w:divBdr>
                                                                            <w:top w:val="none" w:sz="0" w:space="0" w:color="auto"/>
                                                                            <w:left w:val="none" w:sz="0" w:space="0" w:color="auto"/>
                                                                            <w:bottom w:val="none" w:sz="0" w:space="0" w:color="auto"/>
                                                                            <w:right w:val="none" w:sz="0" w:space="0" w:color="auto"/>
                                                                          </w:divBdr>
                                                                          <w:divsChild>
                                                                            <w:div w:id="872112119">
                                                                              <w:marLeft w:val="0"/>
                                                                              <w:marRight w:val="0"/>
                                                                              <w:marTop w:val="0"/>
                                                                              <w:marBottom w:val="0"/>
                                                                              <w:divBdr>
                                                                                <w:top w:val="none" w:sz="0" w:space="0" w:color="auto"/>
                                                                                <w:left w:val="none" w:sz="0" w:space="0" w:color="auto"/>
                                                                                <w:bottom w:val="none" w:sz="0" w:space="0" w:color="auto"/>
                                                                                <w:right w:val="none" w:sz="0" w:space="0" w:color="auto"/>
                                                                              </w:divBdr>
                                                                              <w:divsChild>
                                                                                <w:div w:id="2143495072">
                                                                                  <w:marLeft w:val="0"/>
                                                                                  <w:marRight w:val="0"/>
                                                                                  <w:marTop w:val="0"/>
                                                                                  <w:marBottom w:val="0"/>
                                                                                  <w:divBdr>
                                                                                    <w:top w:val="none" w:sz="0" w:space="0" w:color="auto"/>
                                                                                    <w:left w:val="none" w:sz="0" w:space="0" w:color="auto"/>
                                                                                    <w:bottom w:val="none" w:sz="0" w:space="0" w:color="auto"/>
                                                                                    <w:right w:val="none" w:sz="0" w:space="0" w:color="auto"/>
                                                                                  </w:divBdr>
                                                                                  <w:divsChild>
                                                                                    <w:div w:id="387343027">
                                                                                      <w:marLeft w:val="0"/>
                                                                                      <w:marRight w:val="0"/>
                                                                                      <w:marTop w:val="0"/>
                                                                                      <w:marBottom w:val="0"/>
                                                                                      <w:divBdr>
                                                                                        <w:top w:val="none" w:sz="0" w:space="0" w:color="auto"/>
                                                                                        <w:left w:val="none" w:sz="0" w:space="0" w:color="auto"/>
                                                                                        <w:bottom w:val="none" w:sz="0" w:space="0" w:color="auto"/>
                                                                                        <w:right w:val="none" w:sz="0" w:space="0" w:color="auto"/>
                                                                                      </w:divBdr>
                                                                                      <w:divsChild>
                                                                                        <w:div w:id="164006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0987586">
      <w:bodyDiv w:val="1"/>
      <w:marLeft w:val="0"/>
      <w:marRight w:val="0"/>
      <w:marTop w:val="0"/>
      <w:marBottom w:val="0"/>
      <w:divBdr>
        <w:top w:val="none" w:sz="0" w:space="0" w:color="auto"/>
        <w:left w:val="none" w:sz="0" w:space="0" w:color="auto"/>
        <w:bottom w:val="none" w:sz="0" w:space="0" w:color="auto"/>
        <w:right w:val="none" w:sz="0" w:space="0" w:color="auto"/>
      </w:divBdr>
    </w:div>
    <w:div w:id="955940066">
      <w:bodyDiv w:val="1"/>
      <w:marLeft w:val="0"/>
      <w:marRight w:val="0"/>
      <w:marTop w:val="0"/>
      <w:marBottom w:val="0"/>
      <w:divBdr>
        <w:top w:val="none" w:sz="0" w:space="0" w:color="auto"/>
        <w:left w:val="none" w:sz="0" w:space="0" w:color="auto"/>
        <w:bottom w:val="none" w:sz="0" w:space="0" w:color="auto"/>
        <w:right w:val="none" w:sz="0" w:space="0" w:color="auto"/>
      </w:divBdr>
    </w:div>
    <w:div w:id="963534487">
      <w:bodyDiv w:val="1"/>
      <w:marLeft w:val="0"/>
      <w:marRight w:val="0"/>
      <w:marTop w:val="0"/>
      <w:marBottom w:val="0"/>
      <w:divBdr>
        <w:top w:val="none" w:sz="0" w:space="0" w:color="auto"/>
        <w:left w:val="none" w:sz="0" w:space="0" w:color="auto"/>
        <w:bottom w:val="none" w:sz="0" w:space="0" w:color="auto"/>
        <w:right w:val="none" w:sz="0" w:space="0" w:color="auto"/>
      </w:divBdr>
    </w:div>
    <w:div w:id="1068070701">
      <w:bodyDiv w:val="1"/>
      <w:marLeft w:val="0"/>
      <w:marRight w:val="0"/>
      <w:marTop w:val="0"/>
      <w:marBottom w:val="0"/>
      <w:divBdr>
        <w:top w:val="none" w:sz="0" w:space="0" w:color="auto"/>
        <w:left w:val="none" w:sz="0" w:space="0" w:color="auto"/>
        <w:bottom w:val="none" w:sz="0" w:space="0" w:color="auto"/>
        <w:right w:val="none" w:sz="0" w:space="0" w:color="auto"/>
      </w:divBdr>
    </w:div>
    <w:div w:id="1076897696">
      <w:bodyDiv w:val="1"/>
      <w:marLeft w:val="0"/>
      <w:marRight w:val="0"/>
      <w:marTop w:val="0"/>
      <w:marBottom w:val="0"/>
      <w:divBdr>
        <w:top w:val="none" w:sz="0" w:space="0" w:color="auto"/>
        <w:left w:val="none" w:sz="0" w:space="0" w:color="auto"/>
        <w:bottom w:val="none" w:sz="0" w:space="0" w:color="auto"/>
        <w:right w:val="none" w:sz="0" w:space="0" w:color="auto"/>
      </w:divBdr>
      <w:divsChild>
        <w:div w:id="124088656">
          <w:marLeft w:val="0"/>
          <w:marRight w:val="0"/>
          <w:marTop w:val="0"/>
          <w:marBottom w:val="0"/>
          <w:divBdr>
            <w:top w:val="none" w:sz="0" w:space="0" w:color="auto"/>
            <w:left w:val="none" w:sz="0" w:space="0" w:color="auto"/>
            <w:bottom w:val="none" w:sz="0" w:space="0" w:color="auto"/>
            <w:right w:val="none" w:sz="0" w:space="0" w:color="auto"/>
          </w:divBdr>
          <w:divsChild>
            <w:div w:id="1769500560">
              <w:marLeft w:val="0"/>
              <w:marRight w:val="0"/>
              <w:marTop w:val="0"/>
              <w:marBottom w:val="0"/>
              <w:divBdr>
                <w:top w:val="none" w:sz="0" w:space="0" w:color="auto"/>
                <w:left w:val="none" w:sz="0" w:space="0" w:color="auto"/>
                <w:bottom w:val="none" w:sz="0" w:space="0" w:color="auto"/>
                <w:right w:val="none" w:sz="0" w:space="0" w:color="auto"/>
              </w:divBdr>
              <w:divsChild>
                <w:div w:id="195511961">
                  <w:marLeft w:val="0"/>
                  <w:marRight w:val="0"/>
                  <w:marTop w:val="120"/>
                  <w:marBottom w:val="360"/>
                  <w:divBdr>
                    <w:top w:val="none" w:sz="0" w:space="0" w:color="auto"/>
                    <w:left w:val="none" w:sz="0" w:space="0" w:color="auto"/>
                    <w:bottom w:val="none" w:sz="0" w:space="0" w:color="auto"/>
                    <w:right w:val="none" w:sz="0" w:space="0" w:color="auto"/>
                  </w:divBdr>
                  <w:divsChild>
                    <w:div w:id="197939636">
                      <w:marLeft w:val="0"/>
                      <w:marRight w:val="0"/>
                      <w:marTop w:val="0"/>
                      <w:marBottom w:val="0"/>
                      <w:divBdr>
                        <w:top w:val="none" w:sz="0" w:space="0" w:color="auto"/>
                        <w:left w:val="none" w:sz="0" w:space="0" w:color="auto"/>
                        <w:bottom w:val="none" w:sz="0" w:space="0" w:color="auto"/>
                        <w:right w:val="none" w:sz="0" w:space="0" w:color="auto"/>
                      </w:divBdr>
                      <w:divsChild>
                        <w:div w:id="1541671580">
                          <w:marLeft w:val="0"/>
                          <w:marRight w:val="0"/>
                          <w:marTop w:val="0"/>
                          <w:marBottom w:val="0"/>
                          <w:divBdr>
                            <w:top w:val="none" w:sz="0" w:space="0" w:color="auto"/>
                            <w:left w:val="none" w:sz="0" w:space="0" w:color="auto"/>
                            <w:bottom w:val="none" w:sz="0" w:space="0" w:color="auto"/>
                            <w:right w:val="none" w:sz="0" w:space="0" w:color="auto"/>
                          </w:divBdr>
                          <w:divsChild>
                            <w:div w:id="767971132">
                              <w:marLeft w:val="0"/>
                              <w:marRight w:val="0"/>
                              <w:marTop w:val="0"/>
                              <w:marBottom w:val="495"/>
                              <w:divBdr>
                                <w:top w:val="none" w:sz="0" w:space="0" w:color="auto"/>
                                <w:left w:val="none" w:sz="0" w:space="0" w:color="auto"/>
                                <w:bottom w:val="none" w:sz="0" w:space="0" w:color="auto"/>
                                <w:right w:val="none" w:sz="0" w:space="0" w:color="auto"/>
                              </w:divBdr>
                              <w:divsChild>
                                <w:div w:id="20916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322875">
      <w:bodyDiv w:val="1"/>
      <w:marLeft w:val="0"/>
      <w:marRight w:val="0"/>
      <w:marTop w:val="0"/>
      <w:marBottom w:val="0"/>
      <w:divBdr>
        <w:top w:val="none" w:sz="0" w:space="0" w:color="auto"/>
        <w:left w:val="none" w:sz="0" w:space="0" w:color="auto"/>
        <w:bottom w:val="none" w:sz="0" w:space="0" w:color="auto"/>
        <w:right w:val="none" w:sz="0" w:space="0" w:color="auto"/>
      </w:divBdr>
    </w:div>
    <w:div w:id="1105613775">
      <w:bodyDiv w:val="1"/>
      <w:marLeft w:val="0"/>
      <w:marRight w:val="0"/>
      <w:marTop w:val="0"/>
      <w:marBottom w:val="0"/>
      <w:divBdr>
        <w:top w:val="none" w:sz="0" w:space="0" w:color="auto"/>
        <w:left w:val="none" w:sz="0" w:space="0" w:color="auto"/>
        <w:bottom w:val="none" w:sz="0" w:space="0" w:color="auto"/>
        <w:right w:val="none" w:sz="0" w:space="0" w:color="auto"/>
      </w:divBdr>
      <w:divsChild>
        <w:div w:id="1219979477">
          <w:marLeft w:val="835"/>
          <w:marRight w:val="0"/>
          <w:marTop w:val="0"/>
          <w:marBottom w:val="200"/>
          <w:divBdr>
            <w:top w:val="none" w:sz="0" w:space="0" w:color="auto"/>
            <w:left w:val="none" w:sz="0" w:space="0" w:color="auto"/>
            <w:bottom w:val="none" w:sz="0" w:space="0" w:color="auto"/>
            <w:right w:val="none" w:sz="0" w:space="0" w:color="auto"/>
          </w:divBdr>
        </w:div>
        <w:div w:id="1608809939">
          <w:marLeft w:val="1555"/>
          <w:marRight w:val="0"/>
          <w:marTop w:val="0"/>
          <w:marBottom w:val="200"/>
          <w:divBdr>
            <w:top w:val="none" w:sz="0" w:space="0" w:color="auto"/>
            <w:left w:val="none" w:sz="0" w:space="0" w:color="auto"/>
            <w:bottom w:val="none" w:sz="0" w:space="0" w:color="auto"/>
            <w:right w:val="none" w:sz="0" w:space="0" w:color="auto"/>
          </w:divBdr>
        </w:div>
      </w:divsChild>
    </w:div>
    <w:div w:id="1117913292">
      <w:bodyDiv w:val="1"/>
      <w:marLeft w:val="0"/>
      <w:marRight w:val="0"/>
      <w:marTop w:val="0"/>
      <w:marBottom w:val="0"/>
      <w:divBdr>
        <w:top w:val="none" w:sz="0" w:space="0" w:color="auto"/>
        <w:left w:val="none" w:sz="0" w:space="0" w:color="auto"/>
        <w:bottom w:val="none" w:sz="0" w:space="0" w:color="auto"/>
        <w:right w:val="none" w:sz="0" w:space="0" w:color="auto"/>
      </w:divBdr>
    </w:div>
    <w:div w:id="1127311456">
      <w:bodyDiv w:val="1"/>
      <w:marLeft w:val="0"/>
      <w:marRight w:val="0"/>
      <w:marTop w:val="0"/>
      <w:marBottom w:val="0"/>
      <w:divBdr>
        <w:top w:val="none" w:sz="0" w:space="0" w:color="auto"/>
        <w:left w:val="none" w:sz="0" w:space="0" w:color="auto"/>
        <w:bottom w:val="none" w:sz="0" w:space="0" w:color="auto"/>
        <w:right w:val="none" w:sz="0" w:space="0" w:color="auto"/>
      </w:divBdr>
    </w:div>
    <w:div w:id="1130588026">
      <w:bodyDiv w:val="1"/>
      <w:marLeft w:val="0"/>
      <w:marRight w:val="0"/>
      <w:marTop w:val="0"/>
      <w:marBottom w:val="0"/>
      <w:divBdr>
        <w:top w:val="none" w:sz="0" w:space="0" w:color="auto"/>
        <w:left w:val="none" w:sz="0" w:space="0" w:color="auto"/>
        <w:bottom w:val="none" w:sz="0" w:space="0" w:color="auto"/>
        <w:right w:val="none" w:sz="0" w:space="0" w:color="auto"/>
      </w:divBdr>
    </w:div>
    <w:div w:id="1155341352">
      <w:bodyDiv w:val="1"/>
      <w:marLeft w:val="0"/>
      <w:marRight w:val="0"/>
      <w:marTop w:val="0"/>
      <w:marBottom w:val="0"/>
      <w:divBdr>
        <w:top w:val="none" w:sz="0" w:space="0" w:color="auto"/>
        <w:left w:val="none" w:sz="0" w:space="0" w:color="auto"/>
        <w:bottom w:val="none" w:sz="0" w:space="0" w:color="auto"/>
        <w:right w:val="none" w:sz="0" w:space="0" w:color="auto"/>
      </w:divBdr>
    </w:div>
    <w:div w:id="1179127139">
      <w:bodyDiv w:val="1"/>
      <w:marLeft w:val="0"/>
      <w:marRight w:val="0"/>
      <w:marTop w:val="0"/>
      <w:marBottom w:val="0"/>
      <w:divBdr>
        <w:top w:val="none" w:sz="0" w:space="0" w:color="auto"/>
        <w:left w:val="none" w:sz="0" w:space="0" w:color="auto"/>
        <w:bottom w:val="none" w:sz="0" w:space="0" w:color="auto"/>
        <w:right w:val="none" w:sz="0" w:space="0" w:color="auto"/>
      </w:divBdr>
    </w:div>
    <w:div w:id="1183275675">
      <w:bodyDiv w:val="1"/>
      <w:marLeft w:val="0"/>
      <w:marRight w:val="0"/>
      <w:marTop w:val="0"/>
      <w:marBottom w:val="0"/>
      <w:divBdr>
        <w:top w:val="none" w:sz="0" w:space="0" w:color="auto"/>
        <w:left w:val="none" w:sz="0" w:space="0" w:color="auto"/>
        <w:bottom w:val="none" w:sz="0" w:space="0" w:color="auto"/>
        <w:right w:val="none" w:sz="0" w:space="0" w:color="auto"/>
      </w:divBdr>
    </w:div>
    <w:div w:id="1189029983">
      <w:bodyDiv w:val="1"/>
      <w:marLeft w:val="0"/>
      <w:marRight w:val="0"/>
      <w:marTop w:val="0"/>
      <w:marBottom w:val="0"/>
      <w:divBdr>
        <w:top w:val="none" w:sz="0" w:space="0" w:color="auto"/>
        <w:left w:val="none" w:sz="0" w:space="0" w:color="auto"/>
        <w:bottom w:val="none" w:sz="0" w:space="0" w:color="auto"/>
        <w:right w:val="none" w:sz="0" w:space="0" w:color="auto"/>
      </w:divBdr>
      <w:divsChild>
        <w:div w:id="264003073">
          <w:marLeft w:val="288"/>
          <w:marRight w:val="0"/>
          <w:marTop w:val="0"/>
          <w:marBottom w:val="0"/>
          <w:divBdr>
            <w:top w:val="none" w:sz="0" w:space="0" w:color="auto"/>
            <w:left w:val="none" w:sz="0" w:space="0" w:color="auto"/>
            <w:bottom w:val="none" w:sz="0" w:space="0" w:color="auto"/>
            <w:right w:val="none" w:sz="0" w:space="0" w:color="auto"/>
          </w:divBdr>
        </w:div>
        <w:div w:id="594216601">
          <w:marLeft w:val="288"/>
          <w:marRight w:val="0"/>
          <w:marTop w:val="0"/>
          <w:marBottom w:val="0"/>
          <w:divBdr>
            <w:top w:val="none" w:sz="0" w:space="0" w:color="auto"/>
            <w:left w:val="none" w:sz="0" w:space="0" w:color="auto"/>
            <w:bottom w:val="none" w:sz="0" w:space="0" w:color="auto"/>
            <w:right w:val="none" w:sz="0" w:space="0" w:color="auto"/>
          </w:divBdr>
        </w:div>
        <w:div w:id="674571318">
          <w:marLeft w:val="288"/>
          <w:marRight w:val="0"/>
          <w:marTop w:val="0"/>
          <w:marBottom w:val="0"/>
          <w:divBdr>
            <w:top w:val="none" w:sz="0" w:space="0" w:color="auto"/>
            <w:left w:val="none" w:sz="0" w:space="0" w:color="auto"/>
            <w:bottom w:val="none" w:sz="0" w:space="0" w:color="auto"/>
            <w:right w:val="none" w:sz="0" w:space="0" w:color="auto"/>
          </w:divBdr>
        </w:div>
        <w:div w:id="1040283838">
          <w:marLeft w:val="288"/>
          <w:marRight w:val="0"/>
          <w:marTop w:val="0"/>
          <w:marBottom w:val="0"/>
          <w:divBdr>
            <w:top w:val="none" w:sz="0" w:space="0" w:color="auto"/>
            <w:left w:val="none" w:sz="0" w:space="0" w:color="auto"/>
            <w:bottom w:val="none" w:sz="0" w:space="0" w:color="auto"/>
            <w:right w:val="none" w:sz="0" w:space="0" w:color="auto"/>
          </w:divBdr>
        </w:div>
        <w:div w:id="1069381232">
          <w:marLeft w:val="288"/>
          <w:marRight w:val="0"/>
          <w:marTop w:val="0"/>
          <w:marBottom w:val="0"/>
          <w:divBdr>
            <w:top w:val="none" w:sz="0" w:space="0" w:color="auto"/>
            <w:left w:val="none" w:sz="0" w:space="0" w:color="auto"/>
            <w:bottom w:val="none" w:sz="0" w:space="0" w:color="auto"/>
            <w:right w:val="none" w:sz="0" w:space="0" w:color="auto"/>
          </w:divBdr>
        </w:div>
        <w:div w:id="1300841105">
          <w:marLeft w:val="288"/>
          <w:marRight w:val="0"/>
          <w:marTop w:val="0"/>
          <w:marBottom w:val="0"/>
          <w:divBdr>
            <w:top w:val="none" w:sz="0" w:space="0" w:color="auto"/>
            <w:left w:val="none" w:sz="0" w:space="0" w:color="auto"/>
            <w:bottom w:val="none" w:sz="0" w:space="0" w:color="auto"/>
            <w:right w:val="none" w:sz="0" w:space="0" w:color="auto"/>
          </w:divBdr>
        </w:div>
        <w:div w:id="1619070604">
          <w:marLeft w:val="288"/>
          <w:marRight w:val="0"/>
          <w:marTop w:val="0"/>
          <w:marBottom w:val="0"/>
          <w:divBdr>
            <w:top w:val="none" w:sz="0" w:space="0" w:color="auto"/>
            <w:left w:val="none" w:sz="0" w:space="0" w:color="auto"/>
            <w:bottom w:val="none" w:sz="0" w:space="0" w:color="auto"/>
            <w:right w:val="none" w:sz="0" w:space="0" w:color="auto"/>
          </w:divBdr>
        </w:div>
        <w:div w:id="1646734658">
          <w:marLeft w:val="288"/>
          <w:marRight w:val="0"/>
          <w:marTop w:val="0"/>
          <w:marBottom w:val="0"/>
          <w:divBdr>
            <w:top w:val="none" w:sz="0" w:space="0" w:color="auto"/>
            <w:left w:val="none" w:sz="0" w:space="0" w:color="auto"/>
            <w:bottom w:val="none" w:sz="0" w:space="0" w:color="auto"/>
            <w:right w:val="none" w:sz="0" w:space="0" w:color="auto"/>
          </w:divBdr>
        </w:div>
        <w:div w:id="1768114708">
          <w:marLeft w:val="288"/>
          <w:marRight w:val="0"/>
          <w:marTop w:val="0"/>
          <w:marBottom w:val="0"/>
          <w:divBdr>
            <w:top w:val="none" w:sz="0" w:space="0" w:color="auto"/>
            <w:left w:val="none" w:sz="0" w:space="0" w:color="auto"/>
            <w:bottom w:val="none" w:sz="0" w:space="0" w:color="auto"/>
            <w:right w:val="none" w:sz="0" w:space="0" w:color="auto"/>
          </w:divBdr>
        </w:div>
        <w:div w:id="1768303993">
          <w:marLeft w:val="288"/>
          <w:marRight w:val="0"/>
          <w:marTop w:val="0"/>
          <w:marBottom w:val="0"/>
          <w:divBdr>
            <w:top w:val="none" w:sz="0" w:space="0" w:color="auto"/>
            <w:left w:val="none" w:sz="0" w:space="0" w:color="auto"/>
            <w:bottom w:val="none" w:sz="0" w:space="0" w:color="auto"/>
            <w:right w:val="none" w:sz="0" w:space="0" w:color="auto"/>
          </w:divBdr>
        </w:div>
        <w:div w:id="1966235142">
          <w:marLeft w:val="288"/>
          <w:marRight w:val="0"/>
          <w:marTop w:val="0"/>
          <w:marBottom w:val="0"/>
          <w:divBdr>
            <w:top w:val="none" w:sz="0" w:space="0" w:color="auto"/>
            <w:left w:val="none" w:sz="0" w:space="0" w:color="auto"/>
            <w:bottom w:val="none" w:sz="0" w:space="0" w:color="auto"/>
            <w:right w:val="none" w:sz="0" w:space="0" w:color="auto"/>
          </w:divBdr>
        </w:div>
      </w:divsChild>
    </w:div>
    <w:div w:id="1202472674">
      <w:bodyDiv w:val="1"/>
      <w:marLeft w:val="0"/>
      <w:marRight w:val="0"/>
      <w:marTop w:val="0"/>
      <w:marBottom w:val="0"/>
      <w:divBdr>
        <w:top w:val="none" w:sz="0" w:space="0" w:color="auto"/>
        <w:left w:val="none" w:sz="0" w:space="0" w:color="auto"/>
        <w:bottom w:val="none" w:sz="0" w:space="0" w:color="auto"/>
        <w:right w:val="none" w:sz="0" w:space="0" w:color="auto"/>
      </w:divBdr>
    </w:div>
    <w:div w:id="1204907321">
      <w:bodyDiv w:val="1"/>
      <w:marLeft w:val="0"/>
      <w:marRight w:val="0"/>
      <w:marTop w:val="0"/>
      <w:marBottom w:val="0"/>
      <w:divBdr>
        <w:top w:val="none" w:sz="0" w:space="0" w:color="auto"/>
        <w:left w:val="none" w:sz="0" w:space="0" w:color="auto"/>
        <w:bottom w:val="none" w:sz="0" w:space="0" w:color="auto"/>
        <w:right w:val="none" w:sz="0" w:space="0" w:color="auto"/>
      </w:divBdr>
    </w:div>
    <w:div w:id="1217855595">
      <w:bodyDiv w:val="1"/>
      <w:marLeft w:val="0"/>
      <w:marRight w:val="0"/>
      <w:marTop w:val="0"/>
      <w:marBottom w:val="0"/>
      <w:divBdr>
        <w:top w:val="none" w:sz="0" w:space="0" w:color="auto"/>
        <w:left w:val="none" w:sz="0" w:space="0" w:color="auto"/>
        <w:bottom w:val="none" w:sz="0" w:space="0" w:color="auto"/>
        <w:right w:val="none" w:sz="0" w:space="0" w:color="auto"/>
      </w:divBdr>
    </w:div>
    <w:div w:id="1221096736">
      <w:bodyDiv w:val="1"/>
      <w:marLeft w:val="0"/>
      <w:marRight w:val="0"/>
      <w:marTop w:val="0"/>
      <w:marBottom w:val="0"/>
      <w:divBdr>
        <w:top w:val="none" w:sz="0" w:space="0" w:color="auto"/>
        <w:left w:val="none" w:sz="0" w:space="0" w:color="auto"/>
        <w:bottom w:val="none" w:sz="0" w:space="0" w:color="auto"/>
        <w:right w:val="none" w:sz="0" w:space="0" w:color="auto"/>
      </w:divBdr>
    </w:div>
    <w:div w:id="1227951989">
      <w:bodyDiv w:val="1"/>
      <w:marLeft w:val="0"/>
      <w:marRight w:val="0"/>
      <w:marTop w:val="0"/>
      <w:marBottom w:val="0"/>
      <w:divBdr>
        <w:top w:val="none" w:sz="0" w:space="0" w:color="auto"/>
        <w:left w:val="none" w:sz="0" w:space="0" w:color="auto"/>
        <w:bottom w:val="none" w:sz="0" w:space="0" w:color="auto"/>
        <w:right w:val="none" w:sz="0" w:space="0" w:color="auto"/>
      </w:divBdr>
      <w:divsChild>
        <w:div w:id="13113568">
          <w:marLeft w:val="274"/>
          <w:marRight w:val="0"/>
          <w:marTop w:val="0"/>
          <w:marBottom w:val="0"/>
          <w:divBdr>
            <w:top w:val="none" w:sz="0" w:space="0" w:color="auto"/>
            <w:left w:val="none" w:sz="0" w:space="0" w:color="auto"/>
            <w:bottom w:val="none" w:sz="0" w:space="0" w:color="auto"/>
            <w:right w:val="none" w:sz="0" w:space="0" w:color="auto"/>
          </w:divBdr>
        </w:div>
        <w:div w:id="1140683546">
          <w:marLeft w:val="274"/>
          <w:marRight w:val="0"/>
          <w:marTop w:val="0"/>
          <w:marBottom w:val="0"/>
          <w:divBdr>
            <w:top w:val="none" w:sz="0" w:space="0" w:color="auto"/>
            <w:left w:val="none" w:sz="0" w:space="0" w:color="auto"/>
            <w:bottom w:val="none" w:sz="0" w:space="0" w:color="auto"/>
            <w:right w:val="none" w:sz="0" w:space="0" w:color="auto"/>
          </w:divBdr>
        </w:div>
        <w:div w:id="1234896555">
          <w:marLeft w:val="274"/>
          <w:marRight w:val="0"/>
          <w:marTop w:val="0"/>
          <w:marBottom w:val="0"/>
          <w:divBdr>
            <w:top w:val="none" w:sz="0" w:space="0" w:color="auto"/>
            <w:left w:val="none" w:sz="0" w:space="0" w:color="auto"/>
            <w:bottom w:val="none" w:sz="0" w:space="0" w:color="auto"/>
            <w:right w:val="none" w:sz="0" w:space="0" w:color="auto"/>
          </w:divBdr>
        </w:div>
      </w:divsChild>
    </w:div>
    <w:div w:id="1239904222">
      <w:bodyDiv w:val="1"/>
      <w:marLeft w:val="0"/>
      <w:marRight w:val="0"/>
      <w:marTop w:val="0"/>
      <w:marBottom w:val="0"/>
      <w:divBdr>
        <w:top w:val="none" w:sz="0" w:space="0" w:color="auto"/>
        <w:left w:val="none" w:sz="0" w:space="0" w:color="auto"/>
        <w:bottom w:val="none" w:sz="0" w:space="0" w:color="auto"/>
        <w:right w:val="none" w:sz="0" w:space="0" w:color="auto"/>
      </w:divBdr>
    </w:div>
    <w:div w:id="1249657680">
      <w:bodyDiv w:val="1"/>
      <w:marLeft w:val="0"/>
      <w:marRight w:val="0"/>
      <w:marTop w:val="0"/>
      <w:marBottom w:val="0"/>
      <w:divBdr>
        <w:top w:val="none" w:sz="0" w:space="0" w:color="auto"/>
        <w:left w:val="none" w:sz="0" w:space="0" w:color="auto"/>
        <w:bottom w:val="none" w:sz="0" w:space="0" w:color="auto"/>
        <w:right w:val="none" w:sz="0" w:space="0" w:color="auto"/>
      </w:divBdr>
      <w:divsChild>
        <w:div w:id="520706677">
          <w:marLeft w:val="0"/>
          <w:marRight w:val="0"/>
          <w:marTop w:val="0"/>
          <w:marBottom w:val="0"/>
          <w:divBdr>
            <w:top w:val="none" w:sz="0" w:space="0" w:color="auto"/>
            <w:left w:val="none" w:sz="0" w:space="0" w:color="auto"/>
            <w:bottom w:val="none" w:sz="0" w:space="0" w:color="auto"/>
            <w:right w:val="none" w:sz="0" w:space="0" w:color="auto"/>
          </w:divBdr>
          <w:divsChild>
            <w:div w:id="1428845056">
              <w:marLeft w:val="0"/>
              <w:marRight w:val="0"/>
              <w:marTop w:val="0"/>
              <w:marBottom w:val="0"/>
              <w:divBdr>
                <w:top w:val="none" w:sz="0" w:space="0" w:color="auto"/>
                <w:left w:val="none" w:sz="0" w:space="0" w:color="auto"/>
                <w:bottom w:val="none" w:sz="0" w:space="0" w:color="auto"/>
                <w:right w:val="none" w:sz="0" w:space="0" w:color="auto"/>
              </w:divBdr>
              <w:divsChild>
                <w:div w:id="483856617">
                  <w:marLeft w:val="0"/>
                  <w:marRight w:val="0"/>
                  <w:marTop w:val="0"/>
                  <w:marBottom w:val="0"/>
                  <w:divBdr>
                    <w:top w:val="none" w:sz="0" w:space="0" w:color="auto"/>
                    <w:left w:val="none" w:sz="0" w:space="0" w:color="auto"/>
                    <w:bottom w:val="none" w:sz="0" w:space="0" w:color="auto"/>
                    <w:right w:val="none" w:sz="0" w:space="0" w:color="auto"/>
                  </w:divBdr>
                  <w:divsChild>
                    <w:div w:id="1217815096">
                      <w:marLeft w:val="0"/>
                      <w:marRight w:val="0"/>
                      <w:marTop w:val="45"/>
                      <w:marBottom w:val="0"/>
                      <w:divBdr>
                        <w:top w:val="none" w:sz="0" w:space="0" w:color="auto"/>
                        <w:left w:val="none" w:sz="0" w:space="0" w:color="auto"/>
                        <w:bottom w:val="none" w:sz="0" w:space="0" w:color="auto"/>
                        <w:right w:val="none" w:sz="0" w:space="0" w:color="auto"/>
                      </w:divBdr>
                      <w:divsChild>
                        <w:div w:id="927612561">
                          <w:marLeft w:val="0"/>
                          <w:marRight w:val="0"/>
                          <w:marTop w:val="0"/>
                          <w:marBottom w:val="0"/>
                          <w:divBdr>
                            <w:top w:val="none" w:sz="0" w:space="0" w:color="auto"/>
                            <w:left w:val="none" w:sz="0" w:space="0" w:color="auto"/>
                            <w:bottom w:val="none" w:sz="0" w:space="0" w:color="auto"/>
                            <w:right w:val="none" w:sz="0" w:space="0" w:color="auto"/>
                          </w:divBdr>
                          <w:divsChild>
                            <w:div w:id="77792635">
                              <w:marLeft w:val="2070"/>
                              <w:marRight w:val="3960"/>
                              <w:marTop w:val="0"/>
                              <w:marBottom w:val="0"/>
                              <w:divBdr>
                                <w:top w:val="none" w:sz="0" w:space="0" w:color="auto"/>
                                <w:left w:val="none" w:sz="0" w:space="0" w:color="auto"/>
                                <w:bottom w:val="none" w:sz="0" w:space="0" w:color="auto"/>
                                <w:right w:val="none" w:sz="0" w:space="0" w:color="auto"/>
                              </w:divBdr>
                              <w:divsChild>
                                <w:div w:id="397166570">
                                  <w:marLeft w:val="0"/>
                                  <w:marRight w:val="0"/>
                                  <w:marTop w:val="0"/>
                                  <w:marBottom w:val="0"/>
                                  <w:divBdr>
                                    <w:top w:val="none" w:sz="0" w:space="0" w:color="auto"/>
                                    <w:left w:val="none" w:sz="0" w:space="0" w:color="auto"/>
                                    <w:bottom w:val="none" w:sz="0" w:space="0" w:color="auto"/>
                                    <w:right w:val="none" w:sz="0" w:space="0" w:color="auto"/>
                                  </w:divBdr>
                                  <w:divsChild>
                                    <w:div w:id="134684448">
                                      <w:marLeft w:val="0"/>
                                      <w:marRight w:val="0"/>
                                      <w:marTop w:val="0"/>
                                      <w:marBottom w:val="0"/>
                                      <w:divBdr>
                                        <w:top w:val="none" w:sz="0" w:space="0" w:color="auto"/>
                                        <w:left w:val="none" w:sz="0" w:space="0" w:color="auto"/>
                                        <w:bottom w:val="none" w:sz="0" w:space="0" w:color="auto"/>
                                        <w:right w:val="none" w:sz="0" w:space="0" w:color="auto"/>
                                      </w:divBdr>
                                      <w:divsChild>
                                        <w:div w:id="165216286">
                                          <w:marLeft w:val="0"/>
                                          <w:marRight w:val="0"/>
                                          <w:marTop w:val="0"/>
                                          <w:marBottom w:val="0"/>
                                          <w:divBdr>
                                            <w:top w:val="none" w:sz="0" w:space="0" w:color="auto"/>
                                            <w:left w:val="none" w:sz="0" w:space="0" w:color="auto"/>
                                            <w:bottom w:val="none" w:sz="0" w:space="0" w:color="auto"/>
                                            <w:right w:val="none" w:sz="0" w:space="0" w:color="auto"/>
                                          </w:divBdr>
                                          <w:divsChild>
                                            <w:div w:id="154953699">
                                              <w:marLeft w:val="0"/>
                                              <w:marRight w:val="0"/>
                                              <w:marTop w:val="90"/>
                                              <w:marBottom w:val="0"/>
                                              <w:divBdr>
                                                <w:top w:val="none" w:sz="0" w:space="0" w:color="auto"/>
                                                <w:left w:val="none" w:sz="0" w:space="0" w:color="auto"/>
                                                <w:bottom w:val="none" w:sz="0" w:space="0" w:color="auto"/>
                                                <w:right w:val="none" w:sz="0" w:space="0" w:color="auto"/>
                                              </w:divBdr>
                                              <w:divsChild>
                                                <w:div w:id="1324509328">
                                                  <w:marLeft w:val="0"/>
                                                  <w:marRight w:val="0"/>
                                                  <w:marTop w:val="0"/>
                                                  <w:marBottom w:val="0"/>
                                                  <w:divBdr>
                                                    <w:top w:val="none" w:sz="0" w:space="0" w:color="auto"/>
                                                    <w:left w:val="none" w:sz="0" w:space="0" w:color="auto"/>
                                                    <w:bottom w:val="none" w:sz="0" w:space="0" w:color="auto"/>
                                                    <w:right w:val="none" w:sz="0" w:space="0" w:color="auto"/>
                                                  </w:divBdr>
                                                  <w:divsChild>
                                                    <w:div w:id="848177180">
                                                      <w:marLeft w:val="0"/>
                                                      <w:marRight w:val="0"/>
                                                      <w:marTop w:val="0"/>
                                                      <w:marBottom w:val="0"/>
                                                      <w:divBdr>
                                                        <w:top w:val="none" w:sz="0" w:space="0" w:color="auto"/>
                                                        <w:left w:val="none" w:sz="0" w:space="0" w:color="auto"/>
                                                        <w:bottom w:val="none" w:sz="0" w:space="0" w:color="auto"/>
                                                        <w:right w:val="none" w:sz="0" w:space="0" w:color="auto"/>
                                                      </w:divBdr>
                                                      <w:divsChild>
                                                        <w:div w:id="1025599193">
                                                          <w:marLeft w:val="0"/>
                                                          <w:marRight w:val="0"/>
                                                          <w:marTop w:val="0"/>
                                                          <w:marBottom w:val="390"/>
                                                          <w:divBdr>
                                                            <w:top w:val="none" w:sz="0" w:space="0" w:color="auto"/>
                                                            <w:left w:val="none" w:sz="0" w:space="0" w:color="auto"/>
                                                            <w:bottom w:val="none" w:sz="0" w:space="0" w:color="auto"/>
                                                            <w:right w:val="none" w:sz="0" w:space="0" w:color="auto"/>
                                                          </w:divBdr>
                                                          <w:divsChild>
                                                            <w:div w:id="1241064359">
                                                              <w:marLeft w:val="0"/>
                                                              <w:marRight w:val="0"/>
                                                              <w:marTop w:val="0"/>
                                                              <w:marBottom w:val="0"/>
                                                              <w:divBdr>
                                                                <w:top w:val="none" w:sz="0" w:space="0" w:color="auto"/>
                                                                <w:left w:val="none" w:sz="0" w:space="0" w:color="auto"/>
                                                                <w:bottom w:val="none" w:sz="0" w:space="0" w:color="auto"/>
                                                                <w:right w:val="none" w:sz="0" w:space="0" w:color="auto"/>
                                                              </w:divBdr>
                                                              <w:divsChild>
                                                                <w:div w:id="209851519">
                                                                  <w:marLeft w:val="0"/>
                                                                  <w:marRight w:val="0"/>
                                                                  <w:marTop w:val="0"/>
                                                                  <w:marBottom w:val="0"/>
                                                                  <w:divBdr>
                                                                    <w:top w:val="none" w:sz="0" w:space="0" w:color="auto"/>
                                                                    <w:left w:val="none" w:sz="0" w:space="0" w:color="auto"/>
                                                                    <w:bottom w:val="none" w:sz="0" w:space="0" w:color="auto"/>
                                                                    <w:right w:val="none" w:sz="0" w:space="0" w:color="auto"/>
                                                                  </w:divBdr>
                                                                  <w:divsChild>
                                                                    <w:div w:id="626811354">
                                                                      <w:marLeft w:val="0"/>
                                                                      <w:marRight w:val="0"/>
                                                                      <w:marTop w:val="0"/>
                                                                      <w:marBottom w:val="0"/>
                                                                      <w:divBdr>
                                                                        <w:top w:val="none" w:sz="0" w:space="0" w:color="auto"/>
                                                                        <w:left w:val="none" w:sz="0" w:space="0" w:color="auto"/>
                                                                        <w:bottom w:val="none" w:sz="0" w:space="0" w:color="auto"/>
                                                                        <w:right w:val="none" w:sz="0" w:space="0" w:color="auto"/>
                                                                      </w:divBdr>
                                                                      <w:divsChild>
                                                                        <w:div w:id="542182055">
                                                                          <w:marLeft w:val="0"/>
                                                                          <w:marRight w:val="0"/>
                                                                          <w:marTop w:val="0"/>
                                                                          <w:marBottom w:val="0"/>
                                                                          <w:divBdr>
                                                                            <w:top w:val="none" w:sz="0" w:space="0" w:color="auto"/>
                                                                            <w:left w:val="none" w:sz="0" w:space="0" w:color="auto"/>
                                                                            <w:bottom w:val="none" w:sz="0" w:space="0" w:color="auto"/>
                                                                            <w:right w:val="none" w:sz="0" w:space="0" w:color="auto"/>
                                                                          </w:divBdr>
                                                                          <w:divsChild>
                                                                            <w:div w:id="1983271245">
                                                                              <w:marLeft w:val="0"/>
                                                                              <w:marRight w:val="0"/>
                                                                              <w:marTop w:val="0"/>
                                                                              <w:marBottom w:val="0"/>
                                                                              <w:divBdr>
                                                                                <w:top w:val="none" w:sz="0" w:space="0" w:color="auto"/>
                                                                                <w:left w:val="none" w:sz="0" w:space="0" w:color="auto"/>
                                                                                <w:bottom w:val="none" w:sz="0" w:space="0" w:color="auto"/>
                                                                                <w:right w:val="none" w:sz="0" w:space="0" w:color="auto"/>
                                                                              </w:divBdr>
                                                                              <w:divsChild>
                                                                                <w:div w:id="802116236">
                                                                                  <w:marLeft w:val="0"/>
                                                                                  <w:marRight w:val="0"/>
                                                                                  <w:marTop w:val="0"/>
                                                                                  <w:marBottom w:val="0"/>
                                                                                  <w:divBdr>
                                                                                    <w:top w:val="none" w:sz="0" w:space="0" w:color="auto"/>
                                                                                    <w:left w:val="none" w:sz="0" w:space="0" w:color="auto"/>
                                                                                    <w:bottom w:val="none" w:sz="0" w:space="0" w:color="auto"/>
                                                                                    <w:right w:val="none" w:sz="0" w:space="0" w:color="auto"/>
                                                                                  </w:divBdr>
                                                                                  <w:divsChild>
                                                                                    <w:div w:id="864292563">
                                                                                      <w:marLeft w:val="0"/>
                                                                                      <w:marRight w:val="0"/>
                                                                                      <w:marTop w:val="0"/>
                                                                                      <w:marBottom w:val="0"/>
                                                                                      <w:divBdr>
                                                                                        <w:top w:val="none" w:sz="0" w:space="0" w:color="auto"/>
                                                                                        <w:left w:val="none" w:sz="0" w:space="0" w:color="auto"/>
                                                                                        <w:bottom w:val="none" w:sz="0" w:space="0" w:color="auto"/>
                                                                                        <w:right w:val="none" w:sz="0" w:space="0" w:color="auto"/>
                                                                                      </w:divBdr>
                                                                                      <w:divsChild>
                                                                                        <w:div w:id="8307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1833542">
      <w:bodyDiv w:val="1"/>
      <w:marLeft w:val="0"/>
      <w:marRight w:val="0"/>
      <w:marTop w:val="0"/>
      <w:marBottom w:val="0"/>
      <w:divBdr>
        <w:top w:val="none" w:sz="0" w:space="0" w:color="auto"/>
        <w:left w:val="none" w:sz="0" w:space="0" w:color="auto"/>
        <w:bottom w:val="none" w:sz="0" w:space="0" w:color="auto"/>
        <w:right w:val="none" w:sz="0" w:space="0" w:color="auto"/>
      </w:divBdr>
    </w:div>
    <w:div w:id="1264535885">
      <w:bodyDiv w:val="1"/>
      <w:marLeft w:val="0"/>
      <w:marRight w:val="0"/>
      <w:marTop w:val="0"/>
      <w:marBottom w:val="0"/>
      <w:divBdr>
        <w:top w:val="none" w:sz="0" w:space="0" w:color="auto"/>
        <w:left w:val="none" w:sz="0" w:space="0" w:color="auto"/>
        <w:bottom w:val="none" w:sz="0" w:space="0" w:color="auto"/>
        <w:right w:val="none" w:sz="0" w:space="0" w:color="auto"/>
      </w:divBdr>
    </w:div>
    <w:div w:id="1268853734">
      <w:bodyDiv w:val="1"/>
      <w:marLeft w:val="0"/>
      <w:marRight w:val="0"/>
      <w:marTop w:val="0"/>
      <w:marBottom w:val="0"/>
      <w:divBdr>
        <w:top w:val="none" w:sz="0" w:space="0" w:color="auto"/>
        <w:left w:val="none" w:sz="0" w:space="0" w:color="auto"/>
        <w:bottom w:val="none" w:sz="0" w:space="0" w:color="auto"/>
        <w:right w:val="none" w:sz="0" w:space="0" w:color="auto"/>
      </w:divBdr>
    </w:div>
    <w:div w:id="1270702886">
      <w:bodyDiv w:val="1"/>
      <w:marLeft w:val="0"/>
      <w:marRight w:val="0"/>
      <w:marTop w:val="0"/>
      <w:marBottom w:val="0"/>
      <w:divBdr>
        <w:top w:val="none" w:sz="0" w:space="0" w:color="auto"/>
        <w:left w:val="none" w:sz="0" w:space="0" w:color="auto"/>
        <w:bottom w:val="none" w:sz="0" w:space="0" w:color="auto"/>
        <w:right w:val="none" w:sz="0" w:space="0" w:color="auto"/>
      </w:divBdr>
    </w:div>
    <w:div w:id="1277062887">
      <w:bodyDiv w:val="1"/>
      <w:marLeft w:val="0"/>
      <w:marRight w:val="0"/>
      <w:marTop w:val="0"/>
      <w:marBottom w:val="0"/>
      <w:divBdr>
        <w:top w:val="none" w:sz="0" w:space="0" w:color="auto"/>
        <w:left w:val="none" w:sz="0" w:space="0" w:color="auto"/>
        <w:bottom w:val="none" w:sz="0" w:space="0" w:color="auto"/>
        <w:right w:val="none" w:sz="0" w:space="0" w:color="auto"/>
      </w:divBdr>
    </w:div>
    <w:div w:id="1280332506">
      <w:bodyDiv w:val="1"/>
      <w:marLeft w:val="0"/>
      <w:marRight w:val="0"/>
      <w:marTop w:val="0"/>
      <w:marBottom w:val="0"/>
      <w:divBdr>
        <w:top w:val="none" w:sz="0" w:space="0" w:color="auto"/>
        <w:left w:val="none" w:sz="0" w:space="0" w:color="auto"/>
        <w:bottom w:val="none" w:sz="0" w:space="0" w:color="auto"/>
        <w:right w:val="none" w:sz="0" w:space="0" w:color="auto"/>
      </w:divBdr>
    </w:div>
    <w:div w:id="1289169621">
      <w:bodyDiv w:val="1"/>
      <w:marLeft w:val="0"/>
      <w:marRight w:val="0"/>
      <w:marTop w:val="0"/>
      <w:marBottom w:val="0"/>
      <w:divBdr>
        <w:top w:val="none" w:sz="0" w:space="0" w:color="auto"/>
        <w:left w:val="none" w:sz="0" w:space="0" w:color="auto"/>
        <w:bottom w:val="none" w:sz="0" w:space="0" w:color="auto"/>
        <w:right w:val="none" w:sz="0" w:space="0" w:color="auto"/>
      </w:divBdr>
      <w:divsChild>
        <w:div w:id="1129780497">
          <w:marLeft w:val="562"/>
          <w:marRight w:val="0"/>
          <w:marTop w:val="0"/>
          <w:marBottom w:val="120"/>
          <w:divBdr>
            <w:top w:val="none" w:sz="0" w:space="0" w:color="auto"/>
            <w:left w:val="none" w:sz="0" w:space="0" w:color="auto"/>
            <w:bottom w:val="none" w:sz="0" w:space="0" w:color="auto"/>
            <w:right w:val="none" w:sz="0" w:space="0" w:color="auto"/>
          </w:divBdr>
        </w:div>
      </w:divsChild>
    </w:div>
    <w:div w:id="1290935115">
      <w:bodyDiv w:val="1"/>
      <w:marLeft w:val="0"/>
      <w:marRight w:val="0"/>
      <w:marTop w:val="0"/>
      <w:marBottom w:val="0"/>
      <w:divBdr>
        <w:top w:val="none" w:sz="0" w:space="0" w:color="auto"/>
        <w:left w:val="none" w:sz="0" w:space="0" w:color="auto"/>
        <w:bottom w:val="none" w:sz="0" w:space="0" w:color="auto"/>
        <w:right w:val="none" w:sz="0" w:space="0" w:color="auto"/>
      </w:divBdr>
      <w:divsChild>
        <w:div w:id="260142984">
          <w:marLeft w:val="835"/>
          <w:marRight w:val="0"/>
          <w:marTop w:val="0"/>
          <w:marBottom w:val="200"/>
          <w:divBdr>
            <w:top w:val="none" w:sz="0" w:space="0" w:color="auto"/>
            <w:left w:val="none" w:sz="0" w:space="0" w:color="auto"/>
            <w:bottom w:val="none" w:sz="0" w:space="0" w:color="auto"/>
            <w:right w:val="none" w:sz="0" w:space="0" w:color="auto"/>
          </w:divBdr>
        </w:div>
        <w:div w:id="1693453039">
          <w:marLeft w:val="835"/>
          <w:marRight w:val="0"/>
          <w:marTop w:val="0"/>
          <w:marBottom w:val="200"/>
          <w:divBdr>
            <w:top w:val="none" w:sz="0" w:space="0" w:color="auto"/>
            <w:left w:val="none" w:sz="0" w:space="0" w:color="auto"/>
            <w:bottom w:val="none" w:sz="0" w:space="0" w:color="auto"/>
            <w:right w:val="none" w:sz="0" w:space="0" w:color="auto"/>
          </w:divBdr>
        </w:div>
      </w:divsChild>
    </w:div>
    <w:div w:id="1295018551">
      <w:bodyDiv w:val="1"/>
      <w:marLeft w:val="0"/>
      <w:marRight w:val="0"/>
      <w:marTop w:val="0"/>
      <w:marBottom w:val="0"/>
      <w:divBdr>
        <w:top w:val="none" w:sz="0" w:space="0" w:color="auto"/>
        <w:left w:val="none" w:sz="0" w:space="0" w:color="auto"/>
        <w:bottom w:val="none" w:sz="0" w:space="0" w:color="auto"/>
        <w:right w:val="none" w:sz="0" w:space="0" w:color="auto"/>
      </w:divBdr>
    </w:div>
    <w:div w:id="1319650777">
      <w:bodyDiv w:val="1"/>
      <w:marLeft w:val="0"/>
      <w:marRight w:val="0"/>
      <w:marTop w:val="0"/>
      <w:marBottom w:val="0"/>
      <w:divBdr>
        <w:top w:val="none" w:sz="0" w:space="0" w:color="auto"/>
        <w:left w:val="none" w:sz="0" w:space="0" w:color="auto"/>
        <w:bottom w:val="none" w:sz="0" w:space="0" w:color="auto"/>
        <w:right w:val="none" w:sz="0" w:space="0" w:color="auto"/>
      </w:divBdr>
    </w:div>
    <w:div w:id="1327898538">
      <w:bodyDiv w:val="1"/>
      <w:marLeft w:val="0"/>
      <w:marRight w:val="0"/>
      <w:marTop w:val="0"/>
      <w:marBottom w:val="0"/>
      <w:divBdr>
        <w:top w:val="none" w:sz="0" w:space="0" w:color="auto"/>
        <w:left w:val="none" w:sz="0" w:space="0" w:color="auto"/>
        <w:bottom w:val="none" w:sz="0" w:space="0" w:color="auto"/>
        <w:right w:val="none" w:sz="0" w:space="0" w:color="auto"/>
      </w:divBdr>
    </w:div>
    <w:div w:id="1334991189">
      <w:bodyDiv w:val="1"/>
      <w:marLeft w:val="0"/>
      <w:marRight w:val="0"/>
      <w:marTop w:val="0"/>
      <w:marBottom w:val="0"/>
      <w:divBdr>
        <w:top w:val="none" w:sz="0" w:space="0" w:color="auto"/>
        <w:left w:val="none" w:sz="0" w:space="0" w:color="auto"/>
        <w:bottom w:val="none" w:sz="0" w:space="0" w:color="auto"/>
        <w:right w:val="none" w:sz="0" w:space="0" w:color="auto"/>
      </w:divBdr>
      <w:divsChild>
        <w:div w:id="1713652986">
          <w:marLeft w:val="0"/>
          <w:marRight w:val="0"/>
          <w:marTop w:val="0"/>
          <w:marBottom w:val="0"/>
          <w:divBdr>
            <w:top w:val="none" w:sz="0" w:space="0" w:color="auto"/>
            <w:left w:val="none" w:sz="0" w:space="0" w:color="auto"/>
            <w:bottom w:val="none" w:sz="0" w:space="0" w:color="auto"/>
            <w:right w:val="none" w:sz="0" w:space="0" w:color="auto"/>
          </w:divBdr>
          <w:divsChild>
            <w:div w:id="1498616375">
              <w:marLeft w:val="0"/>
              <w:marRight w:val="0"/>
              <w:marTop w:val="0"/>
              <w:marBottom w:val="0"/>
              <w:divBdr>
                <w:top w:val="none" w:sz="0" w:space="0" w:color="auto"/>
                <w:left w:val="none" w:sz="0" w:space="0" w:color="auto"/>
                <w:bottom w:val="none" w:sz="0" w:space="0" w:color="auto"/>
                <w:right w:val="none" w:sz="0" w:space="0" w:color="auto"/>
              </w:divBdr>
              <w:divsChild>
                <w:div w:id="1412239337">
                  <w:marLeft w:val="0"/>
                  <w:marRight w:val="0"/>
                  <w:marTop w:val="0"/>
                  <w:marBottom w:val="0"/>
                  <w:divBdr>
                    <w:top w:val="none" w:sz="0" w:space="0" w:color="auto"/>
                    <w:left w:val="none" w:sz="0" w:space="0" w:color="auto"/>
                    <w:bottom w:val="none" w:sz="0" w:space="0" w:color="auto"/>
                    <w:right w:val="none" w:sz="0" w:space="0" w:color="auto"/>
                  </w:divBdr>
                  <w:divsChild>
                    <w:div w:id="1421633409">
                      <w:marLeft w:val="0"/>
                      <w:marRight w:val="0"/>
                      <w:marTop w:val="45"/>
                      <w:marBottom w:val="0"/>
                      <w:divBdr>
                        <w:top w:val="none" w:sz="0" w:space="0" w:color="auto"/>
                        <w:left w:val="none" w:sz="0" w:space="0" w:color="auto"/>
                        <w:bottom w:val="none" w:sz="0" w:space="0" w:color="auto"/>
                        <w:right w:val="none" w:sz="0" w:space="0" w:color="auto"/>
                      </w:divBdr>
                      <w:divsChild>
                        <w:div w:id="1016735869">
                          <w:marLeft w:val="0"/>
                          <w:marRight w:val="0"/>
                          <w:marTop w:val="0"/>
                          <w:marBottom w:val="0"/>
                          <w:divBdr>
                            <w:top w:val="none" w:sz="0" w:space="0" w:color="auto"/>
                            <w:left w:val="none" w:sz="0" w:space="0" w:color="auto"/>
                            <w:bottom w:val="none" w:sz="0" w:space="0" w:color="auto"/>
                            <w:right w:val="none" w:sz="0" w:space="0" w:color="auto"/>
                          </w:divBdr>
                          <w:divsChild>
                            <w:div w:id="1920098602">
                              <w:marLeft w:val="2070"/>
                              <w:marRight w:val="3960"/>
                              <w:marTop w:val="0"/>
                              <w:marBottom w:val="0"/>
                              <w:divBdr>
                                <w:top w:val="none" w:sz="0" w:space="0" w:color="auto"/>
                                <w:left w:val="none" w:sz="0" w:space="0" w:color="auto"/>
                                <w:bottom w:val="none" w:sz="0" w:space="0" w:color="auto"/>
                                <w:right w:val="none" w:sz="0" w:space="0" w:color="auto"/>
                              </w:divBdr>
                              <w:divsChild>
                                <w:div w:id="328825527">
                                  <w:marLeft w:val="0"/>
                                  <w:marRight w:val="0"/>
                                  <w:marTop w:val="0"/>
                                  <w:marBottom w:val="0"/>
                                  <w:divBdr>
                                    <w:top w:val="none" w:sz="0" w:space="0" w:color="auto"/>
                                    <w:left w:val="none" w:sz="0" w:space="0" w:color="auto"/>
                                    <w:bottom w:val="none" w:sz="0" w:space="0" w:color="auto"/>
                                    <w:right w:val="none" w:sz="0" w:space="0" w:color="auto"/>
                                  </w:divBdr>
                                  <w:divsChild>
                                    <w:div w:id="158739529">
                                      <w:marLeft w:val="0"/>
                                      <w:marRight w:val="0"/>
                                      <w:marTop w:val="0"/>
                                      <w:marBottom w:val="0"/>
                                      <w:divBdr>
                                        <w:top w:val="none" w:sz="0" w:space="0" w:color="auto"/>
                                        <w:left w:val="none" w:sz="0" w:space="0" w:color="auto"/>
                                        <w:bottom w:val="none" w:sz="0" w:space="0" w:color="auto"/>
                                        <w:right w:val="none" w:sz="0" w:space="0" w:color="auto"/>
                                      </w:divBdr>
                                      <w:divsChild>
                                        <w:div w:id="673654760">
                                          <w:marLeft w:val="0"/>
                                          <w:marRight w:val="0"/>
                                          <w:marTop w:val="0"/>
                                          <w:marBottom w:val="0"/>
                                          <w:divBdr>
                                            <w:top w:val="none" w:sz="0" w:space="0" w:color="auto"/>
                                            <w:left w:val="none" w:sz="0" w:space="0" w:color="auto"/>
                                            <w:bottom w:val="none" w:sz="0" w:space="0" w:color="auto"/>
                                            <w:right w:val="none" w:sz="0" w:space="0" w:color="auto"/>
                                          </w:divBdr>
                                          <w:divsChild>
                                            <w:div w:id="1874883723">
                                              <w:marLeft w:val="0"/>
                                              <w:marRight w:val="0"/>
                                              <w:marTop w:val="90"/>
                                              <w:marBottom w:val="0"/>
                                              <w:divBdr>
                                                <w:top w:val="none" w:sz="0" w:space="0" w:color="auto"/>
                                                <w:left w:val="none" w:sz="0" w:space="0" w:color="auto"/>
                                                <w:bottom w:val="none" w:sz="0" w:space="0" w:color="auto"/>
                                                <w:right w:val="none" w:sz="0" w:space="0" w:color="auto"/>
                                              </w:divBdr>
                                              <w:divsChild>
                                                <w:div w:id="1317495741">
                                                  <w:marLeft w:val="0"/>
                                                  <w:marRight w:val="0"/>
                                                  <w:marTop w:val="0"/>
                                                  <w:marBottom w:val="0"/>
                                                  <w:divBdr>
                                                    <w:top w:val="none" w:sz="0" w:space="0" w:color="auto"/>
                                                    <w:left w:val="none" w:sz="0" w:space="0" w:color="auto"/>
                                                    <w:bottom w:val="none" w:sz="0" w:space="0" w:color="auto"/>
                                                    <w:right w:val="none" w:sz="0" w:space="0" w:color="auto"/>
                                                  </w:divBdr>
                                                  <w:divsChild>
                                                    <w:div w:id="1906640551">
                                                      <w:marLeft w:val="0"/>
                                                      <w:marRight w:val="0"/>
                                                      <w:marTop w:val="0"/>
                                                      <w:marBottom w:val="0"/>
                                                      <w:divBdr>
                                                        <w:top w:val="none" w:sz="0" w:space="0" w:color="auto"/>
                                                        <w:left w:val="none" w:sz="0" w:space="0" w:color="auto"/>
                                                        <w:bottom w:val="none" w:sz="0" w:space="0" w:color="auto"/>
                                                        <w:right w:val="none" w:sz="0" w:space="0" w:color="auto"/>
                                                      </w:divBdr>
                                                      <w:divsChild>
                                                        <w:div w:id="268204584">
                                                          <w:marLeft w:val="0"/>
                                                          <w:marRight w:val="0"/>
                                                          <w:marTop w:val="0"/>
                                                          <w:marBottom w:val="390"/>
                                                          <w:divBdr>
                                                            <w:top w:val="none" w:sz="0" w:space="0" w:color="auto"/>
                                                            <w:left w:val="none" w:sz="0" w:space="0" w:color="auto"/>
                                                            <w:bottom w:val="none" w:sz="0" w:space="0" w:color="auto"/>
                                                            <w:right w:val="none" w:sz="0" w:space="0" w:color="auto"/>
                                                          </w:divBdr>
                                                          <w:divsChild>
                                                            <w:div w:id="1482307948">
                                                              <w:marLeft w:val="0"/>
                                                              <w:marRight w:val="0"/>
                                                              <w:marTop w:val="0"/>
                                                              <w:marBottom w:val="0"/>
                                                              <w:divBdr>
                                                                <w:top w:val="none" w:sz="0" w:space="0" w:color="auto"/>
                                                                <w:left w:val="none" w:sz="0" w:space="0" w:color="auto"/>
                                                                <w:bottom w:val="none" w:sz="0" w:space="0" w:color="auto"/>
                                                                <w:right w:val="none" w:sz="0" w:space="0" w:color="auto"/>
                                                              </w:divBdr>
                                                              <w:divsChild>
                                                                <w:div w:id="251789885">
                                                                  <w:marLeft w:val="0"/>
                                                                  <w:marRight w:val="0"/>
                                                                  <w:marTop w:val="0"/>
                                                                  <w:marBottom w:val="0"/>
                                                                  <w:divBdr>
                                                                    <w:top w:val="none" w:sz="0" w:space="0" w:color="auto"/>
                                                                    <w:left w:val="none" w:sz="0" w:space="0" w:color="auto"/>
                                                                    <w:bottom w:val="none" w:sz="0" w:space="0" w:color="auto"/>
                                                                    <w:right w:val="none" w:sz="0" w:space="0" w:color="auto"/>
                                                                  </w:divBdr>
                                                                  <w:divsChild>
                                                                    <w:div w:id="1714034016">
                                                                      <w:marLeft w:val="0"/>
                                                                      <w:marRight w:val="0"/>
                                                                      <w:marTop w:val="0"/>
                                                                      <w:marBottom w:val="0"/>
                                                                      <w:divBdr>
                                                                        <w:top w:val="none" w:sz="0" w:space="0" w:color="auto"/>
                                                                        <w:left w:val="none" w:sz="0" w:space="0" w:color="auto"/>
                                                                        <w:bottom w:val="none" w:sz="0" w:space="0" w:color="auto"/>
                                                                        <w:right w:val="none" w:sz="0" w:space="0" w:color="auto"/>
                                                                      </w:divBdr>
                                                                      <w:divsChild>
                                                                        <w:div w:id="1307666488">
                                                                          <w:marLeft w:val="0"/>
                                                                          <w:marRight w:val="0"/>
                                                                          <w:marTop w:val="0"/>
                                                                          <w:marBottom w:val="0"/>
                                                                          <w:divBdr>
                                                                            <w:top w:val="none" w:sz="0" w:space="0" w:color="auto"/>
                                                                            <w:left w:val="none" w:sz="0" w:space="0" w:color="auto"/>
                                                                            <w:bottom w:val="none" w:sz="0" w:space="0" w:color="auto"/>
                                                                            <w:right w:val="none" w:sz="0" w:space="0" w:color="auto"/>
                                                                          </w:divBdr>
                                                                          <w:divsChild>
                                                                            <w:div w:id="1631743883">
                                                                              <w:marLeft w:val="0"/>
                                                                              <w:marRight w:val="0"/>
                                                                              <w:marTop w:val="0"/>
                                                                              <w:marBottom w:val="0"/>
                                                                              <w:divBdr>
                                                                                <w:top w:val="none" w:sz="0" w:space="0" w:color="auto"/>
                                                                                <w:left w:val="none" w:sz="0" w:space="0" w:color="auto"/>
                                                                                <w:bottom w:val="none" w:sz="0" w:space="0" w:color="auto"/>
                                                                                <w:right w:val="none" w:sz="0" w:space="0" w:color="auto"/>
                                                                              </w:divBdr>
                                                                              <w:divsChild>
                                                                                <w:div w:id="1154565754">
                                                                                  <w:marLeft w:val="0"/>
                                                                                  <w:marRight w:val="0"/>
                                                                                  <w:marTop w:val="0"/>
                                                                                  <w:marBottom w:val="0"/>
                                                                                  <w:divBdr>
                                                                                    <w:top w:val="none" w:sz="0" w:space="0" w:color="auto"/>
                                                                                    <w:left w:val="none" w:sz="0" w:space="0" w:color="auto"/>
                                                                                    <w:bottom w:val="none" w:sz="0" w:space="0" w:color="auto"/>
                                                                                    <w:right w:val="none" w:sz="0" w:space="0" w:color="auto"/>
                                                                                  </w:divBdr>
                                                                                  <w:divsChild>
                                                                                    <w:div w:id="551162873">
                                                                                      <w:marLeft w:val="0"/>
                                                                                      <w:marRight w:val="0"/>
                                                                                      <w:marTop w:val="0"/>
                                                                                      <w:marBottom w:val="0"/>
                                                                                      <w:divBdr>
                                                                                        <w:top w:val="none" w:sz="0" w:space="0" w:color="auto"/>
                                                                                        <w:left w:val="none" w:sz="0" w:space="0" w:color="auto"/>
                                                                                        <w:bottom w:val="none" w:sz="0" w:space="0" w:color="auto"/>
                                                                                        <w:right w:val="none" w:sz="0" w:space="0" w:color="auto"/>
                                                                                      </w:divBdr>
                                                                                      <w:divsChild>
                                                                                        <w:div w:id="753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8216923">
      <w:bodyDiv w:val="1"/>
      <w:marLeft w:val="0"/>
      <w:marRight w:val="0"/>
      <w:marTop w:val="0"/>
      <w:marBottom w:val="0"/>
      <w:divBdr>
        <w:top w:val="none" w:sz="0" w:space="0" w:color="auto"/>
        <w:left w:val="none" w:sz="0" w:space="0" w:color="auto"/>
        <w:bottom w:val="none" w:sz="0" w:space="0" w:color="auto"/>
        <w:right w:val="none" w:sz="0" w:space="0" w:color="auto"/>
      </w:divBdr>
    </w:div>
    <w:div w:id="1349136655">
      <w:bodyDiv w:val="1"/>
      <w:marLeft w:val="0"/>
      <w:marRight w:val="0"/>
      <w:marTop w:val="0"/>
      <w:marBottom w:val="0"/>
      <w:divBdr>
        <w:top w:val="none" w:sz="0" w:space="0" w:color="auto"/>
        <w:left w:val="none" w:sz="0" w:space="0" w:color="auto"/>
        <w:bottom w:val="none" w:sz="0" w:space="0" w:color="auto"/>
        <w:right w:val="none" w:sz="0" w:space="0" w:color="auto"/>
      </w:divBdr>
    </w:div>
    <w:div w:id="1352298205">
      <w:bodyDiv w:val="1"/>
      <w:marLeft w:val="0"/>
      <w:marRight w:val="0"/>
      <w:marTop w:val="0"/>
      <w:marBottom w:val="0"/>
      <w:divBdr>
        <w:top w:val="none" w:sz="0" w:space="0" w:color="auto"/>
        <w:left w:val="none" w:sz="0" w:space="0" w:color="auto"/>
        <w:bottom w:val="none" w:sz="0" w:space="0" w:color="auto"/>
        <w:right w:val="none" w:sz="0" w:space="0" w:color="auto"/>
      </w:divBdr>
    </w:div>
    <w:div w:id="1354528321">
      <w:bodyDiv w:val="1"/>
      <w:marLeft w:val="0"/>
      <w:marRight w:val="0"/>
      <w:marTop w:val="0"/>
      <w:marBottom w:val="0"/>
      <w:divBdr>
        <w:top w:val="none" w:sz="0" w:space="0" w:color="auto"/>
        <w:left w:val="none" w:sz="0" w:space="0" w:color="auto"/>
        <w:bottom w:val="none" w:sz="0" w:space="0" w:color="auto"/>
        <w:right w:val="none" w:sz="0" w:space="0" w:color="auto"/>
      </w:divBdr>
    </w:div>
    <w:div w:id="1388408613">
      <w:bodyDiv w:val="1"/>
      <w:marLeft w:val="0"/>
      <w:marRight w:val="0"/>
      <w:marTop w:val="0"/>
      <w:marBottom w:val="0"/>
      <w:divBdr>
        <w:top w:val="none" w:sz="0" w:space="0" w:color="auto"/>
        <w:left w:val="none" w:sz="0" w:space="0" w:color="auto"/>
        <w:bottom w:val="none" w:sz="0" w:space="0" w:color="auto"/>
        <w:right w:val="none" w:sz="0" w:space="0" w:color="auto"/>
      </w:divBdr>
      <w:divsChild>
        <w:div w:id="1603800430">
          <w:marLeft w:val="835"/>
          <w:marRight w:val="0"/>
          <w:marTop w:val="0"/>
          <w:marBottom w:val="200"/>
          <w:divBdr>
            <w:top w:val="none" w:sz="0" w:space="0" w:color="auto"/>
            <w:left w:val="none" w:sz="0" w:space="0" w:color="auto"/>
            <w:bottom w:val="none" w:sz="0" w:space="0" w:color="auto"/>
            <w:right w:val="none" w:sz="0" w:space="0" w:color="auto"/>
          </w:divBdr>
        </w:div>
      </w:divsChild>
    </w:div>
    <w:div w:id="1395157231">
      <w:bodyDiv w:val="1"/>
      <w:marLeft w:val="0"/>
      <w:marRight w:val="0"/>
      <w:marTop w:val="0"/>
      <w:marBottom w:val="0"/>
      <w:divBdr>
        <w:top w:val="none" w:sz="0" w:space="0" w:color="auto"/>
        <w:left w:val="none" w:sz="0" w:space="0" w:color="auto"/>
        <w:bottom w:val="none" w:sz="0" w:space="0" w:color="auto"/>
        <w:right w:val="none" w:sz="0" w:space="0" w:color="auto"/>
      </w:divBdr>
    </w:div>
    <w:div w:id="1415974685">
      <w:bodyDiv w:val="1"/>
      <w:marLeft w:val="0"/>
      <w:marRight w:val="0"/>
      <w:marTop w:val="0"/>
      <w:marBottom w:val="0"/>
      <w:divBdr>
        <w:top w:val="none" w:sz="0" w:space="0" w:color="auto"/>
        <w:left w:val="none" w:sz="0" w:space="0" w:color="auto"/>
        <w:bottom w:val="none" w:sz="0" w:space="0" w:color="auto"/>
        <w:right w:val="none" w:sz="0" w:space="0" w:color="auto"/>
      </w:divBdr>
    </w:div>
    <w:div w:id="1449547717">
      <w:bodyDiv w:val="1"/>
      <w:marLeft w:val="0"/>
      <w:marRight w:val="0"/>
      <w:marTop w:val="0"/>
      <w:marBottom w:val="0"/>
      <w:divBdr>
        <w:top w:val="none" w:sz="0" w:space="0" w:color="auto"/>
        <w:left w:val="none" w:sz="0" w:space="0" w:color="auto"/>
        <w:bottom w:val="none" w:sz="0" w:space="0" w:color="auto"/>
        <w:right w:val="none" w:sz="0" w:space="0" w:color="auto"/>
      </w:divBdr>
    </w:div>
    <w:div w:id="1483690424">
      <w:bodyDiv w:val="1"/>
      <w:marLeft w:val="0"/>
      <w:marRight w:val="0"/>
      <w:marTop w:val="0"/>
      <w:marBottom w:val="0"/>
      <w:divBdr>
        <w:top w:val="none" w:sz="0" w:space="0" w:color="auto"/>
        <w:left w:val="none" w:sz="0" w:space="0" w:color="auto"/>
        <w:bottom w:val="none" w:sz="0" w:space="0" w:color="auto"/>
        <w:right w:val="none" w:sz="0" w:space="0" w:color="auto"/>
      </w:divBdr>
    </w:div>
    <w:div w:id="1499149483">
      <w:bodyDiv w:val="1"/>
      <w:marLeft w:val="0"/>
      <w:marRight w:val="0"/>
      <w:marTop w:val="0"/>
      <w:marBottom w:val="0"/>
      <w:divBdr>
        <w:top w:val="none" w:sz="0" w:space="0" w:color="auto"/>
        <w:left w:val="none" w:sz="0" w:space="0" w:color="auto"/>
        <w:bottom w:val="none" w:sz="0" w:space="0" w:color="auto"/>
        <w:right w:val="none" w:sz="0" w:space="0" w:color="auto"/>
      </w:divBdr>
    </w:div>
    <w:div w:id="1502046891">
      <w:bodyDiv w:val="1"/>
      <w:marLeft w:val="0"/>
      <w:marRight w:val="0"/>
      <w:marTop w:val="0"/>
      <w:marBottom w:val="0"/>
      <w:divBdr>
        <w:top w:val="none" w:sz="0" w:space="0" w:color="auto"/>
        <w:left w:val="none" w:sz="0" w:space="0" w:color="auto"/>
        <w:bottom w:val="none" w:sz="0" w:space="0" w:color="auto"/>
        <w:right w:val="none" w:sz="0" w:space="0" w:color="auto"/>
      </w:divBdr>
    </w:div>
    <w:div w:id="1531843749">
      <w:bodyDiv w:val="1"/>
      <w:marLeft w:val="0"/>
      <w:marRight w:val="0"/>
      <w:marTop w:val="0"/>
      <w:marBottom w:val="0"/>
      <w:divBdr>
        <w:top w:val="none" w:sz="0" w:space="0" w:color="auto"/>
        <w:left w:val="none" w:sz="0" w:space="0" w:color="auto"/>
        <w:bottom w:val="none" w:sz="0" w:space="0" w:color="auto"/>
        <w:right w:val="none" w:sz="0" w:space="0" w:color="auto"/>
      </w:divBdr>
    </w:div>
    <w:div w:id="1539583777">
      <w:bodyDiv w:val="1"/>
      <w:marLeft w:val="0"/>
      <w:marRight w:val="0"/>
      <w:marTop w:val="0"/>
      <w:marBottom w:val="0"/>
      <w:divBdr>
        <w:top w:val="none" w:sz="0" w:space="0" w:color="auto"/>
        <w:left w:val="none" w:sz="0" w:space="0" w:color="auto"/>
        <w:bottom w:val="none" w:sz="0" w:space="0" w:color="auto"/>
        <w:right w:val="none" w:sz="0" w:space="0" w:color="auto"/>
      </w:divBdr>
    </w:div>
    <w:div w:id="1554273744">
      <w:bodyDiv w:val="1"/>
      <w:marLeft w:val="0"/>
      <w:marRight w:val="0"/>
      <w:marTop w:val="0"/>
      <w:marBottom w:val="0"/>
      <w:divBdr>
        <w:top w:val="none" w:sz="0" w:space="0" w:color="auto"/>
        <w:left w:val="none" w:sz="0" w:space="0" w:color="auto"/>
        <w:bottom w:val="none" w:sz="0" w:space="0" w:color="auto"/>
        <w:right w:val="none" w:sz="0" w:space="0" w:color="auto"/>
      </w:divBdr>
    </w:div>
    <w:div w:id="1556115501">
      <w:bodyDiv w:val="1"/>
      <w:marLeft w:val="0"/>
      <w:marRight w:val="0"/>
      <w:marTop w:val="0"/>
      <w:marBottom w:val="0"/>
      <w:divBdr>
        <w:top w:val="none" w:sz="0" w:space="0" w:color="auto"/>
        <w:left w:val="none" w:sz="0" w:space="0" w:color="auto"/>
        <w:bottom w:val="none" w:sz="0" w:space="0" w:color="auto"/>
        <w:right w:val="none" w:sz="0" w:space="0" w:color="auto"/>
      </w:divBdr>
    </w:div>
    <w:div w:id="1560087995">
      <w:bodyDiv w:val="1"/>
      <w:marLeft w:val="0"/>
      <w:marRight w:val="0"/>
      <w:marTop w:val="0"/>
      <w:marBottom w:val="0"/>
      <w:divBdr>
        <w:top w:val="none" w:sz="0" w:space="0" w:color="auto"/>
        <w:left w:val="none" w:sz="0" w:space="0" w:color="auto"/>
        <w:bottom w:val="none" w:sz="0" w:space="0" w:color="auto"/>
        <w:right w:val="none" w:sz="0" w:space="0" w:color="auto"/>
      </w:divBdr>
    </w:div>
    <w:div w:id="1577087898">
      <w:bodyDiv w:val="1"/>
      <w:marLeft w:val="0"/>
      <w:marRight w:val="0"/>
      <w:marTop w:val="0"/>
      <w:marBottom w:val="0"/>
      <w:divBdr>
        <w:top w:val="none" w:sz="0" w:space="0" w:color="auto"/>
        <w:left w:val="none" w:sz="0" w:space="0" w:color="auto"/>
        <w:bottom w:val="none" w:sz="0" w:space="0" w:color="auto"/>
        <w:right w:val="none" w:sz="0" w:space="0" w:color="auto"/>
      </w:divBdr>
    </w:div>
    <w:div w:id="1658343789">
      <w:bodyDiv w:val="1"/>
      <w:marLeft w:val="0"/>
      <w:marRight w:val="0"/>
      <w:marTop w:val="0"/>
      <w:marBottom w:val="0"/>
      <w:divBdr>
        <w:top w:val="none" w:sz="0" w:space="0" w:color="auto"/>
        <w:left w:val="none" w:sz="0" w:space="0" w:color="auto"/>
        <w:bottom w:val="none" w:sz="0" w:space="0" w:color="auto"/>
        <w:right w:val="none" w:sz="0" w:space="0" w:color="auto"/>
      </w:divBdr>
      <w:divsChild>
        <w:div w:id="947929472">
          <w:marLeft w:val="0"/>
          <w:marRight w:val="0"/>
          <w:marTop w:val="0"/>
          <w:marBottom w:val="0"/>
          <w:divBdr>
            <w:top w:val="none" w:sz="0" w:space="0" w:color="auto"/>
            <w:left w:val="none" w:sz="0" w:space="0" w:color="auto"/>
            <w:bottom w:val="none" w:sz="0" w:space="0" w:color="auto"/>
            <w:right w:val="none" w:sz="0" w:space="0" w:color="auto"/>
          </w:divBdr>
          <w:divsChild>
            <w:div w:id="413431017">
              <w:marLeft w:val="0"/>
              <w:marRight w:val="0"/>
              <w:marTop w:val="0"/>
              <w:marBottom w:val="0"/>
              <w:divBdr>
                <w:top w:val="none" w:sz="0" w:space="0" w:color="auto"/>
                <w:left w:val="none" w:sz="0" w:space="0" w:color="auto"/>
                <w:bottom w:val="none" w:sz="0" w:space="0" w:color="auto"/>
                <w:right w:val="none" w:sz="0" w:space="0" w:color="auto"/>
              </w:divBdr>
              <w:divsChild>
                <w:div w:id="1842502640">
                  <w:marLeft w:val="0"/>
                  <w:marRight w:val="0"/>
                  <w:marTop w:val="0"/>
                  <w:marBottom w:val="0"/>
                  <w:divBdr>
                    <w:top w:val="none" w:sz="0" w:space="0" w:color="auto"/>
                    <w:left w:val="none" w:sz="0" w:space="0" w:color="auto"/>
                    <w:bottom w:val="none" w:sz="0" w:space="0" w:color="auto"/>
                    <w:right w:val="none" w:sz="0" w:space="0" w:color="auto"/>
                  </w:divBdr>
                  <w:divsChild>
                    <w:div w:id="136920511">
                      <w:marLeft w:val="0"/>
                      <w:marRight w:val="0"/>
                      <w:marTop w:val="45"/>
                      <w:marBottom w:val="0"/>
                      <w:divBdr>
                        <w:top w:val="none" w:sz="0" w:space="0" w:color="auto"/>
                        <w:left w:val="none" w:sz="0" w:space="0" w:color="auto"/>
                        <w:bottom w:val="none" w:sz="0" w:space="0" w:color="auto"/>
                        <w:right w:val="none" w:sz="0" w:space="0" w:color="auto"/>
                      </w:divBdr>
                      <w:divsChild>
                        <w:div w:id="776801408">
                          <w:marLeft w:val="0"/>
                          <w:marRight w:val="0"/>
                          <w:marTop w:val="0"/>
                          <w:marBottom w:val="0"/>
                          <w:divBdr>
                            <w:top w:val="none" w:sz="0" w:space="0" w:color="auto"/>
                            <w:left w:val="none" w:sz="0" w:space="0" w:color="auto"/>
                            <w:bottom w:val="none" w:sz="0" w:space="0" w:color="auto"/>
                            <w:right w:val="none" w:sz="0" w:space="0" w:color="auto"/>
                          </w:divBdr>
                          <w:divsChild>
                            <w:div w:id="825360919">
                              <w:marLeft w:val="2070"/>
                              <w:marRight w:val="3960"/>
                              <w:marTop w:val="0"/>
                              <w:marBottom w:val="0"/>
                              <w:divBdr>
                                <w:top w:val="none" w:sz="0" w:space="0" w:color="auto"/>
                                <w:left w:val="none" w:sz="0" w:space="0" w:color="auto"/>
                                <w:bottom w:val="none" w:sz="0" w:space="0" w:color="auto"/>
                                <w:right w:val="none" w:sz="0" w:space="0" w:color="auto"/>
                              </w:divBdr>
                              <w:divsChild>
                                <w:div w:id="642661475">
                                  <w:marLeft w:val="0"/>
                                  <w:marRight w:val="0"/>
                                  <w:marTop w:val="0"/>
                                  <w:marBottom w:val="0"/>
                                  <w:divBdr>
                                    <w:top w:val="none" w:sz="0" w:space="0" w:color="auto"/>
                                    <w:left w:val="none" w:sz="0" w:space="0" w:color="auto"/>
                                    <w:bottom w:val="none" w:sz="0" w:space="0" w:color="auto"/>
                                    <w:right w:val="none" w:sz="0" w:space="0" w:color="auto"/>
                                  </w:divBdr>
                                  <w:divsChild>
                                    <w:div w:id="952592629">
                                      <w:marLeft w:val="0"/>
                                      <w:marRight w:val="0"/>
                                      <w:marTop w:val="0"/>
                                      <w:marBottom w:val="0"/>
                                      <w:divBdr>
                                        <w:top w:val="none" w:sz="0" w:space="0" w:color="auto"/>
                                        <w:left w:val="none" w:sz="0" w:space="0" w:color="auto"/>
                                        <w:bottom w:val="none" w:sz="0" w:space="0" w:color="auto"/>
                                        <w:right w:val="none" w:sz="0" w:space="0" w:color="auto"/>
                                      </w:divBdr>
                                      <w:divsChild>
                                        <w:div w:id="634721743">
                                          <w:marLeft w:val="0"/>
                                          <w:marRight w:val="0"/>
                                          <w:marTop w:val="0"/>
                                          <w:marBottom w:val="0"/>
                                          <w:divBdr>
                                            <w:top w:val="none" w:sz="0" w:space="0" w:color="auto"/>
                                            <w:left w:val="none" w:sz="0" w:space="0" w:color="auto"/>
                                            <w:bottom w:val="none" w:sz="0" w:space="0" w:color="auto"/>
                                            <w:right w:val="none" w:sz="0" w:space="0" w:color="auto"/>
                                          </w:divBdr>
                                          <w:divsChild>
                                            <w:div w:id="330528207">
                                              <w:marLeft w:val="0"/>
                                              <w:marRight w:val="0"/>
                                              <w:marTop w:val="90"/>
                                              <w:marBottom w:val="0"/>
                                              <w:divBdr>
                                                <w:top w:val="none" w:sz="0" w:space="0" w:color="auto"/>
                                                <w:left w:val="none" w:sz="0" w:space="0" w:color="auto"/>
                                                <w:bottom w:val="none" w:sz="0" w:space="0" w:color="auto"/>
                                                <w:right w:val="none" w:sz="0" w:space="0" w:color="auto"/>
                                              </w:divBdr>
                                              <w:divsChild>
                                                <w:div w:id="771323279">
                                                  <w:marLeft w:val="0"/>
                                                  <w:marRight w:val="0"/>
                                                  <w:marTop w:val="0"/>
                                                  <w:marBottom w:val="0"/>
                                                  <w:divBdr>
                                                    <w:top w:val="none" w:sz="0" w:space="0" w:color="auto"/>
                                                    <w:left w:val="none" w:sz="0" w:space="0" w:color="auto"/>
                                                    <w:bottom w:val="none" w:sz="0" w:space="0" w:color="auto"/>
                                                    <w:right w:val="none" w:sz="0" w:space="0" w:color="auto"/>
                                                  </w:divBdr>
                                                  <w:divsChild>
                                                    <w:div w:id="767963971">
                                                      <w:marLeft w:val="0"/>
                                                      <w:marRight w:val="0"/>
                                                      <w:marTop w:val="0"/>
                                                      <w:marBottom w:val="0"/>
                                                      <w:divBdr>
                                                        <w:top w:val="none" w:sz="0" w:space="0" w:color="auto"/>
                                                        <w:left w:val="none" w:sz="0" w:space="0" w:color="auto"/>
                                                        <w:bottom w:val="none" w:sz="0" w:space="0" w:color="auto"/>
                                                        <w:right w:val="none" w:sz="0" w:space="0" w:color="auto"/>
                                                      </w:divBdr>
                                                      <w:divsChild>
                                                        <w:div w:id="408159297">
                                                          <w:marLeft w:val="0"/>
                                                          <w:marRight w:val="0"/>
                                                          <w:marTop w:val="0"/>
                                                          <w:marBottom w:val="390"/>
                                                          <w:divBdr>
                                                            <w:top w:val="none" w:sz="0" w:space="0" w:color="auto"/>
                                                            <w:left w:val="none" w:sz="0" w:space="0" w:color="auto"/>
                                                            <w:bottom w:val="none" w:sz="0" w:space="0" w:color="auto"/>
                                                            <w:right w:val="none" w:sz="0" w:space="0" w:color="auto"/>
                                                          </w:divBdr>
                                                          <w:divsChild>
                                                            <w:div w:id="1121997647">
                                                              <w:marLeft w:val="0"/>
                                                              <w:marRight w:val="0"/>
                                                              <w:marTop w:val="0"/>
                                                              <w:marBottom w:val="0"/>
                                                              <w:divBdr>
                                                                <w:top w:val="none" w:sz="0" w:space="0" w:color="auto"/>
                                                                <w:left w:val="none" w:sz="0" w:space="0" w:color="auto"/>
                                                                <w:bottom w:val="none" w:sz="0" w:space="0" w:color="auto"/>
                                                                <w:right w:val="none" w:sz="0" w:space="0" w:color="auto"/>
                                                              </w:divBdr>
                                                              <w:divsChild>
                                                                <w:div w:id="459299798">
                                                                  <w:marLeft w:val="0"/>
                                                                  <w:marRight w:val="0"/>
                                                                  <w:marTop w:val="0"/>
                                                                  <w:marBottom w:val="0"/>
                                                                  <w:divBdr>
                                                                    <w:top w:val="none" w:sz="0" w:space="0" w:color="auto"/>
                                                                    <w:left w:val="none" w:sz="0" w:space="0" w:color="auto"/>
                                                                    <w:bottom w:val="none" w:sz="0" w:space="0" w:color="auto"/>
                                                                    <w:right w:val="none" w:sz="0" w:space="0" w:color="auto"/>
                                                                  </w:divBdr>
                                                                  <w:divsChild>
                                                                    <w:div w:id="1993176286">
                                                                      <w:marLeft w:val="0"/>
                                                                      <w:marRight w:val="0"/>
                                                                      <w:marTop w:val="0"/>
                                                                      <w:marBottom w:val="0"/>
                                                                      <w:divBdr>
                                                                        <w:top w:val="none" w:sz="0" w:space="0" w:color="auto"/>
                                                                        <w:left w:val="none" w:sz="0" w:space="0" w:color="auto"/>
                                                                        <w:bottom w:val="none" w:sz="0" w:space="0" w:color="auto"/>
                                                                        <w:right w:val="none" w:sz="0" w:space="0" w:color="auto"/>
                                                                      </w:divBdr>
                                                                      <w:divsChild>
                                                                        <w:div w:id="312177311">
                                                                          <w:marLeft w:val="0"/>
                                                                          <w:marRight w:val="0"/>
                                                                          <w:marTop w:val="0"/>
                                                                          <w:marBottom w:val="0"/>
                                                                          <w:divBdr>
                                                                            <w:top w:val="none" w:sz="0" w:space="0" w:color="auto"/>
                                                                            <w:left w:val="none" w:sz="0" w:space="0" w:color="auto"/>
                                                                            <w:bottom w:val="none" w:sz="0" w:space="0" w:color="auto"/>
                                                                            <w:right w:val="none" w:sz="0" w:space="0" w:color="auto"/>
                                                                          </w:divBdr>
                                                                          <w:divsChild>
                                                                            <w:div w:id="699165143">
                                                                              <w:marLeft w:val="0"/>
                                                                              <w:marRight w:val="0"/>
                                                                              <w:marTop w:val="0"/>
                                                                              <w:marBottom w:val="0"/>
                                                                              <w:divBdr>
                                                                                <w:top w:val="none" w:sz="0" w:space="0" w:color="auto"/>
                                                                                <w:left w:val="none" w:sz="0" w:space="0" w:color="auto"/>
                                                                                <w:bottom w:val="none" w:sz="0" w:space="0" w:color="auto"/>
                                                                                <w:right w:val="none" w:sz="0" w:space="0" w:color="auto"/>
                                                                              </w:divBdr>
                                                                              <w:divsChild>
                                                                                <w:div w:id="321470016">
                                                                                  <w:marLeft w:val="0"/>
                                                                                  <w:marRight w:val="0"/>
                                                                                  <w:marTop w:val="0"/>
                                                                                  <w:marBottom w:val="0"/>
                                                                                  <w:divBdr>
                                                                                    <w:top w:val="none" w:sz="0" w:space="0" w:color="auto"/>
                                                                                    <w:left w:val="none" w:sz="0" w:space="0" w:color="auto"/>
                                                                                    <w:bottom w:val="none" w:sz="0" w:space="0" w:color="auto"/>
                                                                                    <w:right w:val="none" w:sz="0" w:space="0" w:color="auto"/>
                                                                                  </w:divBdr>
                                                                                  <w:divsChild>
                                                                                    <w:div w:id="241764606">
                                                                                      <w:marLeft w:val="0"/>
                                                                                      <w:marRight w:val="0"/>
                                                                                      <w:marTop w:val="0"/>
                                                                                      <w:marBottom w:val="0"/>
                                                                                      <w:divBdr>
                                                                                        <w:top w:val="none" w:sz="0" w:space="0" w:color="auto"/>
                                                                                        <w:left w:val="none" w:sz="0" w:space="0" w:color="auto"/>
                                                                                        <w:bottom w:val="none" w:sz="0" w:space="0" w:color="auto"/>
                                                                                        <w:right w:val="none" w:sz="0" w:space="0" w:color="auto"/>
                                                                                      </w:divBdr>
                                                                                      <w:divsChild>
                                                                                        <w:div w:id="18970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9168">
      <w:bodyDiv w:val="1"/>
      <w:marLeft w:val="0"/>
      <w:marRight w:val="0"/>
      <w:marTop w:val="0"/>
      <w:marBottom w:val="0"/>
      <w:divBdr>
        <w:top w:val="none" w:sz="0" w:space="0" w:color="auto"/>
        <w:left w:val="none" w:sz="0" w:space="0" w:color="auto"/>
        <w:bottom w:val="none" w:sz="0" w:space="0" w:color="auto"/>
        <w:right w:val="none" w:sz="0" w:space="0" w:color="auto"/>
      </w:divBdr>
    </w:div>
    <w:div w:id="1705669349">
      <w:bodyDiv w:val="1"/>
      <w:marLeft w:val="0"/>
      <w:marRight w:val="0"/>
      <w:marTop w:val="0"/>
      <w:marBottom w:val="0"/>
      <w:divBdr>
        <w:top w:val="none" w:sz="0" w:space="0" w:color="auto"/>
        <w:left w:val="none" w:sz="0" w:space="0" w:color="auto"/>
        <w:bottom w:val="none" w:sz="0" w:space="0" w:color="auto"/>
        <w:right w:val="none" w:sz="0" w:space="0" w:color="auto"/>
      </w:divBdr>
    </w:div>
    <w:div w:id="1732578940">
      <w:bodyDiv w:val="1"/>
      <w:marLeft w:val="0"/>
      <w:marRight w:val="0"/>
      <w:marTop w:val="0"/>
      <w:marBottom w:val="0"/>
      <w:divBdr>
        <w:top w:val="none" w:sz="0" w:space="0" w:color="auto"/>
        <w:left w:val="none" w:sz="0" w:space="0" w:color="auto"/>
        <w:bottom w:val="none" w:sz="0" w:space="0" w:color="auto"/>
        <w:right w:val="none" w:sz="0" w:space="0" w:color="auto"/>
      </w:divBdr>
      <w:divsChild>
        <w:div w:id="1139807416">
          <w:marLeft w:val="0"/>
          <w:marRight w:val="0"/>
          <w:marTop w:val="0"/>
          <w:marBottom w:val="0"/>
          <w:divBdr>
            <w:top w:val="none" w:sz="0" w:space="0" w:color="auto"/>
            <w:left w:val="none" w:sz="0" w:space="0" w:color="auto"/>
            <w:bottom w:val="none" w:sz="0" w:space="0" w:color="auto"/>
            <w:right w:val="none" w:sz="0" w:space="0" w:color="auto"/>
          </w:divBdr>
          <w:divsChild>
            <w:div w:id="629358815">
              <w:marLeft w:val="82"/>
              <w:marRight w:val="0"/>
              <w:marTop w:val="0"/>
              <w:marBottom w:val="0"/>
              <w:divBdr>
                <w:top w:val="none" w:sz="0" w:space="0" w:color="auto"/>
                <w:left w:val="none" w:sz="0" w:space="0" w:color="auto"/>
                <w:bottom w:val="none" w:sz="0" w:space="0" w:color="auto"/>
                <w:right w:val="none" w:sz="0" w:space="0" w:color="auto"/>
              </w:divBdr>
            </w:div>
          </w:divsChild>
        </w:div>
      </w:divsChild>
    </w:div>
    <w:div w:id="1740248247">
      <w:bodyDiv w:val="1"/>
      <w:marLeft w:val="0"/>
      <w:marRight w:val="0"/>
      <w:marTop w:val="0"/>
      <w:marBottom w:val="0"/>
      <w:divBdr>
        <w:top w:val="none" w:sz="0" w:space="0" w:color="auto"/>
        <w:left w:val="none" w:sz="0" w:space="0" w:color="auto"/>
        <w:bottom w:val="none" w:sz="0" w:space="0" w:color="auto"/>
        <w:right w:val="none" w:sz="0" w:space="0" w:color="auto"/>
      </w:divBdr>
    </w:div>
    <w:div w:id="1747679359">
      <w:bodyDiv w:val="1"/>
      <w:marLeft w:val="0"/>
      <w:marRight w:val="0"/>
      <w:marTop w:val="0"/>
      <w:marBottom w:val="0"/>
      <w:divBdr>
        <w:top w:val="none" w:sz="0" w:space="0" w:color="auto"/>
        <w:left w:val="none" w:sz="0" w:space="0" w:color="auto"/>
        <w:bottom w:val="none" w:sz="0" w:space="0" w:color="auto"/>
        <w:right w:val="none" w:sz="0" w:space="0" w:color="auto"/>
      </w:divBdr>
    </w:div>
    <w:div w:id="1755323167">
      <w:bodyDiv w:val="1"/>
      <w:marLeft w:val="0"/>
      <w:marRight w:val="0"/>
      <w:marTop w:val="0"/>
      <w:marBottom w:val="0"/>
      <w:divBdr>
        <w:top w:val="none" w:sz="0" w:space="0" w:color="auto"/>
        <w:left w:val="none" w:sz="0" w:space="0" w:color="auto"/>
        <w:bottom w:val="none" w:sz="0" w:space="0" w:color="auto"/>
        <w:right w:val="none" w:sz="0" w:space="0" w:color="auto"/>
      </w:divBdr>
    </w:div>
    <w:div w:id="1782802671">
      <w:bodyDiv w:val="1"/>
      <w:marLeft w:val="0"/>
      <w:marRight w:val="0"/>
      <w:marTop w:val="0"/>
      <w:marBottom w:val="0"/>
      <w:divBdr>
        <w:top w:val="none" w:sz="0" w:space="0" w:color="auto"/>
        <w:left w:val="none" w:sz="0" w:space="0" w:color="auto"/>
        <w:bottom w:val="none" w:sz="0" w:space="0" w:color="auto"/>
        <w:right w:val="none" w:sz="0" w:space="0" w:color="auto"/>
      </w:divBdr>
    </w:div>
    <w:div w:id="1787576202">
      <w:bodyDiv w:val="1"/>
      <w:marLeft w:val="0"/>
      <w:marRight w:val="0"/>
      <w:marTop w:val="0"/>
      <w:marBottom w:val="0"/>
      <w:divBdr>
        <w:top w:val="none" w:sz="0" w:space="0" w:color="auto"/>
        <w:left w:val="none" w:sz="0" w:space="0" w:color="auto"/>
        <w:bottom w:val="none" w:sz="0" w:space="0" w:color="auto"/>
        <w:right w:val="none" w:sz="0" w:space="0" w:color="auto"/>
      </w:divBdr>
    </w:div>
    <w:div w:id="1834640767">
      <w:bodyDiv w:val="1"/>
      <w:marLeft w:val="0"/>
      <w:marRight w:val="0"/>
      <w:marTop w:val="0"/>
      <w:marBottom w:val="0"/>
      <w:divBdr>
        <w:top w:val="none" w:sz="0" w:space="0" w:color="auto"/>
        <w:left w:val="none" w:sz="0" w:space="0" w:color="auto"/>
        <w:bottom w:val="none" w:sz="0" w:space="0" w:color="auto"/>
        <w:right w:val="none" w:sz="0" w:space="0" w:color="auto"/>
      </w:divBdr>
    </w:div>
    <w:div w:id="1836724773">
      <w:bodyDiv w:val="1"/>
      <w:marLeft w:val="0"/>
      <w:marRight w:val="0"/>
      <w:marTop w:val="0"/>
      <w:marBottom w:val="0"/>
      <w:divBdr>
        <w:top w:val="none" w:sz="0" w:space="0" w:color="auto"/>
        <w:left w:val="none" w:sz="0" w:space="0" w:color="auto"/>
        <w:bottom w:val="none" w:sz="0" w:space="0" w:color="auto"/>
        <w:right w:val="none" w:sz="0" w:space="0" w:color="auto"/>
      </w:divBdr>
    </w:div>
    <w:div w:id="1853758215">
      <w:bodyDiv w:val="1"/>
      <w:marLeft w:val="0"/>
      <w:marRight w:val="0"/>
      <w:marTop w:val="0"/>
      <w:marBottom w:val="0"/>
      <w:divBdr>
        <w:top w:val="none" w:sz="0" w:space="0" w:color="auto"/>
        <w:left w:val="none" w:sz="0" w:space="0" w:color="auto"/>
        <w:bottom w:val="none" w:sz="0" w:space="0" w:color="auto"/>
        <w:right w:val="none" w:sz="0" w:space="0" w:color="auto"/>
      </w:divBdr>
    </w:div>
    <w:div w:id="1864246019">
      <w:bodyDiv w:val="1"/>
      <w:marLeft w:val="0"/>
      <w:marRight w:val="0"/>
      <w:marTop w:val="0"/>
      <w:marBottom w:val="0"/>
      <w:divBdr>
        <w:top w:val="none" w:sz="0" w:space="0" w:color="auto"/>
        <w:left w:val="none" w:sz="0" w:space="0" w:color="auto"/>
        <w:bottom w:val="none" w:sz="0" w:space="0" w:color="auto"/>
        <w:right w:val="none" w:sz="0" w:space="0" w:color="auto"/>
      </w:divBdr>
    </w:div>
    <w:div w:id="1875341127">
      <w:bodyDiv w:val="1"/>
      <w:marLeft w:val="0"/>
      <w:marRight w:val="0"/>
      <w:marTop w:val="0"/>
      <w:marBottom w:val="0"/>
      <w:divBdr>
        <w:top w:val="none" w:sz="0" w:space="0" w:color="auto"/>
        <w:left w:val="none" w:sz="0" w:space="0" w:color="auto"/>
        <w:bottom w:val="none" w:sz="0" w:space="0" w:color="auto"/>
        <w:right w:val="none" w:sz="0" w:space="0" w:color="auto"/>
      </w:divBdr>
    </w:div>
    <w:div w:id="1888755185">
      <w:bodyDiv w:val="1"/>
      <w:marLeft w:val="0"/>
      <w:marRight w:val="0"/>
      <w:marTop w:val="0"/>
      <w:marBottom w:val="0"/>
      <w:divBdr>
        <w:top w:val="none" w:sz="0" w:space="0" w:color="auto"/>
        <w:left w:val="none" w:sz="0" w:space="0" w:color="auto"/>
        <w:bottom w:val="none" w:sz="0" w:space="0" w:color="auto"/>
        <w:right w:val="none" w:sz="0" w:space="0" w:color="auto"/>
      </w:divBdr>
    </w:div>
    <w:div w:id="1906258148">
      <w:bodyDiv w:val="1"/>
      <w:marLeft w:val="0"/>
      <w:marRight w:val="0"/>
      <w:marTop w:val="0"/>
      <w:marBottom w:val="0"/>
      <w:divBdr>
        <w:top w:val="none" w:sz="0" w:space="0" w:color="auto"/>
        <w:left w:val="none" w:sz="0" w:space="0" w:color="auto"/>
        <w:bottom w:val="none" w:sz="0" w:space="0" w:color="auto"/>
        <w:right w:val="none" w:sz="0" w:space="0" w:color="auto"/>
      </w:divBdr>
    </w:div>
    <w:div w:id="1913732822">
      <w:bodyDiv w:val="1"/>
      <w:marLeft w:val="0"/>
      <w:marRight w:val="0"/>
      <w:marTop w:val="0"/>
      <w:marBottom w:val="0"/>
      <w:divBdr>
        <w:top w:val="none" w:sz="0" w:space="0" w:color="auto"/>
        <w:left w:val="none" w:sz="0" w:space="0" w:color="auto"/>
        <w:bottom w:val="none" w:sz="0" w:space="0" w:color="auto"/>
        <w:right w:val="none" w:sz="0" w:space="0" w:color="auto"/>
      </w:divBdr>
    </w:div>
    <w:div w:id="1917208932">
      <w:bodyDiv w:val="1"/>
      <w:marLeft w:val="0"/>
      <w:marRight w:val="0"/>
      <w:marTop w:val="0"/>
      <w:marBottom w:val="0"/>
      <w:divBdr>
        <w:top w:val="none" w:sz="0" w:space="0" w:color="auto"/>
        <w:left w:val="none" w:sz="0" w:space="0" w:color="auto"/>
        <w:bottom w:val="none" w:sz="0" w:space="0" w:color="auto"/>
        <w:right w:val="none" w:sz="0" w:space="0" w:color="auto"/>
      </w:divBdr>
      <w:divsChild>
        <w:div w:id="652413408">
          <w:marLeft w:val="2216"/>
          <w:marRight w:val="0"/>
          <w:marTop w:val="0"/>
          <w:marBottom w:val="0"/>
          <w:divBdr>
            <w:top w:val="none" w:sz="0" w:space="0" w:color="auto"/>
            <w:left w:val="none" w:sz="0" w:space="0" w:color="auto"/>
            <w:bottom w:val="none" w:sz="0" w:space="0" w:color="auto"/>
            <w:right w:val="none" w:sz="0" w:space="0" w:color="auto"/>
          </w:divBdr>
          <w:divsChild>
            <w:div w:id="889609614">
              <w:marLeft w:val="0"/>
              <w:marRight w:val="0"/>
              <w:marTop w:val="0"/>
              <w:marBottom w:val="88"/>
              <w:divBdr>
                <w:top w:val="none" w:sz="0" w:space="0" w:color="auto"/>
                <w:left w:val="none" w:sz="0" w:space="0" w:color="auto"/>
                <w:bottom w:val="none" w:sz="0" w:space="0" w:color="auto"/>
                <w:right w:val="none" w:sz="0" w:space="0" w:color="auto"/>
              </w:divBdr>
              <w:divsChild>
                <w:div w:id="67533634">
                  <w:marLeft w:val="0"/>
                  <w:marRight w:val="88"/>
                  <w:marTop w:val="0"/>
                  <w:marBottom w:val="0"/>
                  <w:divBdr>
                    <w:top w:val="none" w:sz="0" w:space="0" w:color="auto"/>
                    <w:left w:val="none" w:sz="0" w:space="0" w:color="auto"/>
                    <w:bottom w:val="none" w:sz="0" w:space="0" w:color="auto"/>
                    <w:right w:val="none" w:sz="0" w:space="0" w:color="auto"/>
                  </w:divBdr>
                  <w:divsChild>
                    <w:div w:id="1784224747">
                      <w:marLeft w:val="0"/>
                      <w:marRight w:val="0"/>
                      <w:marTop w:val="0"/>
                      <w:marBottom w:val="88"/>
                      <w:divBdr>
                        <w:top w:val="single" w:sz="4" w:space="0" w:color="999999"/>
                        <w:left w:val="single" w:sz="4" w:space="0" w:color="999999"/>
                        <w:bottom w:val="single" w:sz="4" w:space="0" w:color="999999"/>
                        <w:right w:val="single" w:sz="4" w:space="0" w:color="999999"/>
                      </w:divBdr>
                      <w:divsChild>
                        <w:div w:id="3615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275189">
      <w:bodyDiv w:val="1"/>
      <w:marLeft w:val="0"/>
      <w:marRight w:val="0"/>
      <w:marTop w:val="0"/>
      <w:marBottom w:val="0"/>
      <w:divBdr>
        <w:top w:val="none" w:sz="0" w:space="0" w:color="auto"/>
        <w:left w:val="none" w:sz="0" w:space="0" w:color="auto"/>
        <w:bottom w:val="none" w:sz="0" w:space="0" w:color="auto"/>
        <w:right w:val="none" w:sz="0" w:space="0" w:color="auto"/>
      </w:divBdr>
      <w:divsChild>
        <w:div w:id="1444107880">
          <w:marLeft w:val="0"/>
          <w:marRight w:val="0"/>
          <w:marTop w:val="0"/>
          <w:marBottom w:val="0"/>
          <w:divBdr>
            <w:top w:val="none" w:sz="0" w:space="0" w:color="auto"/>
            <w:left w:val="none" w:sz="0" w:space="0" w:color="auto"/>
            <w:bottom w:val="none" w:sz="0" w:space="0" w:color="auto"/>
            <w:right w:val="none" w:sz="0" w:space="0" w:color="auto"/>
          </w:divBdr>
          <w:divsChild>
            <w:div w:id="673262944">
              <w:marLeft w:val="0"/>
              <w:marRight w:val="0"/>
              <w:marTop w:val="0"/>
              <w:marBottom w:val="0"/>
              <w:divBdr>
                <w:top w:val="none" w:sz="0" w:space="0" w:color="auto"/>
                <w:left w:val="none" w:sz="0" w:space="0" w:color="auto"/>
                <w:bottom w:val="none" w:sz="0" w:space="0" w:color="auto"/>
                <w:right w:val="none" w:sz="0" w:space="0" w:color="auto"/>
              </w:divBdr>
              <w:divsChild>
                <w:div w:id="1458529792">
                  <w:marLeft w:val="0"/>
                  <w:marRight w:val="0"/>
                  <w:marTop w:val="0"/>
                  <w:marBottom w:val="0"/>
                  <w:divBdr>
                    <w:top w:val="none" w:sz="0" w:space="0" w:color="auto"/>
                    <w:left w:val="none" w:sz="0" w:space="0" w:color="auto"/>
                    <w:bottom w:val="none" w:sz="0" w:space="0" w:color="auto"/>
                    <w:right w:val="none" w:sz="0" w:space="0" w:color="auto"/>
                  </w:divBdr>
                  <w:divsChild>
                    <w:div w:id="598567542">
                      <w:marLeft w:val="0"/>
                      <w:marRight w:val="0"/>
                      <w:marTop w:val="45"/>
                      <w:marBottom w:val="0"/>
                      <w:divBdr>
                        <w:top w:val="none" w:sz="0" w:space="0" w:color="auto"/>
                        <w:left w:val="none" w:sz="0" w:space="0" w:color="auto"/>
                        <w:bottom w:val="none" w:sz="0" w:space="0" w:color="auto"/>
                        <w:right w:val="none" w:sz="0" w:space="0" w:color="auto"/>
                      </w:divBdr>
                      <w:divsChild>
                        <w:div w:id="1899393310">
                          <w:marLeft w:val="0"/>
                          <w:marRight w:val="0"/>
                          <w:marTop w:val="0"/>
                          <w:marBottom w:val="0"/>
                          <w:divBdr>
                            <w:top w:val="none" w:sz="0" w:space="0" w:color="auto"/>
                            <w:left w:val="none" w:sz="0" w:space="0" w:color="auto"/>
                            <w:bottom w:val="none" w:sz="0" w:space="0" w:color="auto"/>
                            <w:right w:val="none" w:sz="0" w:space="0" w:color="auto"/>
                          </w:divBdr>
                          <w:divsChild>
                            <w:div w:id="1098259694">
                              <w:marLeft w:val="2070"/>
                              <w:marRight w:val="3960"/>
                              <w:marTop w:val="0"/>
                              <w:marBottom w:val="0"/>
                              <w:divBdr>
                                <w:top w:val="none" w:sz="0" w:space="0" w:color="auto"/>
                                <w:left w:val="none" w:sz="0" w:space="0" w:color="auto"/>
                                <w:bottom w:val="none" w:sz="0" w:space="0" w:color="auto"/>
                                <w:right w:val="none" w:sz="0" w:space="0" w:color="auto"/>
                              </w:divBdr>
                              <w:divsChild>
                                <w:div w:id="271598638">
                                  <w:marLeft w:val="0"/>
                                  <w:marRight w:val="0"/>
                                  <w:marTop w:val="0"/>
                                  <w:marBottom w:val="0"/>
                                  <w:divBdr>
                                    <w:top w:val="none" w:sz="0" w:space="0" w:color="auto"/>
                                    <w:left w:val="none" w:sz="0" w:space="0" w:color="auto"/>
                                    <w:bottom w:val="none" w:sz="0" w:space="0" w:color="auto"/>
                                    <w:right w:val="none" w:sz="0" w:space="0" w:color="auto"/>
                                  </w:divBdr>
                                  <w:divsChild>
                                    <w:div w:id="789786374">
                                      <w:marLeft w:val="0"/>
                                      <w:marRight w:val="0"/>
                                      <w:marTop w:val="0"/>
                                      <w:marBottom w:val="0"/>
                                      <w:divBdr>
                                        <w:top w:val="none" w:sz="0" w:space="0" w:color="auto"/>
                                        <w:left w:val="none" w:sz="0" w:space="0" w:color="auto"/>
                                        <w:bottom w:val="none" w:sz="0" w:space="0" w:color="auto"/>
                                        <w:right w:val="none" w:sz="0" w:space="0" w:color="auto"/>
                                      </w:divBdr>
                                      <w:divsChild>
                                        <w:div w:id="600063021">
                                          <w:marLeft w:val="0"/>
                                          <w:marRight w:val="0"/>
                                          <w:marTop w:val="0"/>
                                          <w:marBottom w:val="0"/>
                                          <w:divBdr>
                                            <w:top w:val="none" w:sz="0" w:space="0" w:color="auto"/>
                                            <w:left w:val="none" w:sz="0" w:space="0" w:color="auto"/>
                                            <w:bottom w:val="none" w:sz="0" w:space="0" w:color="auto"/>
                                            <w:right w:val="none" w:sz="0" w:space="0" w:color="auto"/>
                                          </w:divBdr>
                                          <w:divsChild>
                                            <w:div w:id="667027017">
                                              <w:marLeft w:val="0"/>
                                              <w:marRight w:val="0"/>
                                              <w:marTop w:val="90"/>
                                              <w:marBottom w:val="0"/>
                                              <w:divBdr>
                                                <w:top w:val="none" w:sz="0" w:space="0" w:color="auto"/>
                                                <w:left w:val="none" w:sz="0" w:space="0" w:color="auto"/>
                                                <w:bottom w:val="none" w:sz="0" w:space="0" w:color="auto"/>
                                                <w:right w:val="none" w:sz="0" w:space="0" w:color="auto"/>
                                              </w:divBdr>
                                              <w:divsChild>
                                                <w:div w:id="1143697680">
                                                  <w:marLeft w:val="0"/>
                                                  <w:marRight w:val="0"/>
                                                  <w:marTop w:val="0"/>
                                                  <w:marBottom w:val="0"/>
                                                  <w:divBdr>
                                                    <w:top w:val="none" w:sz="0" w:space="0" w:color="auto"/>
                                                    <w:left w:val="none" w:sz="0" w:space="0" w:color="auto"/>
                                                    <w:bottom w:val="none" w:sz="0" w:space="0" w:color="auto"/>
                                                    <w:right w:val="none" w:sz="0" w:space="0" w:color="auto"/>
                                                  </w:divBdr>
                                                  <w:divsChild>
                                                    <w:div w:id="1350176921">
                                                      <w:marLeft w:val="0"/>
                                                      <w:marRight w:val="0"/>
                                                      <w:marTop w:val="0"/>
                                                      <w:marBottom w:val="0"/>
                                                      <w:divBdr>
                                                        <w:top w:val="none" w:sz="0" w:space="0" w:color="auto"/>
                                                        <w:left w:val="none" w:sz="0" w:space="0" w:color="auto"/>
                                                        <w:bottom w:val="none" w:sz="0" w:space="0" w:color="auto"/>
                                                        <w:right w:val="none" w:sz="0" w:space="0" w:color="auto"/>
                                                      </w:divBdr>
                                                      <w:divsChild>
                                                        <w:div w:id="1692686511">
                                                          <w:marLeft w:val="0"/>
                                                          <w:marRight w:val="0"/>
                                                          <w:marTop w:val="0"/>
                                                          <w:marBottom w:val="390"/>
                                                          <w:divBdr>
                                                            <w:top w:val="none" w:sz="0" w:space="0" w:color="auto"/>
                                                            <w:left w:val="none" w:sz="0" w:space="0" w:color="auto"/>
                                                            <w:bottom w:val="none" w:sz="0" w:space="0" w:color="auto"/>
                                                            <w:right w:val="none" w:sz="0" w:space="0" w:color="auto"/>
                                                          </w:divBdr>
                                                          <w:divsChild>
                                                            <w:div w:id="195780724">
                                                              <w:marLeft w:val="0"/>
                                                              <w:marRight w:val="0"/>
                                                              <w:marTop w:val="0"/>
                                                              <w:marBottom w:val="0"/>
                                                              <w:divBdr>
                                                                <w:top w:val="none" w:sz="0" w:space="0" w:color="auto"/>
                                                                <w:left w:val="none" w:sz="0" w:space="0" w:color="auto"/>
                                                                <w:bottom w:val="none" w:sz="0" w:space="0" w:color="auto"/>
                                                                <w:right w:val="none" w:sz="0" w:space="0" w:color="auto"/>
                                                              </w:divBdr>
                                                              <w:divsChild>
                                                                <w:div w:id="1644652611">
                                                                  <w:marLeft w:val="0"/>
                                                                  <w:marRight w:val="0"/>
                                                                  <w:marTop w:val="0"/>
                                                                  <w:marBottom w:val="0"/>
                                                                  <w:divBdr>
                                                                    <w:top w:val="none" w:sz="0" w:space="0" w:color="auto"/>
                                                                    <w:left w:val="none" w:sz="0" w:space="0" w:color="auto"/>
                                                                    <w:bottom w:val="none" w:sz="0" w:space="0" w:color="auto"/>
                                                                    <w:right w:val="none" w:sz="0" w:space="0" w:color="auto"/>
                                                                  </w:divBdr>
                                                                  <w:divsChild>
                                                                    <w:div w:id="814830850">
                                                                      <w:marLeft w:val="0"/>
                                                                      <w:marRight w:val="0"/>
                                                                      <w:marTop w:val="0"/>
                                                                      <w:marBottom w:val="0"/>
                                                                      <w:divBdr>
                                                                        <w:top w:val="none" w:sz="0" w:space="0" w:color="auto"/>
                                                                        <w:left w:val="none" w:sz="0" w:space="0" w:color="auto"/>
                                                                        <w:bottom w:val="none" w:sz="0" w:space="0" w:color="auto"/>
                                                                        <w:right w:val="none" w:sz="0" w:space="0" w:color="auto"/>
                                                                      </w:divBdr>
                                                                      <w:divsChild>
                                                                        <w:div w:id="743991118">
                                                                          <w:marLeft w:val="0"/>
                                                                          <w:marRight w:val="0"/>
                                                                          <w:marTop w:val="0"/>
                                                                          <w:marBottom w:val="0"/>
                                                                          <w:divBdr>
                                                                            <w:top w:val="none" w:sz="0" w:space="0" w:color="auto"/>
                                                                            <w:left w:val="none" w:sz="0" w:space="0" w:color="auto"/>
                                                                            <w:bottom w:val="none" w:sz="0" w:space="0" w:color="auto"/>
                                                                            <w:right w:val="none" w:sz="0" w:space="0" w:color="auto"/>
                                                                          </w:divBdr>
                                                                          <w:divsChild>
                                                                            <w:div w:id="1202212464">
                                                                              <w:marLeft w:val="0"/>
                                                                              <w:marRight w:val="0"/>
                                                                              <w:marTop w:val="0"/>
                                                                              <w:marBottom w:val="0"/>
                                                                              <w:divBdr>
                                                                                <w:top w:val="none" w:sz="0" w:space="0" w:color="auto"/>
                                                                                <w:left w:val="none" w:sz="0" w:space="0" w:color="auto"/>
                                                                                <w:bottom w:val="none" w:sz="0" w:space="0" w:color="auto"/>
                                                                                <w:right w:val="none" w:sz="0" w:space="0" w:color="auto"/>
                                                                              </w:divBdr>
                                                                              <w:divsChild>
                                                                                <w:div w:id="1907645615">
                                                                                  <w:marLeft w:val="0"/>
                                                                                  <w:marRight w:val="0"/>
                                                                                  <w:marTop w:val="0"/>
                                                                                  <w:marBottom w:val="0"/>
                                                                                  <w:divBdr>
                                                                                    <w:top w:val="none" w:sz="0" w:space="0" w:color="auto"/>
                                                                                    <w:left w:val="none" w:sz="0" w:space="0" w:color="auto"/>
                                                                                    <w:bottom w:val="none" w:sz="0" w:space="0" w:color="auto"/>
                                                                                    <w:right w:val="none" w:sz="0" w:space="0" w:color="auto"/>
                                                                                  </w:divBdr>
                                                                                  <w:divsChild>
                                                                                    <w:div w:id="46072368">
                                                                                      <w:marLeft w:val="0"/>
                                                                                      <w:marRight w:val="0"/>
                                                                                      <w:marTop w:val="0"/>
                                                                                      <w:marBottom w:val="0"/>
                                                                                      <w:divBdr>
                                                                                        <w:top w:val="none" w:sz="0" w:space="0" w:color="auto"/>
                                                                                        <w:left w:val="none" w:sz="0" w:space="0" w:color="auto"/>
                                                                                        <w:bottom w:val="none" w:sz="0" w:space="0" w:color="auto"/>
                                                                                        <w:right w:val="none" w:sz="0" w:space="0" w:color="auto"/>
                                                                                      </w:divBdr>
                                                                                      <w:divsChild>
                                                                                        <w:div w:id="18941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4189858">
      <w:bodyDiv w:val="1"/>
      <w:marLeft w:val="0"/>
      <w:marRight w:val="0"/>
      <w:marTop w:val="0"/>
      <w:marBottom w:val="0"/>
      <w:divBdr>
        <w:top w:val="none" w:sz="0" w:space="0" w:color="auto"/>
        <w:left w:val="none" w:sz="0" w:space="0" w:color="auto"/>
        <w:bottom w:val="none" w:sz="0" w:space="0" w:color="auto"/>
        <w:right w:val="none" w:sz="0" w:space="0" w:color="auto"/>
      </w:divBdr>
    </w:div>
    <w:div w:id="1966423061">
      <w:bodyDiv w:val="1"/>
      <w:marLeft w:val="0"/>
      <w:marRight w:val="0"/>
      <w:marTop w:val="0"/>
      <w:marBottom w:val="0"/>
      <w:divBdr>
        <w:top w:val="none" w:sz="0" w:space="0" w:color="auto"/>
        <w:left w:val="none" w:sz="0" w:space="0" w:color="auto"/>
        <w:bottom w:val="none" w:sz="0" w:space="0" w:color="auto"/>
        <w:right w:val="none" w:sz="0" w:space="0" w:color="auto"/>
      </w:divBdr>
      <w:divsChild>
        <w:div w:id="1782651695">
          <w:marLeft w:val="835"/>
          <w:marRight w:val="0"/>
          <w:marTop w:val="0"/>
          <w:marBottom w:val="200"/>
          <w:divBdr>
            <w:top w:val="none" w:sz="0" w:space="0" w:color="auto"/>
            <w:left w:val="none" w:sz="0" w:space="0" w:color="auto"/>
            <w:bottom w:val="none" w:sz="0" w:space="0" w:color="auto"/>
            <w:right w:val="none" w:sz="0" w:space="0" w:color="auto"/>
          </w:divBdr>
        </w:div>
      </w:divsChild>
    </w:div>
    <w:div w:id="1989436915">
      <w:bodyDiv w:val="1"/>
      <w:marLeft w:val="0"/>
      <w:marRight w:val="0"/>
      <w:marTop w:val="0"/>
      <w:marBottom w:val="0"/>
      <w:divBdr>
        <w:top w:val="none" w:sz="0" w:space="0" w:color="auto"/>
        <w:left w:val="none" w:sz="0" w:space="0" w:color="auto"/>
        <w:bottom w:val="none" w:sz="0" w:space="0" w:color="auto"/>
        <w:right w:val="none" w:sz="0" w:space="0" w:color="auto"/>
      </w:divBdr>
      <w:divsChild>
        <w:div w:id="133371474">
          <w:marLeft w:val="288"/>
          <w:marRight w:val="0"/>
          <w:marTop w:val="0"/>
          <w:marBottom w:val="0"/>
          <w:divBdr>
            <w:top w:val="none" w:sz="0" w:space="0" w:color="auto"/>
            <w:left w:val="none" w:sz="0" w:space="0" w:color="auto"/>
            <w:bottom w:val="none" w:sz="0" w:space="0" w:color="auto"/>
            <w:right w:val="none" w:sz="0" w:space="0" w:color="auto"/>
          </w:divBdr>
        </w:div>
        <w:div w:id="201988519">
          <w:marLeft w:val="288"/>
          <w:marRight w:val="0"/>
          <w:marTop w:val="0"/>
          <w:marBottom w:val="0"/>
          <w:divBdr>
            <w:top w:val="none" w:sz="0" w:space="0" w:color="auto"/>
            <w:left w:val="none" w:sz="0" w:space="0" w:color="auto"/>
            <w:bottom w:val="none" w:sz="0" w:space="0" w:color="auto"/>
            <w:right w:val="none" w:sz="0" w:space="0" w:color="auto"/>
          </w:divBdr>
        </w:div>
        <w:div w:id="451754600">
          <w:marLeft w:val="288"/>
          <w:marRight w:val="0"/>
          <w:marTop w:val="0"/>
          <w:marBottom w:val="0"/>
          <w:divBdr>
            <w:top w:val="none" w:sz="0" w:space="0" w:color="auto"/>
            <w:left w:val="none" w:sz="0" w:space="0" w:color="auto"/>
            <w:bottom w:val="none" w:sz="0" w:space="0" w:color="auto"/>
            <w:right w:val="none" w:sz="0" w:space="0" w:color="auto"/>
          </w:divBdr>
        </w:div>
        <w:div w:id="737094953">
          <w:marLeft w:val="288"/>
          <w:marRight w:val="0"/>
          <w:marTop w:val="0"/>
          <w:marBottom w:val="0"/>
          <w:divBdr>
            <w:top w:val="none" w:sz="0" w:space="0" w:color="auto"/>
            <w:left w:val="none" w:sz="0" w:space="0" w:color="auto"/>
            <w:bottom w:val="none" w:sz="0" w:space="0" w:color="auto"/>
            <w:right w:val="none" w:sz="0" w:space="0" w:color="auto"/>
          </w:divBdr>
        </w:div>
        <w:div w:id="821770114">
          <w:marLeft w:val="288"/>
          <w:marRight w:val="0"/>
          <w:marTop w:val="0"/>
          <w:marBottom w:val="0"/>
          <w:divBdr>
            <w:top w:val="none" w:sz="0" w:space="0" w:color="auto"/>
            <w:left w:val="none" w:sz="0" w:space="0" w:color="auto"/>
            <w:bottom w:val="none" w:sz="0" w:space="0" w:color="auto"/>
            <w:right w:val="none" w:sz="0" w:space="0" w:color="auto"/>
          </w:divBdr>
        </w:div>
        <w:div w:id="1275871082">
          <w:marLeft w:val="288"/>
          <w:marRight w:val="0"/>
          <w:marTop w:val="0"/>
          <w:marBottom w:val="0"/>
          <w:divBdr>
            <w:top w:val="none" w:sz="0" w:space="0" w:color="auto"/>
            <w:left w:val="none" w:sz="0" w:space="0" w:color="auto"/>
            <w:bottom w:val="none" w:sz="0" w:space="0" w:color="auto"/>
            <w:right w:val="none" w:sz="0" w:space="0" w:color="auto"/>
          </w:divBdr>
        </w:div>
        <w:div w:id="1435903769">
          <w:marLeft w:val="288"/>
          <w:marRight w:val="0"/>
          <w:marTop w:val="0"/>
          <w:marBottom w:val="0"/>
          <w:divBdr>
            <w:top w:val="none" w:sz="0" w:space="0" w:color="auto"/>
            <w:left w:val="none" w:sz="0" w:space="0" w:color="auto"/>
            <w:bottom w:val="none" w:sz="0" w:space="0" w:color="auto"/>
            <w:right w:val="none" w:sz="0" w:space="0" w:color="auto"/>
          </w:divBdr>
        </w:div>
        <w:div w:id="1513258714">
          <w:marLeft w:val="288"/>
          <w:marRight w:val="0"/>
          <w:marTop w:val="0"/>
          <w:marBottom w:val="0"/>
          <w:divBdr>
            <w:top w:val="none" w:sz="0" w:space="0" w:color="auto"/>
            <w:left w:val="none" w:sz="0" w:space="0" w:color="auto"/>
            <w:bottom w:val="none" w:sz="0" w:space="0" w:color="auto"/>
            <w:right w:val="none" w:sz="0" w:space="0" w:color="auto"/>
          </w:divBdr>
        </w:div>
        <w:div w:id="1663313379">
          <w:marLeft w:val="288"/>
          <w:marRight w:val="0"/>
          <w:marTop w:val="0"/>
          <w:marBottom w:val="0"/>
          <w:divBdr>
            <w:top w:val="none" w:sz="0" w:space="0" w:color="auto"/>
            <w:left w:val="none" w:sz="0" w:space="0" w:color="auto"/>
            <w:bottom w:val="none" w:sz="0" w:space="0" w:color="auto"/>
            <w:right w:val="none" w:sz="0" w:space="0" w:color="auto"/>
          </w:divBdr>
        </w:div>
        <w:div w:id="1838033229">
          <w:marLeft w:val="288"/>
          <w:marRight w:val="0"/>
          <w:marTop w:val="0"/>
          <w:marBottom w:val="0"/>
          <w:divBdr>
            <w:top w:val="none" w:sz="0" w:space="0" w:color="auto"/>
            <w:left w:val="none" w:sz="0" w:space="0" w:color="auto"/>
            <w:bottom w:val="none" w:sz="0" w:space="0" w:color="auto"/>
            <w:right w:val="none" w:sz="0" w:space="0" w:color="auto"/>
          </w:divBdr>
        </w:div>
      </w:divsChild>
    </w:div>
    <w:div w:id="1993635515">
      <w:bodyDiv w:val="1"/>
      <w:marLeft w:val="0"/>
      <w:marRight w:val="0"/>
      <w:marTop w:val="0"/>
      <w:marBottom w:val="0"/>
      <w:divBdr>
        <w:top w:val="none" w:sz="0" w:space="0" w:color="auto"/>
        <w:left w:val="none" w:sz="0" w:space="0" w:color="auto"/>
        <w:bottom w:val="none" w:sz="0" w:space="0" w:color="auto"/>
        <w:right w:val="none" w:sz="0" w:space="0" w:color="auto"/>
      </w:divBdr>
      <w:divsChild>
        <w:div w:id="2017347365">
          <w:marLeft w:val="835"/>
          <w:marRight w:val="0"/>
          <w:marTop w:val="0"/>
          <w:marBottom w:val="200"/>
          <w:divBdr>
            <w:top w:val="none" w:sz="0" w:space="0" w:color="auto"/>
            <w:left w:val="none" w:sz="0" w:space="0" w:color="auto"/>
            <w:bottom w:val="none" w:sz="0" w:space="0" w:color="auto"/>
            <w:right w:val="none" w:sz="0" w:space="0" w:color="auto"/>
          </w:divBdr>
        </w:div>
      </w:divsChild>
    </w:div>
    <w:div w:id="2015764602">
      <w:bodyDiv w:val="1"/>
      <w:marLeft w:val="0"/>
      <w:marRight w:val="0"/>
      <w:marTop w:val="0"/>
      <w:marBottom w:val="0"/>
      <w:divBdr>
        <w:top w:val="none" w:sz="0" w:space="0" w:color="auto"/>
        <w:left w:val="none" w:sz="0" w:space="0" w:color="auto"/>
        <w:bottom w:val="none" w:sz="0" w:space="0" w:color="auto"/>
        <w:right w:val="none" w:sz="0" w:space="0" w:color="auto"/>
      </w:divBdr>
      <w:divsChild>
        <w:div w:id="1423528722">
          <w:marLeft w:val="0"/>
          <w:marRight w:val="0"/>
          <w:marTop w:val="0"/>
          <w:marBottom w:val="0"/>
          <w:divBdr>
            <w:top w:val="none" w:sz="0" w:space="0" w:color="auto"/>
            <w:left w:val="none" w:sz="0" w:space="0" w:color="auto"/>
            <w:bottom w:val="none" w:sz="0" w:space="0" w:color="auto"/>
            <w:right w:val="none" w:sz="0" w:space="0" w:color="auto"/>
          </w:divBdr>
          <w:divsChild>
            <w:div w:id="1084107284">
              <w:marLeft w:val="0"/>
              <w:marRight w:val="0"/>
              <w:marTop w:val="0"/>
              <w:marBottom w:val="0"/>
              <w:divBdr>
                <w:top w:val="none" w:sz="0" w:space="0" w:color="auto"/>
                <w:left w:val="none" w:sz="0" w:space="0" w:color="auto"/>
                <w:bottom w:val="none" w:sz="0" w:space="0" w:color="auto"/>
                <w:right w:val="none" w:sz="0" w:space="0" w:color="auto"/>
              </w:divBdr>
              <w:divsChild>
                <w:div w:id="659892635">
                  <w:marLeft w:val="0"/>
                  <w:marRight w:val="0"/>
                  <w:marTop w:val="0"/>
                  <w:marBottom w:val="0"/>
                  <w:divBdr>
                    <w:top w:val="none" w:sz="0" w:space="0" w:color="auto"/>
                    <w:left w:val="none" w:sz="0" w:space="0" w:color="auto"/>
                    <w:bottom w:val="none" w:sz="0" w:space="0" w:color="auto"/>
                    <w:right w:val="none" w:sz="0" w:space="0" w:color="auto"/>
                  </w:divBdr>
                  <w:divsChild>
                    <w:div w:id="198394288">
                      <w:marLeft w:val="0"/>
                      <w:marRight w:val="0"/>
                      <w:marTop w:val="45"/>
                      <w:marBottom w:val="0"/>
                      <w:divBdr>
                        <w:top w:val="none" w:sz="0" w:space="0" w:color="auto"/>
                        <w:left w:val="none" w:sz="0" w:space="0" w:color="auto"/>
                        <w:bottom w:val="none" w:sz="0" w:space="0" w:color="auto"/>
                        <w:right w:val="none" w:sz="0" w:space="0" w:color="auto"/>
                      </w:divBdr>
                      <w:divsChild>
                        <w:div w:id="445655827">
                          <w:marLeft w:val="0"/>
                          <w:marRight w:val="0"/>
                          <w:marTop w:val="0"/>
                          <w:marBottom w:val="0"/>
                          <w:divBdr>
                            <w:top w:val="none" w:sz="0" w:space="0" w:color="auto"/>
                            <w:left w:val="none" w:sz="0" w:space="0" w:color="auto"/>
                            <w:bottom w:val="none" w:sz="0" w:space="0" w:color="auto"/>
                            <w:right w:val="none" w:sz="0" w:space="0" w:color="auto"/>
                          </w:divBdr>
                          <w:divsChild>
                            <w:div w:id="1781875357">
                              <w:marLeft w:val="2070"/>
                              <w:marRight w:val="3960"/>
                              <w:marTop w:val="0"/>
                              <w:marBottom w:val="0"/>
                              <w:divBdr>
                                <w:top w:val="none" w:sz="0" w:space="0" w:color="auto"/>
                                <w:left w:val="none" w:sz="0" w:space="0" w:color="auto"/>
                                <w:bottom w:val="none" w:sz="0" w:space="0" w:color="auto"/>
                                <w:right w:val="none" w:sz="0" w:space="0" w:color="auto"/>
                              </w:divBdr>
                              <w:divsChild>
                                <w:div w:id="2055694296">
                                  <w:marLeft w:val="0"/>
                                  <w:marRight w:val="0"/>
                                  <w:marTop w:val="0"/>
                                  <w:marBottom w:val="0"/>
                                  <w:divBdr>
                                    <w:top w:val="none" w:sz="0" w:space="0" w:color="auto"/>
                                    <w:left w:val="none" w:sz="0" w:space="0" w:color="auto"/>
                                    <w:bottom w:val="none" w:sz="0" w:space="0" w:color="auto"/>
                                    <w:right w:val="none" w:sz="0" w:space="0" w:color="auto"/>
                                  </w:divBdr>
                                  <w:divsChild>
                                    <w:div w:id="1003968998">
                                      <w:marLeft w:val="0"/>
                                      <w:marRight w:val="0"/>
                                      <w:marTop w:val="0"/>
                                      <w:marBottom w:val="0"/>
                                      <w:divBdr>
                                        <w:top w:val="none" w:sz="0" w:space="0" w:color="auto"/>
                                        <w:left w:val="none" w:sz="0" w:space="0" w:color="auto"/>
                                        <w:bottom w:val="none" w:sz="0" w:space="0" w:color="auto"/>
                                        <w:right w:val="none" w:sz="0" w:space="0" w:color="auto"/>
                                      </w:divBdr>
                                      <w:divsChild>
                                        <w:div w:id="1272592806">
                                          <w:marLeft w:val="0"/>
                                          <w:marRight w:val="0"/>
                                          <w:marTop w:val="0"/>
                                          <w:marBottom w:val="0"/>
                                          <w:divBdr>
                                            <w:top w:val="none" w:sz="0" w:space="0" w:color="auto"/>
                                            <w:left w:val="none" w:sz="0" w:space="0" w:color="auto"/>
                                            <w:bottom w:val="none" w:sz="0" w:space="0" w:color="auto"/>
                                            <w:right w:val="none" w:sz="0" w:space="0" w:color="auto"/>
                                          </w:divBdr>
                                          <w:divsChild>
                                            <w:div w:id="1862238059">
                                              <w:marLeft w:val="0"/>
                                              <w:marRight w:val="0"/>
                                              <w:marTop w:val="90"/>
                                              <w:marBottom w:val="0"/>
                                              <w:divBdr>
                                                <w:top w:val="none" w:sz="0" w:space="0" w:color="auto"/>
                                                <w:left w:val="none" w:sz="0" w:space="0" w:color="auto"/>
                                                <w:bottom w:val="none" w:sz="0" w:space="0" w:color="auto"/>
                                                <w:right w:val="none" w:sz="0" w:space="0" w:color="auto"/>
                                              </w:divBdr>
                                              <w:divsChild>
                                                <w:div w:id="535890394">
                                                  <w:marLeft w:val="0"/>
                                                  <w:marRight w:val="0"/>
                                                  <w:marTop w:val="0"/>
                                                  <w:marBottom w:val="0"/>
                                                  <w:divBdr>
                                                    <w:top w:val="none" w:sz="0" w:space="0" w:color="auto"/>
                                                    <w:left w:val="none" w:sz="0" w:space="0" w:color="auto"/>
                                                    <w:bottom w:val="none" w:sz="0" w:space="0" w:color="auto"/>
                                                    <w:right w:val="none" w:sz="0" w:space="0" w:color="auto"/>
                                                  </w:divBdr>
                                                  <w:divsChild>
                                                    <w:div w:id="1667711605">
                                                      <w:marLeft w:val="0"/>
                                                      <w:marRight w:val="0"/>
                                                      <w:marTop w:val="0"/>
                                                      <w:marBottom w:val="0"/>
                                                      <w:divBdr>
                                                        <w:top w:val="none" w:sz="0" w:space="0" w:color="auto"/>
                                                        <w:left w:val="none" w:sz="0" w:space="0" w:color="auto"/>
                                                        <w:bottom w:val="none" w:sz="0" w:space="0" w:color="auto"/>
                                                        <w:right w:val="none" w:sz="0" w:space="0" w:color="auto"/>
                                                      </w:divBdr>
                                                      <w:divsChild>
                                                        <w:div w:id="362363130">
                                                          <w:marLeft w:val="0"/>
                                                          <w:marRight w:val="0"/>
                                                          <w:marTop w:val="0"/>
                                                          <w:marBottom w:val="390"/>
                                                          <w:divBdr>
                                                            <w:top w:val="none" w:sz="0" w:space="0" w:color="auto"/>
                                                            <w:left w:val="none" w:sz="0" w:space="0" w:color="auto"/>
                                                            <w:bottom w:val="none" w:sz="0" w:space="0" w:color="auto"/>
                                                            <w:right w:val="none" w:sz="0" w:space="0" w:color="auto"/>
                                                          </w:divBdr>
                                                          <w:divsChild>
                                                            <w:div w:id="619335733">
                                                              <w:marLeft w:val="0"/>
                                                              <w:marRight w:val="0"/>
                                                              <w:marTop w:val="0"/>
                                                              <w:marBottom w:val="0"/>
                                                              <w:divBdr>
                                                                <w:top w:val="none" w:sz="0" w:space="0" w:color="auto"/>
                                                                <w:left w:val="none" w:sz="0" w:space="0" w:color="auto"/>
                                                                <w:bottom w:val="none" w:sz="0" w:space="0" w:color="auto"/>
                                                                <w:right w:val="none" w:sz="0" w:space="0" w:color="auto"/>
                                                              </w:divBdr>
                                                              <w:divsChild>
                                                                <w:div w:id="960573641">
                                                                  <w:marLeft w:val="0"/>
                                                                  <w:marRight w:val="0"/>
                                                                  <w:marTop w:val="0"/>
                                                                  <w:marBottom w:val="0"/>
                                                                  <w:divBdr>
                                                                    <w:top w:val="none" w:sz="0" w:space="0" w:color="auto"/>
                                                                    <w:left w:val="none" w:sz="0" w:space="0" w:color="auto"/>
                                                                    <w:bottom w:val="none" w:sz="0" w:space="0" w:color="auto"/>
                                                                    <w:right w:val="none" w:sz="0" w:space="0" w:color="auto"/>
                                                                  </w:divBdr>
                                                                  <w:divsChild>
                                                                    <w:div w:id="63601878">
                                                                      <w:marLeft w:val="0"/>
                                                                      <w:marRight w:val="0"/>
                                                                      <w:marTop w:val="0"/>
                                                                      <w:marBottom w:val="0"/>
                                                                      <w:divBdr>
                                                                        <w:top w:val="none" w:sz="0" w:space="0" w:color="auto"/>
                                                                        <w:left w:val="none" w:sz="0" w:space="0" w:color="auto"/>
                                                                        <w:bottom w:val="none" w:sz="0" w:space="0" w:color="auto"/>
                                                                        <w:right w:val="none" w:sz="0" w:space="0" w:color="auto"/>
                                                                      </w:divBdr>
                                                                      <w:divsChild>
                                                                        <w:div w:id="630205713">
                                                                          <w:marLeft w:val="0"/>
                                                                          <w:marRight w:val="0"/>
                                                                          <w:marTop w:val="0"/>
                                                                          <w:marBottom w:val="0"/>
                                                                          <w:divBdr>
                                                                            <w:top w:val="none" w:sz="0" w:space="0" w:color="auto"/>
                                                                            <w:left w:val="none" w:sz="0" w:space="0" w:color="auto"/>
                                                                            <w:bottom w:val="none" w:sz="0" w:space="0" w:color="auto"/>
                                                                            <w:right w:val="none" w:sz="0" w:space="0" w:color="auto"/>
                                                                          </w:divBdr>
                                                                          <w:divsChild>
                                                                            <w:div w:id="2019771011">
                                                                              <w:marLeft w:val="0"/>
                                                                              <w:marRight w:val="0"/>
                                                                              <w:marTop w:val="0"/>
                                                                              <w:marBottom w:val="0"/>
                                                                              <w:divBdr>
                                                                                <w:top w:val="none" w:sz="0" w:space="0" w:color="auto"/>
                                                                                <w:left w:val="none" w:sz="0" w:space="0" w:color="auto"/>
                                                                                <w:bottom w:val="none" w:sz="0" w:space="0" w:color="auto"/>
                                                                                <w:right w:val="none" w:sz="0" w:space="0" w:color="auto"/>
                                                                              </w:divBdr>
                                                                              <w:divsChild>
                                                                                <w:div w:id="1314725279">
                                                                                  <w:marLeft w:val="0"/>
                                                                                  <w:marRight w:val="0"/>
                                                                                  <w:marTop w:val="0"/>
                                                                                  <w:marBottom w:val="0"/>
                                                                                  <w:divBdr>
                                                                                    <w:top w:val="none" w:sz="0" w:space="0" w:color="auto"/>
                                                                                    <w:left w:val="none" w:sz="0" w:space="0" w:color="auto"/>
                                                                                    <w:bottom w:val="none" w:sz="0" w:space="0" w:color="auto"/>
                                                                                    <w:right w:val="none" w:sz="0" w:space="0" w:color="auto"/>
                                                                                  </w:divBdr>
                                                                                  <w:divsChild>
                                                                                    <w:div w:id="1934438772">
                                                                                      <w:marLeft w:val="0"/>
                                                                                      <w:marRight w:val="0"/>
                                                                                      <w:marTop w:val="0"/>
                                                                                      <w:marBottom w:val="0"/>
                                                                                      <w:divBdr>
                                                                                        <w:top w:val="none" w:sz="0" w:space="0" w:color="auto"/>
                                                                                        <w:left w:val="none" w:sz="0" w:space="0" w:color="auto"/>
                                                                                        <w:bottom w:val="none" w:sz="0" w:space="0" w:color="auto"/>
                                                                                        <w:right w:val="none" w:sz="0" w:space="0" w:color="auto"/>
                                                                                      </w:divBdr>
                                                                                      <w:divsChild>
                                                                                        <w:div w:id="254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5037308">
      <w:bodyDiv w:val="1"/>
      <w:marLeft w:val="0"/>
      <w:marRight w:val="0"/>
      <w:marTop w:val="0"/>
      <w:marBottom w:val="0"/>
      <w:divBdr>
        <w:top w:val="none" w:sz="0" w:space="0" w:color="auto"/>
        <w:left w:val="none" w:sz="0" w:space="0" w:color="auto"/>
        <w:bottom w:val="none" w:sz="0" w:space="0" w:color="auto"/>
        <w:right w:val="none" w:sz="0" w:space="0" w:color="auto"/>
      </w:divBdr>
    </w:div>
    <w:div w:id="2049573390">
      <w:bodyDiv w:val="1"/>
      <w:marLeft w:val="0"/>
      <w:marRight w:val="0"/>
      <w:marTop w:val="0"/>
      <w:marBottom w:val="0"/>
      <w:divBdr>
        <w:top w:val="none" w:sz="0" w:space="0" w:color="auto"/>
        <w:left w:val="none" w:sz="0" w:space="0" w:color="auto"/>
        <w:bottom w:val="none" w:sz="0" w:space="0" w:color="auto"/>
        <w:right w:val="none" w:sz="0" w:space="0" w:color="auto"/>
      </w:divBdr>
    </w:div>
    <w:div w:id="2058579697">
      <w:bodyDiv w:val="1"/>
      <w:marLeft w:val="0"/>
      <w:marRight w:val="0"/>
      <w:marTop w:val="0"/>
      <w:marBottom w:val="0"/>
      <w:divBdr>
        <w:top w:val="none" w:sz="0" w:space="0" w:color="auto"/>
        <w:left w:val="none" w:sz="0" w:space="0" w:color="auto"/>
        <w:bottom w:val="none" w:sz="0" w:space="0" w:color="auto"/>
        <w:right w:val="none" w:sz="0" w:space="0" w:color="auto"/>
      </w:divBdr>
    </w:div>
    <w:div w:id="2086493041">
      <w:bodyDiv w:val="1"/>
      <w:marLeft w:val="0"/>
      <w:marRight w:val="0"/>
      <w:marTop w:val="0"/>
      <w:marBottom w:val="0"/>
      <w:divBdr>
        <w:top w:val="none" w:sz="0" w:space="0" w:color="auto"/>
        <w:left w:val="none" w:sz="0" w:space="0" w:color="auto"/>
        <w:bottom w:val="none" w:sz="0" w:space="0" w:color="auto"/>
        <w:right w:val="none" w:sz="0" w:space="0" w:color="auto"/>
      </w:divBdr>
      <w:divsChild>
        <w:div w:id="1017851510">
          <w:marLeft w:val="274"/>
          <w:marRight w:val="0"/>
          <w:marTop w:val="0"/>
          <w:marBottom w:val="120"/>
          <w:divBdr>
            <w:top w:val="none" w:sz="0" w:space="0" w:color="auto"/>
            <w:left w:val="none" w:sz="0" w:space="0" w:color="auto"/>
            <w:bottom w:val="none" w:sz="0" w:space="0" w:color="auto"/>
            <w:right w:val="none" w:sz="0" w:space="0" w:color="auto"/>
          </w:divBdr>
        </w:div>
        <w:div w:id="1366176945">
          <w:marLeft w:val="562"/>
          <w:marRight w:val="0"/>
          <w:marTop w:val="0"/>
          <w:marBottom w:val="120"/>
          <w:divBdr>
            <w:top w:val="none" w:sz="0" w:space="0" w:color="auto"/>
            <w:left w:val="none" w:sz="0" w:space="0" w:color="auto"/>
            <w:bottom w:val="none" w:sz="0" w:space="0" w:color="auto"/>
            <w:right w:val="none" w:sz="0" w:space="0" w:color="auto"/>
          </w:divBdr>
        </w:div>
      </w:divsChild>
    </w:div>
    <w:div w:id="2093894358">
      <w:bodyDiv w:val="1"/>
      <w:marLeft w:val="0"/>
      <w:marRight w:val="0"/>
      <w:marTop w:val="0"/>
      <w:marBottom w:val="0"/>
      <w:divBdr>
        <w:top w:val="none" w:sz="0" w:space="0" w:color="auto"/>
        <w:left w:val="none" w:sz="0" w:space="0" w:color="auto"/>
        <w:bottom w:val="none" w:sz="0" w:space="0" w:color="auto"/>
        <w:right w:val="none" w:sz="0" w:space="0" w:color="auto"/>
      </w:divBdr>
      <w:divsChild>
        <w:div w:id="711265584">
          <w:marLeft w:val="274"/>
          <w:marRight w:val="0"/>
          <w:marTop w:val="0"/>
          <w:marBottom w:val="0"/>
          <w:divBdr>
            <w:top w:val="none" w:sz="0" w:space="0" w:color="auto"/>
            <w:left w:val="none" w:sz="0" w:space="0" w:color="auto"/>
            <w:bottom w:val="none" w:sz="0" w:space="0" w:color="auto"/>
            <w:right w:val="none" w:sz="0" w:space="0" w:color="auto"/>
          </w:divBdr>
        </w:div>
        <w:div w:id="873884042">
          <w:marLeft w:val="274"/>
          <w:marRight w:val="0"/>
          <w:marTop w:val="0"/>
          <w:marBottom w:val="0"/>
          <w:divBdr>
            <w:top w:val="none" w:sz="0" w:space="0" w:color="auto"/>
            <w:left w:val="none" w:sz="0" w:space="0" w:color="auto"/>
            <w:bottom w:val="none" w:sz="0" w:space="0" w:color="auto"/>
            <w:right w:val="none" w:sz="0" w:space="0" w:color="auto"/>
          </w:divBdr>
        </w:div>
        <w:div w:id="1589994588">
          <w:marLeft w:val="274"/>
          <w:marRight w:val="0"/>
          <w:marTop w:val="0"/>
          <w:marBottom w:val="0"/>
          <w:divBdr>
            <w:top w:val="none" w:sz="0" w:space="0" w:color="auto"/>
            <w:left w:val="none" w:sz="0" w:space="0" w:color="auto"/>
            <w:bottom w:val="none" w:sz="0" w:space="0" w:color="auto"/>
            <w:right w:val="none" w:sz="0" w:space="0" w:color="auto"/>
          </w:divBdr>
        </w:div>
      </w:divsChild>
    </w:div>
    <w:div w:id="2105570555">
      <w:bodyDiv w:val="1"/>
      <w:marLeft w:val="0"/>
      <w:marRight w:val="0"/>
      <w:marTop w:val="0"/>
      <w:marBottom w:val="0"/>
      <w:divBdr>
        <w:top w:val="none" w:sz="0" w:space="0" w:color="auto"/>
        <w:left w:val="none" w:sz="0" w:space="0" w:color="auto"/>
        <w:bottom w:val="none" w:sz="0" w:space="0" w:color="auto"/>
        <w:right w:val="none" w:sz="0" w:space="0" w:color="auto"/>
      </w:divBdr>
    </w:div>
    <w:div w:id="2111855449">
      <w:bodyDiv w:val="1"/>
      <w:marLeft w:val="0"/>
      <w:marRight w:val="0"/>
      <w:marTop w:val="0"/>
      <w:marBottom w:val="0"/>
      <w:divBdr>
        <w:top w:val="none" w:sz="0" w:space="0" w:color="auto"/>
        <w:left w:val="none" w:sz="0" w:space="0" w:color="auto"/>
        <w:bottom w:val="none" w:sz="0" w:space="0" w:color="auto"/>
        <w:right w:val="none" w:sz="0" w:space="0" w:color="auto"/>
      </w:divBdr>
    </w:div>
    <w:div w:id="2114475157">
      <w:bodyDiv w:val="1"/>
      <w:marLeft w:val="0"/>
      <w:marRight w:val="0"/>
      <w:marTop w:val="0"/>
      <w:marBottom w:val="0"/>
      <w:divBdr>
        <w:top w:val="none" w:sz="0" w:space="0" w:color="auto"/>
        <w:left w:val="none" w:sz="0" w:space="0" w:color="auto"/>
        <w:bottom w:val="none" w:sz="0" w:space="0" w:color="auto"/>
        <w:right w:val="none" w:sz="0" w:space="0" w:color="auto"/>
      </w:divBdr>
    </w:div>
    <w:div w:id="2116436273">
      <w:bodyDiv w:val="1"/>
      <w:marLeft w:val="0"/>
      <w:marRight w:val="0"/>
      <w:marTop w:val="0"/>
      <w:marBottom w:val="0"/>
      <w:divBdr>
        <w:top w:val="none" w:sz="0" w:space="0" w:color="auto"/>
        <w:left w:val="none" w:sz="0" w:space="0" w:color="auto"/>
        <w:bottom w:val="none" w:sz="0" w:space="0" w:color="auto"/>
        <w:right w:val="none" w:sz="0" w:space="0" w:color="auto"/>
      </w:divBdr>
    </w:div>
    <w:div w:id="2123188102">
      <w:bodyDiv w:val="1"/>
      <w:marLeft w:val="0"/>
      <w:marRight w:val="0"/>
      <w:marTop w:val="0"/>
      <w:marBottom w:val="0"/>
      <w:divBdr>
        <w:top w:val="none" w:sz="0" w:space="0" w:color="auto"/>
        <w:left w:val="none" w:sz="0" w:space="0" w:color="auto"/>
        <w:bottom w:val="none" w:sz="0" w:space="0" w:color="auto"/>
        <w:right w:val="none" w:sz="0" w:space="0" w:color="auto"/>
      </w:divBdr>
    </w:div>
    <w:div w:id="214600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2b.bmw.com"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cid:image001.png@01D858B9.245390C0" TargetMode="Externa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2b.bmwgroup.net" TargetMode="External"/><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B377FC88-2505-4060-9373-F58399FB2331}">
    <t:Anchor>
      <t:Comment id="794189957"/>
    </t:Anchor>
    <t:History>
      <t:Event id="{5D68A30E-8D8C-4FE2-83CA-F6B6E44EA9DD}" time="2024-09-03T12:14:05.001Z">
        <t:Attribution userId="S::pascal.boehme@bmw.de::fc59b7f4-3d0a-4e9c-ac3a-b89a31c27e2b" userProvider="AD" userName="Boehme Pascal, TS-215"/>
        <t:Anchor>
          <t:Comment id="794189957"/>
        </t:Anchor>
        <t:Create/>
      </t:Event>
      <t:Event id="{2BF4DC1D-819C-4575-8736-9863A19193B4}" time="2024-09-03T12:14:05.001Z">
        <t:Attribution userId="S::pascal.boehme@bmw.de::fc59b7f4-3d0a-4e9c-ac3a-b89a31c27e2b" userProvider="AD" userName="Boehme Pascal, TS-215"/>
        <t:Anchor>
          <t:Comment id="794189957"/>
        </t:Anchor>
        <t:Assign userId="S::Robert.WA.Wittmann@bmw.de::283b5564-d8dc-4875-abec-444ef4336b55" userProvider="AD" userName="Wittmann Robert, TS-212RG"/>
      </t:Event>
      <t:Event id="{113EC2D0-6A1A-40B6-82F0-2D39C9BCF801}" time="2024-09-03T12:14:05.001Z">
        <t:Attribution userId="S::pascal.boehme@bmw.de::fc59b7f4-3d0a-4e9c-ac3a-b89a31c27e2b" userProvider="AD" userName="Boehme Pascal, TS-215"/>
        <t:Anchor>
          <t:Comment id="794189957"/>
        </t:Anchor>
        <t:SetTitle title="@Wittmann Robert, TS-212RG"/>
      </t:Event>
    </t:History>
  </t:Task>
  <t:Task id="{11B34DF9-7108-4A61-A6CB-92B885CECDC1}">
    <t:Anchor>
      <t:Comment id="1857495203"/>
    </t:Anchor>
    <t:History>
      <t:Event id="{E2CC1FAC-8AB4-40A4-B82F-1026E79627F8}" time="2024-09-03T12:29:00.817Z">
        <t:Attribution userId="S::pascal.boehme@bmw.de::fc59b7f4-3d0a-4e9c-ac3a-b89a31c27e2b" userProvider="AD" userName="Boehme Pascal, TS-215"/>
        <t:Anchor>
          <t:Comment id="1857495203"/>
        </t:Anchor>
        <t:Create/>
      </t:Event>
      <t:Event id="{C3C51E93-8EF3-4A77-94C5-DD4D70602A60}" time="2024-09-03T12:29:00.817Z">
        <t:Attribution userId="S::pascal.boehme@bmw.de::fc59b7f4-3d0a-4e9c-ac3a-b89a31c27e2b" userProvider="AD" userName="Boehme Pascal, TS-215"/>
        <t:Anchor>
          <t:Comment id="1857495203"/>
        </t:Anchor>
        <t:Assign userId="S::Simon.Seidenberg@bmw.de::9ae8edac-b78c-43d6-9224-ccbca77e11ca" userProvider="AD" userName="Seidenberg Simon, TS-213"/>
      </t:Event>
      <t:Event id="{E0529A4D-5E05-422B-B61C-40577737008C}" time="2024-09-03T12:29:00.817Z">
        <t:Attribution userId="S::pascal.boehme@bmw.de::fc59b7f4-3d0a-4e9c-ac3a-b89a31c27e2b" userProvider="AD" userName="Boehme Pascal, TS-215"/>
        <t:Anchor>
          <t:Comment id="1857495203"/>
        </t:Anchor>
        <t:SetTitle title="notwendig @Seidenberg Simon, TS-213"/>
      </t:Event>
    </t:History>
  </t:Task>
  <t:Task id="{12A7022B-813A-42D2-ACB7-6DA1EA9E2D8D}">
    <t:Anchor>
      <t:Comment id="1806571467"/>
    </t:Anchor>
    <t:History>
      <t:Event id="{4B74F712-F181-4124-963C-56BBA0971465}" time="2024-09-03T12:30:40.891Z">
        <t:Attribution userId="S::pascal.boehme@bmw.de::fc59b7f4-3d0a-4e9c-ac3a-b89a31c27e2b" userProvider="AD" userName="Boehme Pascal, TS-215"/>
        <t:Anchor>
          <t:Comment id="1806571467"/>
        </t:Anchor>
        <t:Create/>
      </t:Event>
      <t:Event id="{F570524D-A8F1-4381-898A-5C7865A65A24}" time="2024-09-03T12:30:40.891Z">
        <t:Attribution userId="S::pascal.boehme@bmw.de::fc59b7f4-3d0a-4e9c-ac3a-b89a31c27e2b" userProvider="AD" userName="Boehme Pascal, TS-215"/>
        <t:Anchor>
          <t:Comment id="1806571467"/>
        </t:Anchor>
        <t:Assign userId="S::Simon.Seidenberg@bmw.de::9ae8edac-b78c-43d6-9224-ccbca77e11ca" userProvider="AD" userName="Seidenberg Simon, TS-213"/>
      </t:Event>
      <t:Event id="{9EE37CDB-D6CF-4608-B9BB-3D2680D1C46A}" time="2024-09-03T12:30:40.891Z">
        <t:Attribution userId="S::pascal.boehme@bmw.de::fc59b7f4-3d0a-4e9c-ac3a-b89a31c27e2b" userProvider="AD" userName="Boehme Pascal, TS-215"/>
        <t:Anchor>
          <t:Comment id="1806571467"/>
        </t:Anchor>
        <t:SetTitle title="sind das wirklich Pinholes @Seidenberg Simon, TS-213"/>
      </t:Event>
    </t:History>
  </t:Task>
</t:Task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d4afcc-33e7-4df2-b99a-98adc97c4085" xsi:nil="true"/>
    <lcf76f155ced4ddcb4097134ff3c332f xmlns="d60c457a-8dd9-4a36-8ac7-ac5eee367c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B9596745854241438DCEA03FE79F16C0" ma:contentTypeVersion="14" ma:contentTypeDescription="Ein neues Dokument erstellen." ma:contentTypeScope="" ma:versionID="79f6fb3548b14e24e2a3a9663d32608e">
  <xsd:schema xmlns:xsd="http://www.w3.org/2001/XMLSchema" xmlns:xs="http://www.w3.org/2001/XMLSchema" xmlns:p="http://schemas.microsoft.com/office/2006/metadata/properties" xmlns:ns2="d60c457a-8dd9-4a36-8ac7-ac5eee367ceb" xmlns:ns3="33d4afcc-33e7-4df2-b99a-98adc97c4085" targetNamespace="http://schemas.microsoft.com/office/2006/metadata/properties" ma:root="true" ma:fieldsID="d147efb952217c38f87ce3fefc6a412e" ns2:_="" ns3:_="">
    <xsd:import namespace="d60c457a-8dd9-4a36-8ac7-ac5eee367ceb"/>
    <xsd:import namespace="33d4afcc-33e7-4df2-b99a-98adc97c40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c457a-8dd9-4a36-8ac7-ac5eee367c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96b8e5b-1f52-4d89-9d30-0680d0269bb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3d4afcc-33e7-4df2-b99a-98adc97c40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18ea30-0081-4e89-bb6e-34c01cc87627}" ma:internalName="TaxCatchAll" ma:showField="CatchAllData" ma:web="33d4afcc-33e7-4df2-b99a-98adc97c408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07F75-0D59-455C-98A0-8CB09B0ACF6A}">
  <ds:schemaRefs>
    <ds:schemaRef ds:uri="http://purl.org/dc/terms/"/>
    <ds:schemaRef ds:uri="d60c457a-8dd9-4a36-8ac7-ac5eee367ceb"/>
    <ds:schemaRef ds:uri="http://purl.org/dc/dcmitype/"/>
    <ds:schemaRef ds:uri="http://schemas.openxmlformats.org/package/2006/metadata/core-properties"/>
    <ds:schemaRef ds:uri="http://purl.org/dc/elements/1.1/"/>
    <ds:schemaRef ds:uri="http://schemas.microsoft.com/office/2006/metadata/properties"/>
    <ds:schemaRef ds:uri="http://schemas.microsoft.com/office/2006/documentManagement/types"/>
    <ds:schemaRef ds:uri="http://schemas.microsoft.com/office/infopath/2007/PartnerControls"/>
    <ds:schemaRef ds:uri="33d4afcc-33e7-4df2-b99a-98adc97c4085"/>
    <ds:schemaRef ds:uri="http://www.w3.org/XML/1998/namespace"/>
  </ds:schemaRefs>
</ds:datastoreItem>
</file>

<file path=customXml/itemProps2.xml><?xml version="1.0" encoding="utf-8"?>
<ds:datastoreItem xmlns:ds="http://schemas.openxmlformats.org/officeDocument/2006/customXml" ds:itemID="{58AEA0CC-A42C-44F1-AC40-AF7C8BC46586}">
  <ds:schemaRefs>
    <ds:schemaRef ds:uri="http://schemas.microsoft.com/sharepoint/v3/contenttype/forms"/>
  </ds:schemaRefs>
</ds:datastoreItem>
</file>

<file path=customXml/itemProps3.xml><?xml version="1.0" encoding="utf-8"?>
<ds:datastoreItem xmlns:ds="http://schemas.openxmlformats.org/officeDocument/2006/customXml" ds:itemID="{EE58E05F-F2F7-49B9-B01C-FD8C37149D83}">
  <ds:schemaRefs>
    <ds:schemaRef ds:uri="http://schemas.openxmlformats.org/officeDocument/2006/bibliography"/>
  </ds:schemaRefs>
</ds:datastoreItem>
</file>

<file path=customXml/itemProps4.xml><?xml version="1.0" encoding="utf-8"?>
<ds:datastoreItem xmlns:ds="http://schemas.openxmlformats.org/officeDocument/2006/customXml" ds:itemID="{6CB2C70A-6794-40BB-889E-3B8E0DF1F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c457a-8dd9-4a36-8ac7-ac5eee367ceb"/>
    <ds:schemaRef ds:uri="33d4afcc-33e7-4df2-b99a-98adc97c4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18738</Words>
  <Characters>118051</Characters>
  <Application>Microsoft Office Word</Application>
  <DocSecurity>0</DocSecurity>
  <Lines>983</Lines>
  <Paragraphs>273</Paragraphs>
  <ScaleCrop>false</ScaleCrop>
  <HeadingPairs>
    <vt:vector size="2" baseType="variant">
      <vt:variant>
        <vt:lpstr>Titel</vt:lpstr>
      </vt:variant>
      <vt:variant>
        <vt:i4>1</vt:i4>
      </vt:variant>
    </vt:vector>
  </HeadingPairs>
  <TitlesOfParts>
    <vt:vector size="1" baseType="lpstr">
      <vt:lpstr>Für den Ausschreibungsmantel gilt generell:</vt:lpstr>
    </vt:vector>
  </TitlesOfParts>
  <Company>BMW Group</Company>
  <LinksUpToDate>false</LinksUpToDate>
  <CharactersWithSpaces>136516</CharactersWithSpaces>
  <SharedDoc>false</SharedDoc>
  <HLinks>
    <vt:vector size="24" baseType="variant">
      <vt:variant>
        <vt:i4>131097</vt:i4>
      </vt:variant>
      <vt:variant>
        <vt:i4>555</vt:i4>
      </vt:variant>
      <vt:variant>
        <vt:i4>0</vt:i4>
      </vt:variant>
      <vt:variant>
        <vt:i4>5</vt:i4>
      </vt:variant>
      <vt:variant>
        <vt:lpwstr>https://b2b.bmwgroup.net/</vt:lpwstr>
      </vt:variant>
      <vt:variant>
        <vt:lpwstr/>
      </vt:variant>
      <vt:variant>
        <vt:i4>917595</vt:i4>
      </vt:variant>
      <vt:variant>
        <vt:i4>546</vt:i4>
      </vt:variant>
      <vt:variant>
        <vt:i4>0</vt:i4>
      </vt:variant>
      <vt:variant>
        <vt:i4>5</vt:i4>
      </vt:variant>
      <vt:variant>
        <vt:lpwstr>https://b2b.bmw.com/</vt:lpwstr>
      </vt:variant>
      <vt:variant>
        <vt:lpwstr/>
      </vt:variant>
      <vt:variant>
        <vt:i4>2686990</vt:i4>
      </vt:variant>
      <vt:variant>
        <vt:i4>3</vt:i4>
      </vt:variant>
      <vt:variant>
        <vt:i4>0</vt:i4>
      </vt:variant>
      <vt:variant>
        <vt:i4>5</vt:i4>
      </vt:variant>
      <vt:variant>
        <vt:lpwstr>mailto:Robert.WA.Wittmann@bmw.de</vt:lpwstr>
      </vt:variant>
      <vt:variant>
        <vt:lpwstr/>
      </vt:variant>
      <vt:variant>
        <vt:i4>1769598</vt:i4>
      </vt:variant>
      <vt:variant>
        <vt:i4>0</vt:i4>
      </vt:variant>
      <vt:variant>
        <vt:i4>0</vt:i4>
      </vt:variant>
      <vt:variant>
        <vt:i4>5</vt:i4>
      </vt:variant>
      <vt:variant>
        <vt:lpwstr>mailto:Simon.Seidenberg@bmw.de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Für den Ausschreibungsmantel gilt generell:</dc:title>
  <dc:subject/>
  <dc:creator>Q229367</dc:creator>
  <cp:keywords/>
  <cp:lastModifiedBy>Pascal</cp:lastModifiedBy>
  <cp:revision>2</cp:revision>
  <cp:lastPrinted>2022-09-01T12:28:00Z</cp:lastPrinted>
  <dcterms:created xsi:type="dcterms:W3CDTF">2024-09-11T08:20:00Z</dcterms:created>
  <dcterms:modified xsi:type="dcterms:W3CDTF">2024-09-11T08:20:00Z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-509568286</vt:i4>
  </property>
  <property fmtid="{D5CDD505-2E9C-101B-9397-08002B2CF9AE}" pid="3" name="ContentTypeId">
    <vt:lpwstr>0x010100B9596745854241438DCEA03FE79F16C0</vt:lpwstr>
  </property>
  <property fmtid="{D5CDD505-2E9C-101B-9397-08002B2CF9AE}" pid="4" name="MediaServiceImageTags">
    <vt:lpwstr/>
  </property>
</Properties>
</file>